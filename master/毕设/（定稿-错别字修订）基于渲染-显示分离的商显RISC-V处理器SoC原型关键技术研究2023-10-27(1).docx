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FC67F" w14:textId="77777777" w:rsidR="00DD6931" w:rsidRDefault="00DD6931">
      <w:pPr>
        <w:jc w:val="center"/>
        <w:rPr>
          <w:rFonts w:eastAsia="黑体"/>
          <w:b/>
          <w:sz w:val="48"/>
          <w:szCs w:val="48"/>
        </w:rPr>
      </w:pPr>
    </w:p>
    <w:p w14:paraId="271EC02B" w14:textId="77777777" w:rsidR="00DD6931" w:rsidRDefault="00350AE2">
      <w:pPr>
        <w:jc w:val="center"/>
        <w:outlineLvl w:val="0"/>
        <w:rPr>
          <w:rFonts w:eastAsia="黑体"/>
          <w:b/>
          <w:sz w:val="48"/>
          <w:szCs w:val="48"/>
        </w:rPr>
      </w:pPr>
      <w:r>
        <w:rPr>
          <w:rFonts w:eastAsia="黑体" w:hint="eastAsia"/>
          <w:b/>
          <w:sz w:val="48"/>
          <w:szCs w:val="48"/>
        </w:rPr>
        <w:t>天开高教科创园企业研发专项</w:t>
      </w:r>
      <w:r>
        <w:rPr>
          <w:rFonts w:eastAsia="黑体"/>
          <w:b/>
          <w:sz w:val="48"/>
          <w:szCs w:val="48"/>
        </w:rPr>
        <w:t>项目</w:t>
      </w:r>
    </w:p>
    <w:p w14:paraId="61BEF6C7" w14:textId="77777777" w:rsidR="00DD6931" w:rsidRDefault="00DD6931">
      <w:pPr>
        <w:jc w:val="center"/>
        <w:rPr>
          <w:rFonts w:eastAsia="黑体"/>
          <w:sz w:val="18"/>
          <w:szCs w:val="18"/>
        </w:rPr>
      </w:pPr>
    </w:p>
    <w:p w14:paraId="760E233B" w14:textId="77777777" w:rsidR="00DD6931" w:rsidRDefault="00350AE2">
      <w:pPr>
        <w:jc w:val="center"/>
        <w:rPr>
          <w:rFonts w:eastAsia="黑体"/>
          <w:b/>
          <w:spacing w:val="80"/>
          <w:sz w:val="72"/>
          <w:szCs w:val="72"/>
        </w:rPr>
      </w:pPr>
      <w:r>
        <w:rPr>
          <w:rFonts w:eastAsia="黑体"/>
          <w:b/>
          <w:spacing w:val="80"/>
          <w:sz w:val="72"/>
          <w:szCs w:val="72"/>
        </w:rPr>
        <w:t>申报书</w:t>
      </w:r>
    </w:p>
    <w:p w14:paraId="176A80B4" w14:textId="77777777" w:rsidR="00DD6931" w:rsidRDefault="00DD6931">
      <w:pPr>
        <w:adjustRightInd w:val="0"/>
        <w:snapToGrid w:val="0"/>
        <w:spacing w:line="360" w:lineRule="auto"/>
        <w:jc w:val="center"/>
        <w:rPr>
          <w:rFonts w:eastAsia="仿宋_GB2312"/>
          <w:sz w:val="28"/>
        </w:rPr>
      </w:pPr>
    </w:p>
    <w:p w14:paraId="6BD82D04" w14:textId="77777777" w:rsidR="00DD6931" w:rsidRDefault="00DD6931">
      <w:pPr>
        <w:adjustRightInd w:val="0"/>
        <w:snapToGrid w:val="0"/>
        <w:spacing w:line="360" w:lineRule="auto"/>
        <w:jc w:val="center"/>
        <w:rPr>
          <w:rFonts w:eastAsia="仿宋_GB2312"/>
          <w:sz w:val="28"/>
        </w:rPr>
      </w:pPr>
    </w:p>
    <w:p w14:paraId="5F43D20F" w14:textId="77777777" w:rsidR="00DD6931" w:rsidRDefault="00DD6931">
      <w:pPr>
        <w:adjustRightInd w:val="0"/>
        <w:snapToGrid w:val="0"/>
        <w:spacing w:line="360" w:lineRule="auto"/>
        <w:jc w:val="center"/>
        <w:rPr>
          <w:rFonts w:eastAsia="仿宋_GB2312"/>
          <w:sz w:val="28"/>
        </w:rPr>
      </w:pPr>
    </w:p>
    <w:p w14:paraId="47DE80F6" w14:textId="77777777" w:rsidR="00DD6931" w:rsidRDefault="00DD6931">
      <w:pPr>
        <w:adjustRightInd w:val="0"/>
        <w:snapToGrid w:val="0"/>
        <w:spacing w:line="360" w:lineRule="auto"/>
        <w:jc w:val="center"/>
        <w:rPr>
          <w:rFonts w:eastAsia="仿宋_GB2312"/>
          <w:sz w:val="28"/>
        </w:rPr>
      </w:pPr>
    </w:p>
    <w:p w14:paraId="3E062C58" w14:textId="77777777" w:rsidR="00DD6931" w:rsidRDefault="00350AE2">
      <w:pPr>
        <w:adjustRightInd w:val="0"/>
        <w:snapToGrid w:val="0"/>
        <w:spacing w:line="360" w:lineRule="auto"/>
        <w:jc w:val="center"/>
        <w:rPr>
          <w:rFonts w:eastAsia="仿宋_GB2312"/>
          <w:sz w:val="28"/>
        </w:rPr>
      </w:pPr>
      <w:r>
        <w:rPr>
          <w:rFonts w:eastAsia="仿宋_GB2312" w:hint="eastAsia"/>
          <w:sz w:val="28"/>
        </w:rPr>
        <w:t xml:space="preserve"> </w:t>
      </w:r>
    </w:p>
    <w:p w14:paraId="0DDFF0AE" w14:textId="77777777" w:rsidR="00DD6931" w:rsidRDefault="00DD6931">
      <w:pPr>
        <w:adjustRightInd w:val="0"/>
        <w:snapToGrid w:val="0"/>
        <w:spacing w:line="360" w:lineRule="auto"/>
        <w:jc w:val="center"/>
        <w:rPr>
          <w:sz w:val="32"/>
        </w:rPr>
      </w:pPr>
    </w:p>
    <w:p w14:paraId="63210C57" w14:textId="77777777" w:rsidR="00DD6931" w:rsidRDefault="00350AE2">
      <w:pPr>
        <w:tabs>
          <w:tab w:val="left" w:pos="2128"/>
        </w:tabs>
        <w:adjustRightInd w:val="0"/>
        <w:snapToGrid w:val="0"/>
        <w:spacing w:line="360" w:lineRule="auto"/>
        <w:rPr>
          <w:rFonts w:eastAsia="仿宋_GB2312"/>
          <w:sz w:val="28"/>
        </w:rPr>
      </w:pPr>
      <w:r>
        <w:rPr>
          <w:rFonts w:eastAsia="仿宋_GB2312"/>
          <w:noProof/>
          <w:sz w:val="28"/>
        </w:rPr>
        <mc:AlternateContent>
          <mc:Choice Requires="wps">
            <w:drawing>
              <wp:anchor distT="0" distB="0" distL="114300" distR="114300" simplePos="0" relativeHeight="251663360" behindDoc="0" locked="0" layoutInCell="1" allowOverlap="1" wp14:anchorId="5A7BDE8E" wp14:editId="5D15E46C">
                <wp:simplePos x="0" y="0"/>
                <wp:positionH relativeFrom="column">
                  <wp:posOffset>866775</wp:posOffset>
                </wp:positionH>
                <wp:positionV relativeFrom="paragraph">
                  <wp:posOffset>198755</wp:posOffset>
                </wp:positionV>
                <wp:extent cx="4619625" cy="0"/>
                <wp:effectExtent l="0" t="4445" r="0" b="5080"/>
                <wp:wrapNone/>
                <wp:docPr id="3" name="直接连接符 3"/>
                <wp:cNvGraphicFramePr/>
                <a:graphic xmlns:a="http://schemas.openxmlformats.org/drawingml/2006/main">
                  <a:graphicData uri="http://schemas.microsoft.com/office/word/2010/wordprocessingShape">
                    <wps:wsp>
                      <wps:cNvCnPr/>
                      <wps:spPr>
                        <a:xfrm>
                          <a:off x="0" y="0"/>
                          <a:ext cx="46196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68.25pt;margin-top:15.65pt;height:0pt;width:363.75pt;z-index:251663360;mso-width-relative:page;mso-height-relative:page;" filled="f" stroked="t" coordsize="21600,21600" o:gfxdata="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V8&#10;BeXWAAAACQEAAA8AAAAAAAAAAQAgAAAAIgAAAGRycy9kb3ducmV2LnhtbFBLAQIUABQAAAAIAIdO&#10;4kDXe+ti7AEAANgDAAAOAAAAAAAAAAEAIAAAACUBAABkcnMvZTJvRG9jLnhtbFBLBQYAAAAABgAG&#10;AFkBAACDBQAAAAA=&#10;">
                <v:fill on="f" focussize="0,0"/>
                <v:stroke color="#000000" joinstyle="round"/>
                <v:imagedata o:title=""/>
                <o:lock v:ext="edit" aspectratio="f"/>
              </v:line>
            </w:pict>
          </mc:Fallback>
        </mc:AlternateContent>
      </w:r>
      <w:r>
        <w:rPr>
          <w:rFonts w:eastAsia="仿宋_GB2312" w:hint="eastAsia"/>
          <w:sz w:val="28"/>
        </w:rPr>
        <w:t>项目</w:t>
      </w:r>
      <w:r>
        <w:rPr>
          <w:rFonts w:eastAsia="仿宋_GB2312"/>
          <w:sz w:val="28"/>
        </w:rPr>
        <w:t>类别：</w:t>
      </w:r>
      <w:r>
        <w:rPr>
          <w:rFonts w:eastAsia="仿宋_GB2312" w:hint="eastAsia"/>
          <w:sz w:val="28"/>
        </w:rPr>
        <w:t>天开高教科创园企业</w:t>
      </w:r>
      <w:r>
        <w:rPr>
          <w:rFonts w:eastAsia="仿宋_GB2312"/>
          <w:sz w:val="28"/>
        </w:rPr>
        <w:t>研发</w:t>
      </w:r>
      <w:r>
        <w:rPr>
          <w:rFonts w:eastAsia="仿宋_GB2312" w:hint="eastAsia"/>
          <w:sz w:val="28"/>
        </w:rPr>
        <w:t>专项</w:t>
      </w:r>
      <w:r>
        <w:rPr>
          <w:rFonts w:eastAsia="仿宋_GB2312"/>
          <w:sz w:val="28"/>
        </w:rPr>
        <w:fldChar w:fldCharType="begin">
          <w:ffData>
            <w:name w:val="SQRQ"/>
            <w:enabled/>
            <w:calcOnExit w:val="0"/>
            <w:textInput/>
          </w:ffData>
        </w:fldChar>
      </w:r>
      <w:r>
        <w:rPr>
          <w:rFonts w:eastAsia="仿宋_GB2312"/>
          <w:sz w:val="28"/>
        </w:rPr>
        <w:instrText xml:space="preserve"> FORMTEXT </w:instrText>
      </w:r>
      <w:r w:rsidR="00000000">
        <w:rPr>
          <w:rFonts w:eastAsia="仿宋_GB2312"/>
          <w:sz w:val="28"/>
        </w:rPr>
      </w:r>
      <w:r w:rsidR="00000000">
        <w:rPr>
          <w:rFonts w:eastAsia="仿宋_GB2312"/>
          <w:sz w:val="28"/>
        </w:rPr>
        <w:fldChar w:fldCharType="separate"/>
      </w:r>
      <w:r>
        <w:rPr>
          <w:rFonts w:eastAsia="仿宋_GB2312"/>
          <w:sz w:val="28"/>
        </w:rPr>
        <w:fldChar w:fldCharType="end"/>
      </w:r>
      <w:r>
        <w:rPr>
          <w:rFonts w:eastAsia="仿宋_GB2312" w:hint="eastAsia"/>
          <w:sz w:val="28"/>
        </w:rPr>
        <w:t>项目</w:t>
      </w:r>
    </w:p>
    <w:p w14:paraId="05E34A3D" w14:textId="77777777" w:rsidR="00DD6931" w:rsidRDefault="00350AE2">
      <w:pPr>
        <w:tabs>
          <w:tab w:val="left" w:pos="2128"/>
        </w:tabs>
        <w:adjustRightInd w:val="0"/>
        <w:snapToGrid w:val="0"/>
        <w:spacing w:line="360" w:lineRule="auto"/>
        <w:rPr>
          <w:rFonts w:eastAsia="仿宋_GB2312"/>
          <w:sz w:val="28"/>
        </w:rPr>
      </w:pPr>
      <w:r>
        <w:rPr>
          <w:noProof/>
        </w:rPr>
        <mc:AlternateContent>
          <mc:Choice Requires="wps">
            <w:drawing>
              <wp:anchor distT="0" distB="0" distL="114300" distR="114300" simplePos="0" relativeHeight="251664384" behindDoc="0" locked="0" layoutInCell="1" allowOverlap="1" wp14:anchorId="2BE8E039" wp14:editId="1FEEAE25">
                <wp:simplePos x="0" y="0"/>
                <wp:positionH relativeFrom="column">
                  <wp:posOffset>866775</wp:posOffset>
                </wp:positionH>
                <wp:positionV relativeFrom="paragraph">
                  <wp:posOffset>198755</wp:posOffset>
                </wp:positionV>
                <wp:extent cx="4619625" cy="0"/>
                <wp:effectExtent l="0" t="4445" r="0" b="5080"/>
                <wp:wrapNone/>
                <wp:docPr id="6" name="直接连接符 6"/>
                <wp:cNvGraphicFramePr/>
                <a:graphic xmlns:a="http://schemas.openxmlformats.org/drawingml/2006/main">
                  <a:graphicData uri="http://schemas.microsoft.com/office/word/2010/wordprocessingShape">
                    <wps:wsp>
                      <wps:cNvCnPr/>
                      <wps:spPr>
                        <a:xfrm>
                          <a:off x="0" y="0"/>
                          <a:ext cx="46196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68.25pt;margin-top:15.65pt;height:0pt;width:363.75pt;z-index:251664384;mso-width-relative:page;mso-height-relative:page;" filled="f" stroked="t" coordsize="21600,21600" o:gfxdata="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XwF&#10;5dYAAAAJAQAADwAAAAAAAAABACAAAAAiAAAAZHJzL2Rvd25yZXYueG1sUEsBAhQAFAAAAAgAh07i&#10;QHQ9FxzrAQAA2AMAAA4AAAAAAAAAAQAgAAAAJQEAAGRycy9lMm9Eb2MueG1sUEsFBgAAAAAGAAYA&#10;WQEAAIIFAAAAAA==&#10;">
                <v:fill on="f" focussize="0,0"/>
                <v:stroke color="#000000" joinstyle="round"/>
                <v:imagedata o:title=""/>
                <o:lock v:ext="edit" aspectratio="f"/>
              </v:line>
            </w:pict>
          </mc:Fallback>
        </mc:AlternateContent>
      </w:r>
      <w:r>
        <w:rPr>
          <w:rFonts w:eastAsia="仿宋_GB2312"/>
          <w:sz w:val="28"/>
        </w:rPr>
        <w:t>项目名称：</w:t>
      </w:r>
      <w:r>
        <w:rPr>
          <w:rFonts w:eastAsia="仿宋_GB2312" w:hint="eastAsia"/>
          <w:sz w:val="24"/>
        </w:rPr>
        <w:t>渲染</w:t>
      </w:r>
      <w:r>
        <w:rPr>
          <w:rFonts w:eastAsia="仿宋_GB2312" w:hint="eastAsia"/>
          <w:sz w:val="24"/>
        </w:rPr>
        <w:t>-</w:t>
      </w:r>
      <w:r>
        <w:rPr>
          <w:rFonts w:eastAsia="仿宋_GB2312" w:hint="eastAsia"/>
          <w:sz w:val="24"/>
        </w:rPr>
        <w:t>显示分离的商显</w:t>
      </w:r>
      <w:r>
        <w:rPr>
          <w:rFonts w:eastAsia="仿宋_GB2312" w:hint="eastAsia"/>
          <w:sz w:val="24"/>
        </w:rPr>
        <w:t>RISC-V</w:t>
      </w:r>
      <w:r>
        <w:rPr>
          <w:rFonts w:eastAsia="仿宋_GB2312" w:hint="eastAsia"/>
          <w:sz w:val="24"/>
        </w:rPr>
        <w:t>处理器</w:t>
      </w:r>
      <w:r>
        <w:rPr>
          <w:rFonts w:eastAsia="仿宋_GB2312" w:hint="eastAsia"/>
          <w:sz w:val="24"/>
        </w:rPr>
        <w:t>SoC</w:t>
      </w:r>
      <w:r>
        <w:rPr>
          <w:rFonts w:eastAsia="仿宋_GB2312" w:hint="eastAsia"/>
          <w:sz w:val="24"/>
        </w:rPr>
        <w:t>芯片原型及系统关键技术研究</w:t>
      </w:r>
      <w:r>
        <w:rPr>
          <w:rFonts w:eastAsia="仿宋_GB2312"/>
          <w:sz w:val="28"/>
        </w:rPr>
        <w:fldChar w:fldCharType="begin">
          <w:ffData>
            <w:name w:val="SQRQ"/>
            <w:enabled/>
            <w:calcOnExit w:val="0"/>
            <w:textInput/>
          </w:ffData>
        </w:fldChar>
      </w:r>
      <w:r>
        <w:rPr>
          <w:rFonts w:eastAsia="仿宋_GB2312"/>
          <w:sz w:val="28"/>
        </w:rPr>
        <w:instrText xml:space="preserve"> FORMTEXT </w:instrText>
      </w:r>
      <w:r w:rsidR="00000000">
        <w:rPr>
          <w:rFonts w:eastAsia="仿宋_GB2312"/>
          <w:sz w:val="28"/>
        </w:rPr>
      </w:r>
      <w:r w:rsidR="00000000">
        <w:rPr>
          <w:rFonts w:eastAsia="仿宋_GB2312"/>
          <w:sz w:val="28"/>
        </w:rPr>
        <w:fldChar w:fldCharType="separate"/>
      </w:r>
      <w:r>
        <w:rPr>
          <w:rFonts w:eastAsia="仿宋_GB2312"/>
          <w:sz w:val="28"/>
        </w:rPr>
        <w:fldChar w:fldCharType="end"/>
      </w:r>
    </w:p>
    <w:p w14:paraId="7BA3B776" w14:textId="77777777" w:rsidR="00DD6931" w:rsidRDefault="00350AE2">
      <w:pPr>
        <w:adjustRightInd w:val="0"/>
        <w:snapToGrid w:val="0"/>
        <w:spacing w:line="360" w:lineRule="auto"/>
        <w:rPr>
          <w:rFonts w:ascii="仿宋_GB2312" w:eastAsia="仿宋_GB2312"/>
          <w:sz w:val="28"/>
        </w:rPr>
      </w:pPr>
      <w:r>
        <w:rPr>
          <w:rFonts w:eastAsia="仿宋_GB2312"/>
          <w:noProof/>
          <w:sz w:val="28"/>
        </w:rPr>
        <mc:AlternateContent>
          <mc:Choice Requires="wps">
            <w:drawing>
              <wp:anchor distT="0" distB="0" distL="114300" distR="114300" simplePos="0" relativeHeight="251666432" behindDoc="0" locked="0" layoutInCell="1" allowOverlap="1" wp14:anchorId="229B8734" wp14:editId="439E8D7D">
                <wp:simplePos x="0" y="0"/>
                <wp:positionH relativeFrom="column">
                  <wp:posOffset>1749425</wp:posOffset>
                </wp:positionH>
                <wp:positionV relativeFrom="paragraph">
                  <wp:posOffset>236855</wp:posOffset>
                </wp:positionV>
                <wp:extent cx="3695700" cy="0"/>
                <wp:effectExtent l="0" t="4445" r="0" b="5080"/>
                <wp:wrapNone/>
                <wp:docPr id="11" name="直接连接符 11"/>
                <wp:cNvGraphicFramePr/>
                <a:graphic xmlns:a="http://schemas.openxmlformats.org/drawingml/2006/main">
                  <a:graphicData uri="http://schemas.microsoft.com/office/word/2010/wordprocessingShape">
                    <wps:wsp>
                      <wps:cNvCnPr/>
                      <wps:spPr>
                        <a:xfrm>
                          <a:off x="0" y="0"/>
                          <a:ext cx="36957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137.75pt;margin-top:18.65pt;height:0pt;width:291pt;z-index:251666432;mso-width-relative:page;mso-height-relative:page;" filled="f" stroked="t" coordsize="21600,21600" o:gfxdata="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aIjo3dYAAAAJAQAADwAAAAAAAAABACAAAAAiAAAAZHJzL2Rvd25yZXYueG1sUEsBAhQAFAAAAAgA&#10;h07iQFICN0vuAQAA2gMAAA4AAAAAAAAAAQAgAAAAJQEAAGRycy9lMm9Eb2MueG1sUEsFBgAAAAAG&#10;AAYAWQEAAIUFAAAAAA==&#10;">
                <v:fill on="f" focussize="0,0"/>
                <v:stroke color="#000000" joinstyle="round"/>
                <v:imagedata o:title=""/>
                <o:lock v:ext="edit" aspectratio="f"/>
              </v:line>
            </w:pict>
          </mc:Fallback>
        </mc:AlternateContent>
      </w:r>
      <w:r>
        <w:rPr>
          <w:rFonts w:eastAsia="仿宋_GB2312"/>
          <w:sz w:val="28"/>
        </w:rPr>
        <w:t>申报单位：（公章）</w:t>
      </w:r>
      <w:r>
        <w:rPr>
          <w:rFonts w:eastAsia="仿宋_GB2312" w:hint="eastAsia"/>
          <w:sz w:val="28"/>
        </w:rPr>
        <w:t xml:space="preserve">       </w:t>
      </w:r>
      <w:r>
        <w:rPr>
          <w:rFonts w:eastAsia="仿宋_GB2312"/>
          <w:sz w:val="28"/>
        </w:rPr>
        <w:t>天津宇翼开鸿智能科技有限公司</w:t>
      </w:r>
    </w:p>
    <w:p w14:paraId="52C217A3" w14:textId="77777777" w:rsidR="00DD6931" w:rsidRDefault="00350AE2">
      <w:pPr>
        <w:adjustRightInd w:val="0"/>
        <w:snapToGrid w:val="0"/>
        <w:spacing w:line="360" w:lineRule="auto"/>
        <w:rPr>
          <w:rFonts w:ascii="仿宋_GB2312" w:eastAsia="仿宋_GB2312"/>
          <w:sz w:val="28"/>
        </w:rPr>
      </w:pPr>
      <w:r>
        <w:rPr>
          <w:rFonts w:eastAsia="仿宋_GB2312"/>
          <w:noProof/>
          <w:sz w:val="28"/>
        </w:rPr>
        <mc:AlternateContent>
          <mc:Choice Requires="wps">
            <w:drawing>
              <wp:anchor distT="0" distB="0" distL="114300" distR="114300" simplePos="0" relativeHeight="251667456" behindDoc="0" locked="0" layoutInCell="1" allowOverlap="1" wp14:anchorId="34A6C5B5" wp14:editId="7CFB8DA9">
                <wp:simplePos x="0" y="0"/>
                <wp:positionH relativeFrom="column">
                  <wp:posOffset>1143000</wp:posOffset>
                </wp:positionH>
                <wp:positionV relativeFrom="paragraph">
                  <wp:posOffset>205105</wp:posOffset>
                </wp:positionV>
                <wp:extent cx="4410075" cy="0"/>
                <wp:effectExtent l="0" t="5080" r="0" b="4445"/>
                <wp:wrapNone/>
                <wp:docPr id="13" name="直接连接符 13"/>
                <wp:cNvGraphicFramePr/>
                <a:graphic xmlns:a="http://schemas.openxmlformats.org/drawingml/2006/main">
                  <a:graphicData uri="http://schemas.microsoft.com/office/word/2010/wordprocessingShape">
                    <wps:wsp>
                      <wps:cNvCnPr/>
                      <wps:spPr>
                        <a:xfrm>
                          <a:off x="0" y="0"/>
                          <a:ext cx="441007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90pt;margin-top:16.15pt;height:0pt;width:347.25pt;z-index:251667456;mso-width-relative:page;mso-height-relative:page;" filled="f" stroked="t" coordsize="21600,21600" o:gfxdata="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g&#10;/+1J1gAAAAkBAAAPAAAAAAAAAAEAIAAAACIAAABkcnMvZG93bnJldi54bWxQSwECFAAUAAAACACH&#10;TuJAZ7tcje0BAADaAwAADgAAAAAAAAABACAAAAAlAQAAZHJzL2Uyb0RvYy54bWxQSwUGAAAAAAYA&#10;BgBZAQAAhAUAAAAA&#10;">
                <v:fill on="f" focussize="0,0"/>
                <v:stroke color="#000000" joinstyle="round"/>
                <v:imagedata o:title=""/>
                <o:lock v:ext="edit" aspectratio="f"/>
              </v:line>
            </w:pict>
          </mc:Fallback>
        </mc:AlternateContent>
      </w:r>
      <w:r>
        <w:rPr>
          <w:rFonts w:ascii="仿宋_GB2312" w:eastAsia="仿宋_GB2312" w:hint="eastAsia"/>
          <w:sz w:val="28"/>
        </w:rPr>
        <w:t>项目申报人：  罗秋明</w:t>
      </w:r>
    </w:p>
    <w:p w14:paraId="7B11A619" w14:textId="77777777" w:rsidR="00DD6931" w:rsidRDefault="00350AE2">
      <w:pPr>
        <w:tabs>
          <w:tab w:val="left" w:pos="4095"/>
        </w:tabs>
        <w:adjustRightInd w:val="0"/>
        <w:snapToGrid w:val="0"/>
        <w:spacing w:line="360" w:lineRule="auto"/>
        <w:rPr>
          <w:rFonts w:ascii="仿宋_GB2312" w:eastAsia="仿宋_GB2312"/>
          <w:sz w:val="28"/>
        </w:rPr>
      </w:pPr>
      <w:r>
        <w:rPr>
          <w:rFonts w:ascii="仿宋_GB2312" w:eastAsia="仿宋_GB2312"/>
          <w:noProof/>
          <w:sz w:val="28"/>
        </w:rPr>
        <mc:AlternateContent>
          <mc:Choice Requires="wps">
            <w:drawing>
              <wp:anchor distT="0" distB="0" distL="114300" distR="114300" simplePos="0" relativeHeight="251668480" behindDoc="0" locked="0" layoutInCell="1" allowOverlap="1" wp14:anchorId="59769596" wp14:editId="35558BD0">
                <wp:simplePos x="0" y="0"/>
                <wp:positionH relativeFrom="column">
                  <wp:posOffset>1095375</wp:posOffset>
                </wp:positionH>
                <wp:positionV relativeFrom="paragraph">
                  <wp:posOffset>221615</wp:posOffset>
                </wp:positionV>
                <wp:extent cx="1381125" cy="0"/>
                <wp:effectExtent l="0" t="4445" r="0" b="5080"/>
                <wp:wrapNone/>
                <wp:docPr id="15" name="直接连接符 15"/>
                <wp:cNvGraphicFramePr/>
                <a:graphic xmlns:a="http://schemas.openxmlformats.org/drawingml/2006/main">
                  <a:graphicData uri="http://schemas.microsoft.com/office/word/2010/wordprocessingShape">
                    <wps:wsp>
                      <wps:cNvCnPr/>
                      <wps:spPr>
                        <a:xfrm>
                          <a:off x="0" y="0"/>
                          <a:ext cx="13811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86.25pt;margin-top:17.45pt;height:0pt;width:108.75pt;z-index:251668480;mso-width-relative:page;mso-height-relative:page;" filled="f" stroked="t" coordsize="21600,21600" o:gfxdata="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co&#10;Lz3WAAAACQEAAA8AAAAAAAAAAQAgAAAAIgAAAGRycy9kb3ducmV2LnhtbFBLAQIUABQAAAAIAIdO&#10;4kA0+CWF7AEAANoDAAAOAAAAAAAAAAEAIAAAACUBAABkcnMvZTJvRG9jLnhtbFBLBQYAAAAABgAG&#10;AFkBAACDBQAAAAA=&#10;">
                <v:fill on="f" focussize="0,0"/>
                <v:stroke color="#000000" joinstyle="round"/>
                <v:imagedata o:title=""/>
                <o:lock v:ext="edit" aspectratio="f"/>
              </v:line>
            </w:pict>
          </mc:Fallback>
        </mc:AlternateContent>
      </w:r>
      <w:r>
        <w:rPr>
          <w:rFonts w:ascii="仿宋_GB2312" w:eastAsia="仿宋_GB2312"/>
          <w:noProof/>
          <w:sz w:val="28"/>
        </w:rPr>
        <mc:AlternateContent>
          <mc:Choice Requires="wps">
            <w:drawing>
              <wp:anchor distT="0" distB="0" distL="114300" distR="114300" simplePos="0" relativeHeight="251669504" behindDoc="0" locked="0" layoutInCell="1" allowOverlap="1" wp14:anchorId="2DE168C1" wp14:editId="3B7C84D0">
                <wp:simplePos x="0" y="0"/>
                <wp:positionH relativeFrom="column">
                  <wp:posOffset>3514725</wp:posOffset>
                </wp:positionH>
                <wp:positionV relativeFrom="paragraph">
                  <wp:posOffset>221615</wp:posOffset>
                </wp:positionV>
                <wp:extent cx="2000250" cy="0"/>
                <wp:effectExtent l="0" t="5080" r="0" b="4445"/>
                <wp:wrapNone/>
                <wp:docPr id="14" name="直接连接符 14"/>
                <wp:cNvGraphicFramePr/>
                <a:graphic xmlns:a="http://schemas.openxmlformats.org/drawingml/2006/main">
                  <a:graphicData uri="http://schemas.microsoft.com/office/word/2010/wordprocessingShape">
                    <wps:wsp>
                      <wps:cNvCnPr/>
                      <wps:spPr>
                        <a:xfrm>
                          <a:off x="0" y="0"/>
                          <a:ext cx="200025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276.75pt;margin-top:17.45pt;height:0pt;width:157.5pt;z-index:251669504;mso-width-relative:page;mso-height-relative:page;" filled="f" stroked="t" coordsize="21600,21600" o:gfxdata="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FJz&#10;sD3WAAAACQEAAA8AAAAAAAAAAQAgAAAAIgAAAGRycy9kb3ducmV2LnhtbFBLAQIUABQAAAAIAIdO&#10;4kD0gWcs7AEAANoDAAAOAAAAAAAAAAEAIAAAACUBAABkcnMvZTJvRG9jLnhtbFBLBQYAAAAABgAG&#10;AFkBAACDBQAAAAA=&#10;">
                <v:fill on="f" focussize="0,0"/>
                <v:stroke color="#000000" joinstyle="round"/>
                <v:imagedata o:title=""/>
                <o:lock v:ext="edit" aspectratio="f"/>
              </v:line>
            </w:pict>
          </mc:Fallback>
        </mc:AlternateContent>
      </w:r>
      <w:r>
        <w:rPr>
          <w:rFonts w:ascii="仿宋_GB2312" w:eastAsia="仿宋_GB2312" w:hint="eastAsia"/>
          <w:sz w:val="28"/>
        </w:rPr>
        <w:t xml:space="preserve">项目联系人： </w:t>
      </w:r>
      <w:r>
        <w:rPr>
          <w:rFonts w:ascii="仿宋_GB2312" w:eastAsia="仿宋_GB2312" w:hint="eastAsia"/>
          <w:sz w:val="28"/>
        </w:rPr>
        <w:fldChar w:fldCharType="begin"/>
      </w:r>
      <w:r>
        <w:rPr>
          <w:rFonts w:ascii="仿宋_GB2312" w:eastAsia="仿宋_GB2312" w:hint="eastAsia"/>
          <w:sz w:val="28"/>
        </w:rPr>
        <w:instrText xml:space="preserve"> FORMTEXT </w:instrText>
      </w:r>
      <w:r w:rsidR="00000000">
        <w:rPr>
          <w:rFonts w:ascii="仿宋_GB2312" w:eastAsia="仿宋_GB2312"/>
          <w:sz w:val="28"/>
        </w:rPr>
        <w:fldChar w:fldCharType="separate"/>
      </w:r>
      <w:r>
        <w:rPr>
          <w:rFonts w:ascii="仿宋_GB2312" w:eastAsia="仿宋_GB2312" w:hint="eastAsia"/>
          <w:sz w:val="28"/>
        </w:rPr>
        <w:fldChar w:fldCharType="end"/>
      </w:r>
      <w:r>
        <w:rPr>
          <w:rFonts w:ascii="仿宋_GB2312" w:eastAsia="仿宋_GB2312" w:hint="eastAsia"/>
          <w:sz w:val="28"/>
        </w:rPr>
        <w:t xml:space="preserve">魏轩 </w:t>
      </w:r>
      <w:r>
        <w:rPr>
          <w:rFonts w:ascii="仿宋_GB2312" w:eastAsia="仿宋_GB2312" w:hint="eastAsia"/>
          <w:sz w:val="28"/>
        </w:rPr>
        <w:fldChar w:fldCharType="begin"/>
      </w:r>
      <w:r>
        <w:rPr>
          <w:rFonts w:ascii="仿宋_GB2312" w:eastAsia="仿宋_GB2312" w:hint="eastAsia"/>
          <w:sz w:val="28"/>
        </w:rPr>
        <w:instrText xml:space="preserve"> FORMTEXT </w:instrText>
      </w:r>
      <w:r w:rsidR="00000000">
        <w:rPr>
          <w:rFonts w:ascii="仿宋_GB2312" w:eastAsia="仿宋_GB2312"/>
          <w:sz w:val="28"/>
        </w:rPr>
        <w:fldChar w:fldCharType="separate"/>
      </w:r>
      <w:r>
        <w:rPr>
          <w:rFonts w:ascii="仿宋_GB2312" w:eastAsia="仿宋_GB2312" w:hint="eastAsia"/>
          <w:sz w:val="28"/>
        </w:rPr>
        <w:fldChar w:fldCharType="end"/>
      </w:r>
      <w:r>
        <w:rPr>
          <w:rFonts w:ascii="仿宋_GB2312" w:eastAsia="仿宋_GB2312"/>
          <w:sz w:val="28"/>
        </w:rPr>
        <w:tab/>
      </w:r>
      <w:r>
        <w:rPr>
          <w:rFonts w:ascii="仿宋_GB2312" w:eastAsia="仿宋_GB2312" w:hint="eastAsia"/>
          <w:sz w:val="28"/>
        </w:rPr>
        <w:t>联系电话： 18622272617</w:t>
      </w:r>
    </w:p>
    <w:p w14:paraId="6F1DFDC6" w14:textId="77777777" w:rsidR="00DD6931" w:rsidRDefault="00DD6931">
      <w:pPr>
        <w:adjustRightInd w:val="0"/>
        <w:snapToGrid w:val="0"/>
        <w:spacing w:line="360" w:lineRule="auto"/>
        <w:rPr>
          <w:rFonts w:ascii="仿宋_GB2312" w:eastAsia="仿宋_GB2312"/>
          <w:sz w:val="28"/>
        </w:rPr>
      </w:pPr>
    </w:p>
    <w:p w14:paraId="6C9D75F6" w14:textId="77777777" w:rsidR="00DD6931" w:rsidRDefault="00350AE2">
      <w:pPr>
        <w:tabs>
          <w:tab w:val="left" w:pos="2128"/>
        </w:tabs>
        <w:adjustRightInd w:val="0"/>
        <w:snapToGrid w:val="0"/>
        <w:spacing w:line="360" w:lineRule="auto"/>
        <w:rPr>
          <w:rFonts w:eastAsia="仿宋_GB2312"/>
          <w:sz w:val="28"/>
        </w:rPr>
      </w:pPr>
      <w:r>
        <w:rPr>
          <w:noProof/>
        </w:rPr>
        <mc:AlternateContent>
          <mc:Choice Requires="wps">
            <w:drawing>
              <wp:anchor distT="0" distB="0" distL="114300" distR="114300" simplePos="0" relativeHeight="251665408" behindDoc="0" locked="0" layoutInCell="1" allowOverlap="1" wp14:anchorId="32FFEB17" wp14:editId="1EEAAECB">
                <wp:simplePos x="0" y="0"/>
                <wp:positionH relativeFrom="column">
                  <wp:posOffset>866775</wp:posOffset>
                </wp:positionH>
                <wp:positionV relativeFrom="paragraph">
                  <wp:posOffset>198755</wp:posOffset>
                </wp:positionV>
                <wp:extent cx="4619625" cy="0"/>
                <wp:effectExtent l="0" t="4445" r="0" b="5080"/>
                <wp:wrapNone/>
                <wp:docPr id="16" name="直接连接符 16"/>
                <wp:cNvGraphicFramePr/>
                <a:graphic xmlns:a="http://schemas.openxmlformats.org/drawingml/2006/main">
                  <a:graphicData uri="http://schemas.microsoft.com/office/word/2010/wordprocessingShape">
                    <wps:wsp>
                      <wps:cNvCnPr/>
                      <wps:spPr>
                        <a:xfrm>
                          <a:off x="0" y="0"/>
                          <a:ext cx="46196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68.25pt;margin-top:15.65pt;height:0pt;width:363.75pt;z-index:251665408;mso-width-relative:page;mso-height-relative:page;" filled="f" stroked="t" coordsize="21600,21600" o:gfxdata="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V8&#10;BeXWAAAACQEAAA8AAAAAAAAAAQAgAAAAIgAAAGRycy9kb3ducmV2LnhtbFBLAQIUABQAAAAIAIdO&#10;4kCiFhnJ7AEAANoDAAAOAAAAAAAAAAEAIAAAACUBAABkcnMvZTJvRG9jLnhtbFBLBQYAAAAABgAG&#10;AFkBAACDBQAAAAA=&#10;">
                <v:fill on="f" focussize="0,0"/>
                <v:stroke color="#000000" joinstyle="round"/>
                <v:imagedata o:title=""/>
                <o:lock v:ext="edit" aspectratio="f"/>
              </v:line>
            </w:pict>
          </mc:Fallback>
        </mc:AlternateContent>
      </w:r>
      <w:r>
        <w:rPr>
          <w:rFonts w:eastAsia="仿宋_GB2312"/>
          <w:sz w:val="28"/>
        </w:rPr>
        <w:t>申请日期：</w:t>
      </w:r>
      <w:r>
        <w:rPr>
          <w:rFonts w:eastAsia="仿宋_GB2312" w:hint="eastAsia"/>
          <w:sz w:val="28"/>
        </w:rPr>
        <w:t xml:space="preserve">     </w:t>
      </w:r>
      <w:r>
        <w:rPr>
          <w:rFonts w:eastAsia="仿宋_GB2312"/>
          <w:sz w:val="28"/>
        </w:rPr>
        <w:t>2023-10-2</w:t>
      </w:r>
      <w:r>
        <w:rPr>
          <w:rFonts w:eastAsia="仿宋_GB2312" w:hint="eastAsia"/>
          <w:sz w:val="28"/>
        </w:rPr>
        <w:t>7</w:t>
      </w:r>
      <w:r>
        <w:rPr>
          <w:rFonts w:eastAsia="仿宋_GB2312"/>
          <w:sz w:val="28"/>
        </w:rPr>
        <w:fldChar w:fldCharType="begin">
          <w:ffData>
            <w:name w:val="SQRQ"/>
            <w:enabled/>
            <w:calcOnExit w:val="0"/>
            <w:textInput/>
          </w:ffData>
        </w:fldChar>
      </w:r>
      <w:r>
        <w:rPr>
          <w:rFonts w:eastAsia="仿宋_GB2312"/>
          <w:sz w:val="28"/>
        </w:rPr>
        <w:instrText xml:space="preserve"> FORMTEXT </w:instrText>
      </w:r>
      <w:r w:rsidR="00000000">
        <w:rPr>
          <w:rFonts w:eastAsia="仿宋_GB2312"/>
          <w:sz w:val="28"/>
        </w:rPr>
      </w:r>
      <w:r w:rsidR="00000000">
        <w:rPr>
          <w:rFonts w:eastAsia="仿宋_GB2312"/>
          <w:sz w:val="28"/>
        </w:rPr>
        <w:fldChar w:fldCharType="separate"/>
      </w:r>
      <w:r>
        <w:rPr>
          <w:rFonts w:eastAsia="仿宋_GB2312"/>
          <w:sz w:val="28"/>
        </w:rPr>
        <w:fldChar w:fldCharType="end"/>
      </w:r>
    </w:p>
    <w:p w14:paraId="6FC340E5" w14:textId="77777777" w:rsidR="00DD6931" w:rsidRDefault="00DD6931">
      <w:pPr>
        <w:adjustRightInd w:val="0"/>
        <w:snapToGrid w:val="0"/>
        <w:spacing w:line="360" w:lineRule="auto"/>
        <w:rPr>
          <w:sz w:val="32"/>
        </w:rPr>
      </w:pPr>
    </w:p>
    <w:p w14:paraId="309D8C00" w14:textId="77777777" w:rsidR="00DD6931" w:rsidRDefault="00DD6931">
      <w:pPr>
        <w:adjustRightInd w:val="0"/>
        <w:snapToGrid w:val="0"/>
        <w:spacing w:line="300" w:lineRule="auto"/>
        <w:rPr>
          <w:sz w:val="32"/>
        </w:rPr>
      </w:pPr>
    </w:p>
    <w:p w14:paraId="2710AAC0" w14:textId="77777777" w:rsidR="00DD6931" w:rsidRDefault="00DD6931">
      <w:pPr>
        <w:adjustRightInd w:val="0"/>
        <w:snapToGrid w:val="0"/>
        <w:spacing w:line="300" w:lineRule="auto"/>
        <w:rPr>
          <w:sz w:val="32"/>
        </w:rPr>
      </w:pPr>
    </w:p>
    <w:p w14:paraId="45735DEB" w14:textId="77777777" w:rsidR="00DD6931" w:rsidRDefault="00DD6931">
      <w:pPr>
        <w:adjustRightInd w:val="0"/>
        <w:snapToGrid w:val="0"/>
        <w:spacing w:line="300" w:lineRule="auto"/>
        <w:rPr>
          <w:sz w:val="32"/>
        </w:rPr>
      </w:pPr>
    </w:p>
    <w:p w14:paraId="75E6D5DC" w14:textId="77777777" w:rsidR="00DD6931" w:rsidRDefault="00DD6931">
      <w:pPr>
        <w:adjustRightInd w:val="0"/>
        <w:snapToGrid w:val="0"/>
        <w:spacing w:line="300" w:lineRule="auto"/>
        <w:rPr>
          <w:sz w:val="32"/>
        </w:rPr>
      </w:pPr>
    </w:p>
    <w:p w14:paraId="33A762CA" w14:textId="77777777" w:rsidR="00DD6931" w:rsidRDefault="00DD6931">
      <w:pPr>
        <w:adjustRightInd w:val="0"/>
        <w:snapToGrid w:val="0"/>
        <w:spacing w:line="300" w:lineRule="auto"/>
        <w:jc w:val="center"/>
        <w:rPr>
          <w:rFonts w:eastAsia="黑体"/>
          <w:spacing w:val="40"/>
          <w:sz w:val="32"/>
        </w:rPr>
      </w:pPr>
    </w:p>
    <w:p w14:paraId="3785C19D" w14:textId="77777777" w:rsidR="00DD6931" w:rsidRDefault="00350AE2">
      <w:pPr>
        <w:adjustRightInd w:val="0"/>
        <w:snapToGrid w:val="0"/>
        <w:spacing w:line="300" w:lineRule="auto"/>
        <w:jc w:val="center"/>
        <w:rPr>
          <w:rFonts w:eastAsia="黑体"/>
          <w:spacing w:val="40"/>
          <w:sz w:val="32"/>
        </w:rPr>
      </w:pPr>
      <w:r>
        <w:rPr>
          <w:rFonts w:eastAsia="黑体"/>
          <w:spacing w:val="40"/>
          <w:sz w:val="32"/>
        </w:rPr>
        <w:t>天津市科学技术局制</w:t>
      </w:r>
    </w:p>
    <w:p w14:paraId="216182E6" w14:textId="77777777" w:rsidR="00DD6931" w:rsidRDefault="00350AE2">
      <w:pPr>
        <w:adjustRightInd w:val="0"/>
        <w:snapToGrid w:val="0"/>
        <w:spacing w:line="300" w:lineRule="auto"/>
        <w:jc w:val="center"/>
        <w:rPr>
          <w:rFonts w:ascii="黑体" w:eastAsia="黑体"/>
          <w:sz w:val="32"/>
        </w:rPr>
      </w:pPr>
      <w:r>
        <w:rPr>
          <w:rFonts w:ascii="黑体" w:eastAsia="黑体" w:hint="eastAsia"/>
          <w:sz w:val="32"/>
        </w:rPr>
        <w:t>二〇二三年</w:t>
      </w:r>
    </w:p>
    <w:p w14:paraId="34E76362" w14:textId="77777777" w:rsidR="00DD6931" w:rsidRDefault="00DD6931"/>
    <w:p w14:paraId="2BDC786D" w14:textId="77777777" w:rsidR="00DD6931" w:rsidRDefault="00DD6931">
      <w:pPr>
        <w:rPr>
          <w:rFonts w:eastAsia="黑体"/>
          <w:sz w:val="32"/>
        </w:rPr>
      </w:pPr>
    </w:p>
    <w:p w14:paraId="4404AE90" w14:textId="77777777" w:rsidR="00DD6931" w:rsidRDefault="00350AE2">
      <w:pPr>
        <w:rPr>
          <w:rFonts w:eastAsia="黑体"/>
          <w:sz w:val="32"/>
        </w:rPr>
      </w:pPr>
      <w:r>
        <w:rPr>
          <w:rFonts w:eastAsia="黑体"/>
          <w:sz w:val="32"/>
        </w:rPr>
        <w:lastRenderedPageBreak/>
        <w:br w:type="page"/>
      </w:r>
    </w:p>
    <w:p w14:paraId="02A9904D" w14:textId="77777777" w:rsidR="00DD6931" w:rsidRDefault="00350AE2">
      <w:pPr>
        <w:adjustRightInd w:val="0"/>
        <w:snapToGrid w:val="0"/>
        <w:spacing w:line="400" w:lineRule="exact"/>
        <w:jc w:val="center"/>
        <w:rPr>
          <w:rFonts w:eastAsia="黑体"/>
          <w:sz w:val="32"/>
        </w:rPr>
      </w:pPr>
      <w:r>
        <w:rPr>
          <w:rFonts w:eastAsia="黑体"/>
          <w:sz w:val="32"/>
        </w:rPr>
        <w:lastRenderedPageBreak/>
        <w:t>填写说明</w:t>
      </w:r>
    </w:p>
    <w:p w14:paraId="3E11801D" w14:textId="77777777" w:rsidR="00DD6931" w:rsidRDefault="00DD6931">
      <w:pPr>
        <w:adjustRightInd w:val="0"/>
        <w:snapToGrid w:val="0"/>
        <w:spacing w:line="400" w:lineRule="exact"/>
        <w:jc w:val="center"/>
        <w:rPr>
          <w:rFonts w:eastAsia="仿宋_GB2312"/>
          <w:sz w:val="24"/>
        </w:rPr>
      </w:pPr>
    </w:p>
    <w:p w14:paraId="406C9D79" w14:textId="77777777" w:rsidR="00DD6931" w:rsidRDefault="00350AE2">
      <w:pPr>
        <w:snapToGrid w:val="0"/>
        <w:spacing w:line="380" w:lineRule="exact"/>
        <w:ind w:firstLineChars="200" w:firstLine="480"/>
        <w:jc w:val="left"/>
        <w:rPr>
          <w:rFonts w:eastAsia="仿宋_GB2312"/>
          <w:sz w:val="24"/>
        </w:rPr>
      </w:pPr>
      <w:r>
        <w:rPr>
          <w:rFonts w:eastAsia="仿宋_GB2312"/>
          <w:sz w:val="24"/>
        </w:rPr>
        <w:t xml:space="preserve">1. </w:t>
      </w:r>
      <w:r>
        <w:rPr>
          <w:rFonts w:eastAsia="仿宋_GB2312"/>
          <w:sz w:val="24"/>
        </w:rPr>
        <w:t>本申报书</w:t>
      </w:r>
      <w:r>
        <w:rPr>
          <w:rFonts w:eastAsia="仿宋_GB2312" w:hint="eastAsia"/>
          <w:sz w:val="24"/>
        </w:rPr>
        <w:t>参照《</w:t>
      </w:r>
      <w:hyperlink r:id="rId9" w:tgtFrame="_blank" w:history="1">
        <w:r>
          <w:rPr>
            <w:rFonts w:eastAsia="仿宋_GB2312"/>
            <w:sz w:val="24"/>
          </w:rPr>
          <w:t>天津市科技计划项目管理办法</w:t>
        </w:r>
        <w:r>
          <w:rPr>
            <w:rFonts w:eastAsia="仿宋_GB2312" w:hint="eastAsia"/>
            <w:sz w:val="24"/>
          </w:rPr>
          <w:t>》</w:t>
        </w:r>
        <w:r>
          <w:rPr>
            <w:rFonts w:eastAsia="仿宋_GB2312"/>
            <w:sz w:val="24"/>
          </w:rPr>
          <w:t>（津科规〔</w:t>
        </w:r>
        <w:r>
          <w:rPr>
            <w:rFonts w:eastAsia="仿宋_GB2312"/>
            <w:sz w:val="24"/>
          </w:rPr>
          <w:t>2022</w:t>
        </w:r>
        <w:r>
          <w:rPr>
            <w:rFonts w:eastAsia="仿宋_GB2312"/>
            <w:sz w:val="24"/>
          </w:rPr>
          <w:t>〕</w:t>
        </w:r>
        <w:r>
          <w:rPr>
            <w:rFonts w:eastAsia="仿宋_GB2312"/>
            <w:sz w:val="24"/>
          </w:rPr>
          <w:t>7</w:t>
        </w:r>
        <w:r>
          <w:rPr>
            <w:rFonts w:eastAsia="仿宋_GB2312"/>
            <w:sz w:val="24"/>
          </w:rPr>
          <w:t>号）</w:t>
        </w:r>
      </w:hyperlink>
      <w:r>
        <w:rPr>
          <w:rFonts w:eastAsia="仿宋_GB2312"/>
          <w:sz w:val="24"/>
        </w:rPr>
        <w:t>、</w:t>
      </w:r>
      <w:r>
        <w:rPr>
          <w:rFonts w:eastAsia="仿宋_GB2312" w:hint="eastAsia"/>
          <w:sz w:val="24"/>
        </w:rPr>
        <w:t>《</w:t>
      </w:r>
      <w:hyperlink r:id="rId10" w:history="1">
        <w:r>
          <w:rPr>
            <w:rFonts w:eastAsia="仿宋_GB2312"/>
            <w:sz w:val="24"/>
          </w:rPr>
          <w:t>天津市科技计划项目经费管理办法</w:t>
        </w:r>
        <w:r>
          <w:rPr>
            <w:rFonts w:eastAsia="仿宋_GB2312" w:hint="eastAsia"/>
            <w:sz w:val="24"/>
          </w:rPr>
          <w:t>》</w:t>
        </w:r>
        <w:r>
          <w:rPr>
            <w:rFonts w:eastAsia="仿宋_GB2312"/>
            <w:sz w:val="24"/>
          </w:rPr>
          <w:t>（津财教〔</w:t>
        </w:r>
        <w:r>
          <w:rPr>
            <w:rFonts w:eastAsia="仿宋_GB2312"/>
            <w:sz w:val="24"/>
          </w:rPr>
          <w:t>2022</w:t>
        </w:r>
        <w:r>
          <w:rPr>
            <w:rFonts w:eastAsia="仿宋_GB2312"/>
            <w:sz w:val="24"/>
          </w:rPr>
          <w:t>〕</w:t>
        </w:r>
        <w:r>
          <w:rPr>
            <w:rFonts w:eastAsia="仿宋_GB2312"/>
            <w:sz w:val="24"/>
          </w:rPr>
          <w:t>57</w:t>
        </w:r>
        <w:r>
          <w:rPr>
            <w:rFonts w:eastAsia="仿宋_GB2312"/>
            <w:sz w:val="24"/>
          </w:rPr>
          <w:t>号）</w:t>
        </w:r>
      </w:hyperlink>
      <w:r>
        <w:rPr>
          <w:rFonts w:eastAsia="仿宋_GB2312"/>
          <w:sz w:val="24"/>
        </w:rPr>
        <w:t>等有关文件编制。</w:t>
      </w:r>
    </w:p>
    <w:p w14:paraId="21E1F9A2" w14:textId="77777777" w:rsidR="00DD6931" w:rsidRDefault="00350AE2">
      <w:pPr>
        <w:snapToGrid w:val="0"/>
        <w:spacing w:line="380" w:lineRule="exact"/>
        <w:ind w:firstLineChars="200" w:firstLine="480"/>
        <w:jc w:val="left"/>
        <w:rPr>
          <w:rFonts w:eastAsia="仿宋_GB2312"/>
          <w:sz w:val="24"/>
        </w:rPr>
      </w:pPr>
      <w:r>
        <w:rPr>
          <w:rFonts w:eastAsia="仿宋_GB2312"/>
          <w:sz w:val="24"/>
        </w:rPr>
        <w:t xml:space="preserve">2. </w:t>
      </w:r>
      <w:r>
        <w:rPr>
          <w:rFonts w:eastAsia="仿宋_GB2312"/>
          <w:sz w:val="24"/>
        </w:rPr>
        <w:t>本申报书是项目评审和签订任务合同书的重要依据。申报单位对申报材料的真实性、完整性负责。经批准立项的项目，签订任务合同书时不得降低申报书中的考核指标，并应按照任务合同书要求，按时报送年度执行报告、科技报告</w:t>
      </w:r>
      <w:r>
        <w:rPr>
          <w:rFonts w:eastAsia="仿宋_GB2312"/>
          <w:sz w:val="24"/>
        </w:rPr>
        <w:t xml:space="preserve">, </w:t>
      </w:r>
      <w:r>
        <w:rPr>
          <w:rFonts w:eastAsia="仿宋_GB2312"/>
          <w:sz w:val="24"/>
        </w:rPr>
        <w:t>按期完成结项验收。</w:t>
      </w:r>
    </w:p>
    <w:p w14:paraId="75328B0C" w14:textId="77777777" w:rsidR="00DD6931" w:rsidRDefault="00350AE2">
      <w:pPr>
        <w:adjustRightInd w:val="0"/>
        <w:snapToGrid w:val="0"/>
        <w:spacing w:line="380" w:lineRule="exact"/>
        <w:ind w:firstLineChars="200" w:firstLine="480"/>
        <w:rPr>
          <w:rFonts w:eastAsia="仿宋_GB2312"/>
          <w:sz w:val="24"/>
        </w:rPr>
      </w:pPr>
      <w:r>
        <w:rPr>
          <w:rFonts w:eastAsia="仿宋_GB2312" w:hint="eastAsia"/>
          <w:sz w:val="24"/>
        </w:rPr>
        <w:t xml:space="preserve">3. </w:t>
      </w:r>
      <w:r>
        <w:rPr>
          <w:rFonts w:eastAsia="仿宋_GB2312" w:hint="eastAsia"/>
          <w:sz w:val="24"/>
        </w:rPr>
        <w:t>项目信息表中申报单位最近</w:t>
      </w:r>
      <w:r>
        <w:rPr>
          <w:rFonts w:eastAsia="仿宋_GB2312" w:hint="eastAsia"/>
          <w:sz w:val="24"/>
        </w:rPr>
        <w:t>3</w:t>
      </w:r>
      <w:r>
        <w:rPr>
          <w:rFonts w:eastAsia="仿宋_GB2312" w:hint="eastAsia"/>
          <w:sz w:val="24"/>
        </w:rPr>
        <w:t>个月的资产总额、</w:t>
      </w:r>
      <w:r>
        <w:rPr>
          <w:rFonts w:eastAsia="仿宋_GB2312"/>
          <w:sz w:val="24"/>
        </w:rPr>
        <w:t>资产负债率</w:t>
      </w:r>
      <w:r>
        <w:rPr>
          <w:rFonts w:eastAsia="仿宋_GB2312" w:hint="eastAsia"/>
          <w:sz w:val="24"/>
        </w:rPr>
        <w:t>、主营业务收入、利润总额等，企业应根据实际情况如实填写。</w:t>
      </w:r>
      <w:r>
        <w:rPr>
          <w:rFonts w:eastAsia="仿宋_GB2312" w:hint="eastAsia"/>
          <w:sz w:val="24"/>
        </w:rPr>
        <w:t xml:space="preserve"> </w:t>
      </w:r>
    </w:p>
    <w:p w14:paraId="2F0D4B57" w14:textId="77777777" w:rsidR="00DD6931" w:rsidRDefault="00350AE2">
      <w:pPr>
        <w:adjustRightInd w:val="0"/>
        <w:snapToGrid w:val="0"/>
        <w:spacing w:line="380" w:lineRule="exact"/>
        <w:ind w:firstLineChars="200" w:firstLine="480"/>
        <w:rPr>
          <w:rFonts w:eastAsia="仿宋_GB2312"/>
          <w:sz w:val="24"/>
        </w:rPr>
      </w:pPr>
      <w:r>
        <w:rPr>
          <w:rFonts w:eastAsia="仿宋_GB2312" w:hint="eastAsia"/>
          <w:sz w:val="24"/>
        </w:rPr>
        <w:t>4</w:t>
      </w:r>
      <w:r>
        <w:rPr>
          <w:rFonts w:eastAsia="仿宋_GB2312"/>
          <w:sz w:val="24"/>
        </w:rPr>
        <w:t xml:space="preserve">. </w:t>
      </w:r>
      <w:r>
        <w:rPr>
          <w:rFonts w:eastAsia="仿宋_GB2312"/>
          <w:sz w:val="24"/>
        </w:rPr>
        <w:t>《</w:t>
      </w:r>
      <w:r>
        <w:rPr>
          <w:rFonts w:eastAsia="仿宋_GB2312" w:hint="eastAsia"/>
          <w:sz w:val="24"/>
        </w:rPr>
        <w:t>天开高教科创园企业研发专项项目</w:t>
      </w:r>
      <w:r>
        <w:rPr>
          <w:rFonts w:eastAsia="仿宋_GB2312"/>
          <w:sz w:val="24"/>
        </w:rPr>
        <w:fldChar w:fldCharType="begin">
          <w:ffData>
            <w:name w:val=""/>
            <w:enabled/>
            <w:calcOnExit w:val="0"/>
            <w:textInput/>
          </w:ffData>
        </w:fldChar>
      </w:r>
      <w:r>
        <w:rPr>
          <w:rFonts w:eastAsia="仿宋_GB2312"/>
          <w:sz w:val="24"/>
        </w:rPr>
        <w:instrText xml:space="preserve"> FORMTEXT </w:instrText>
      </w:r>
      <w:r w:rsidR="00000000">
        <w:rPr>
          <w:rFonts w:eastAsia="仿宋_GB2312"/>
          <w:sz w:val="24"/>
        </w:rPr>
      </w:r>
      <w:r w:rsidR="00000000">
        <w:rPr>
          <w:rFonts w:eastAsia="仿宋_GB2312"/>
          <w:sz w:val="24"/>
        </w:rPr>
        <w:fldChar w:fldCharType="separate"/>
      </w:r>
      <w:r>
        <w:rPr>
          <w:rFonts w:eastAsia="仿宋_GB2312"/>
          <w:sz w:val="24"/>
        </w:rPr>
        <w:fldChar w:fldCharType="end"/>
      </w:r>
      <w:r>
        <w:rPr>
          <w:rFonts w:eastAsia="仿宋_GB2312"/>
          <w:sz w:val="24"/>
        </w:rPr>
        <w:t>》统一用</w:t>
      </w:r>
      <w:r>
        <w:rPr>
          <w:rFonts w:eastAsia="仿宋_GB2312"/>
          <w:sz w:val="24"/>
        </w:rPr>
        <w:t>A4</w:t>
      </w:r>
      <w:r>
        <w:rPr>
          <w:rFonts w:eastAsia="仿宋_GB2312"/>
          <w:sz w:val="24"/>
        </w:rPr>
        <w:t>纸</w:t>
      </w:r>
      <w:r>
        <w:rPr>
          <w:rFonts w:eastAsia="仿宋_GB2312" w:hint="eastAsia"/>
          <w:sz w:val="24"/>
        </w:rPr>
        <w:t>双面</w:t>
      </w:r>
      <w:r>
        <w:rPr>
          <w:rFonts w:eastAsia="仿宋_GB2312"/>
          <w:sz w:val="24"/>
        </w:rPr>
        <w:t>打印或复印，左侧装订成册。</w:t>
      </w:r>
      <w:r>
        <w:rPr>
          <w:rFonts w:eastAsia="仿宋_GB2312" w:hint="eastAsia"/>
          <w:sz w:val="24"/>
        </w:rPr>
        <w:t>申请书及附件必须在一册内装订完成。请直接使用</w:t>
      </w:r>
      <w:r>
        <w:rPr>
          <w:rFonts w:eastAsia="仿宋_GB2312"/>
          <w:sz w:val="24"/>
        </w:rPr>
        <w:t>申报书</w:t>
      </w:r>
      <w:r>
        <w:rPr>
          <w:rFonts w:eastAsia="仿宋_GB2312" w:hint="eastAsia"/>
          <w:sz w:val="24"/>
        </w:rPr>
        <w:t>首页作为封面，</w:t>
      </w:r>
      <w:r>
        <w:rPr>
          <w:rFonts w:eastAsia="仿宋_GB2312"/>
          <w:sz w:val="24"/>
        </w:rPr>
        <w:t>不得采用胶圈、文件夹等带有突出棱边的装订方式。报送的纸质</w:t>
      </w:r>
      <w:r>
        <w:rPr>
          <w:rFonts w:eastAsia="仿宋_GB2312" w:hint="eastAsia"/>
          <w:sz w:val="24"/>
        </w:rPr>
        <w:t>申报书</w:t>
      </w:r>
      <w:r>
        <w:rPr>
          <w:rFonts w:eastAsia="仿宋_GB2312"/>
          <w:sz w:val="24"/>
        </w:rPr>
        <w:t>中，</w:t>
      </w:r>
      <w:r>
        <w:rPr>
          <w:rFonts w:eastAsia="仿宋_GB2312" w:hint="eastAsia"/>
          <w:sz w:val="24"/>
        </w:rPr>
        <w:t>必须</w:t>
      </w:r>
      <w:r>
        <w:rPr>
          <w:rFonts w:eastAsia="仿宋_GB2312"/>
          <w:sz w:val="24"/>
        </w:rPr>
        <w:t>至少一份为</w:t>
      </w:r>
      <w:r>
        <w:rPr>
          <w:rFonts w:eastAsia="仿宋_GB2312" w:hint="eastAsia"/>
          <w:sz w:val="24"/>
        </w:rPr>
        <w:t>相关人亲笔签名并</w:t>
      </w:r>
      <w:r>
        <w:rPr>
          <w:rFonts w:eastAsia="仿宋_GB2312"/>
          <w:sz w:val="24"/>
        </w:rPr>
        <w:t>加盖红色或蓝色印章的原件，以便存档。申报书的内容包括：</w:t>
      </w:r>
    </w:p>
    <w:p w14:paraId="2C100560" w14:textId="77777777" w:rsidR="00DD6931" w:rsidRDefault="00350AE2">
      <w:pPr>
        <w:adjustRightInd w:val="0"/>
        <w:snapToGrid w:val="0"/>
        <w:spacing w:line="380" w:lineRule="exact"/>
        <w:ind w:firstLineChars="200" w:firstLine="480"/>
        <w:rPr>
          <w:rFonts w:eastAsia="仿宋_GB2312"/>
          <w:sz w:val="24"/>
        </w:rPr>
      </w:pPr>
      <w:r>
        <w:rPr>
          <w:rFonts w:eastAsia="仿宋_GB2312"/>
          <w:sz w:val="24"/>
        </w:rPr>
        <w:t>（</w:t>
      </w:r>
      <w:r>
        <w:rPr>
          <w:rFonts w:eastAsia="仿宋_GB2312"/>
          <w:sz w:val="24"/>
        </w:rPr>
        <w:t>1</w:t>
      </w:r>
      <w:r>
        <w:rPr>
          <w:rFonts w:eastAsia="仿宋_GB2312"/>
          <w:sz w:val="24"/>
        </w:rPr>
        <w:t>）项目信息表；</w:t>
      </w:r>
    </w:p>
    <w:p w14:paraId="7DAAF343" w14:textId="77777777" w:rsidR="00DD6931" w:rsidRDefault="00350AE2">
      <w:pPr>
        <w:tabs>
          <w:tab w:val="left" w:pos="1020"/>
        </w:tabs>
        <w:adjustRightInd w:val="0"/>
        <w:snapToGrid w:val="0"/>
        <w:spacing w:line="380" w:lineRule="exact"/>
        <w:ind w:firstLineChars="200" w:firstLine="480"/>
        <w:rPr>
          <w:rFonts w:eastAsia="仿宋_GB2312"/>
          <w:sz w:val="24"/>
        </w:rPr>
      </w:pPr>
      <w:r>
        <w:rPr>
          <w:rFonts w:eastAsia="仿宋_GB2312"/>
          <w:sz w:val="24"/>
        </w:rPr>
        <w:t>（</w:t>
      </w:r>
      <w:r>
        <w:rPr>
          <w:rFonts w:eastAsia="仿宋_GB2312"/>
          <w:sz w:val="24"/>
        </w:rPr>
        <w:t>2</w:t>
      </w:r>
      <w:r>
        <w:rPr>
          <w:rFonts w:eastAsia="仿宋_GB2312"/>
          <w:sz w:val="24"/>
        </w:rPr>
        <w:t>）项目</w:t>
      </w:r>
      <w:r>
        <w:rPr>
          <w:rFonts w:eastAsia="仿宋_GB2312" w:hint="eastAsia"/>
          <w:sz w:val="24"/>
        </w:rPr>
        <w:t>经费</w:t>
      </w:r>
      <w:r>
        <w:rPr>
          <w:rFonts w:eastAsia="仿宋_GB2312"/>
          <w:sz w:val="24"/>
        </w:rPr>
        <w:t>预算书；</w:t>
      </w:r>
    </w:p>
    <w:p w14:paraId="224344CE" w14:textId="77777777" w:rsidR="00DD6931" w:rsidRDefault="00350AE2">
      <w:pPr>
        <w:tabs>
          <w:tab w:val="left" w:pos="1020"/>
        </w:tabs>
        <w:adjustRightInd w:val="0"/>
        <w:snapToGrid w:val="0"/>
        <w:spacing w:line="380" w:lineRule="exact"/>
        <w:ind w:firstLineChars="200" w:firstLine="480"/>
        <w:rPr>
          <w:rFonts w:eastAsia="仿宋_GB2312"/>
          <w:sz w:val="24"/>
        </w:rPr>
      </w:pPr>
      <w:r>
        <w:rPr>
          <w:rFonts w:eastAsia="仿宋_GB2312"/>
          <w:sz w:val="24"/>
        </w:rPr>
        <w:t>（</w:t>
      </w:r>
      <w:r>
        <w:rPr>
          <w:rFonts w:eastAsia="仿宋_GB2312"/>
          <w:sz w:val="24"/>
        </w:rPr>
        <w:t>3</w:t>
      </w:r>
      <w:r>
        <w:rPr>
          <w:rFonts w:eastAsia="仿宋_GB2312"/>
          <w:sz w:val="24"/>
        </w:rPr>
        <w:t>）附件（含：发明专利证书、小试成果报告、科技查新报告、样品检测报告以及其它能说明项目技术水平和来源、知识产权归属</w:t>
      </w:r>
      <w:r>
        <w:rPr>
          <w:rFonts w:eastAsia="仿宋_GB2312" w:hint="eastAsia"/>
          <w:sz w:val="24"/>
        </w:rPr>
        <w:t>、申报单位和项目组成员资质、水平</w:t>
      </w:r>
      <w:r>
        <w:rPr>
          <w:rFonts w:eastAsia="仿宋_GB2312"/>
          <w:sz w:val="24"/>
        </w:rPr>
        <w:t>等的证明材料等）</w:t>
      </w:r>
      <w:r>
        <w:rPr>
          <w:rFonts w:eastAsia="仿宋_GB2312" w:hint="eastAsia"/>
          <w:sz w:val="24"/>
        </w:rPr>
        <w:t>；</w:t>
      </w:r>
    </w:p>
    <w:p w14:paraId="09B3693B" w14:textId="77777777" w:rsidR="00DD6931" w:rsidRDefault="00350AE2">
      <w:pPr>
        <w:tabs>
          <w:tab w:val="left" w:pos="1020"/>
        </w:tabs>
        <w:adjustRightInd w:val="0"/>
        <w:snapToGrid w:val="0"/>
        <w:spacing w:line="380" w:lineRule="exact"/>
        <w:ind w:firstLineChars="200" w:firstLine="480"/>
        <w:rPr>
          <w:rFonts w:eastAsia="仿宋_GB2312"/>
          <w:sz w:val="24"/>
        </w:rPr>
      </w:pPr>
      <w:r>
        <w:rPr>
          <w:rFonts w:eastAsia="仿宋_GB2312"/>
          <w:sz w:val="24"/>
        </w:rPr>
        <w:t>（</w:t>
      </w:r>
      <w:r>
        <w:rPr>
          <w:rFonts w:eastAsia="仿宋_GB2312"/>
          <w:sz w:val="24"/>
        </w:rPr>
        <w:t>4</w:t>
      </w:r>
      <w:r>
        <w:rPr>
          <w:rFonts w:eastAsia="仿宋_GB2312"/>
          <w:sz w:val="24"/>
        </w:rPr>
        <w:t>）项目实施方案；</w:t>
      </w:r>
    </w:p>
    <w:p w14:paraId="42D8C078" w14:textId="77777777" w:rsidR="00DD6931" w:rsidRDefault="00350AE2">
      <w:pPr>
        <w:tabs>
          <w:tab w:val="left" w:pos="1020"/>
        </w:tabs>
        <w:adjustRightInd w:val="0"/>
        <w:snapToGrid w:val="0"/>
        <w:spacing w:line="380" w:lineRule="exact"/>
        <w:ind w:firstLineChars="200" w:firstLine="480"/>
        <w:rPr>
          <w:rFonts w:eastAsia="仿宋_GB2312"/>
          <w:sz w:val="24"/>
        </w:rPr>
      </w:pPr>
      <w:r>
        <w:rPr>
          <w:rFonts w:eastAsia="仿宋_GB2312"/>
          <w:sz w:val="24"/>
        </w:rPr>
        <w:t>（</w:t>
      </w:r>
      <w:r>
        <w:rPr>
          <w:rFonts w:eastAsia="仿宋_GB2312"/>
          <w:sz w:val="24"/>
        </w:rPr>
        <w:t>5</w:t>
      </w:r>
      <w:r>
        <w:rPr>
          <w:rFonts w:eastAsia="仿宋_GB2312"/>
          <w:sz w:val="24"/>
        </w:rPr>
        <w:t>）《</w:t>
      </w:r>
      <w:r>
        <w:rPr>
          <w:rFonts w:eastAsia="仿宋_GB2312" w:hint="eastAsia"/>
          <w:sz w:val="24"/>
        </w:rPr>
        <w:t>天开高教科创园企业研发专项项目</w:t>
      </w:r>
      <w:r>
        <w:rPr>
          <w:rFonts w:eastAsia="仿宋_GB2312"/>
          <w:sz w:val="24"/>
        </w:rPr>
        <w:t>申报单位诚信承诺书》和《</w:t>
      </w:r>
      <w:r>
        <w:rPr>
          <w:rFonts w:eastAsia="仿宋_GB2312" w:hint="eastAsia"/>
          <w:sz w:val="24"/>
        </w:rPr>
        <w:t>天开高教科创园企业研发专项项目</w:t>
      </w:r>
      <w:r>
        <w:rPr>
          <w:rFonts w:eastAsia="仿宋_GB2312"/>
          <w:sz w:val="24"/>
        </w:rPr>
        <w:t>申报人诚信承诺书》。</w:t>
      </w:r>
    </w:p>
    <w:p w14:paraId="105C92BD" w14:textId="77777777" w:rsidR="00DD6931" w:rsidRDefault="00350AE2">
      <w:pPr>
        <w:tabs>
          <w:tab w:val="left" w:pos="1020"/>
        </w:tabs>
        <w:adjustRightInd w:val="0"/>
        <w:snapToGrid w:val="0"/>
        <w:spacing w:line="380" w:lineRule="exact"/>
        <w:ind w:firstLineChars="200" w:firstLine="480"/>
        <w:outlineLvl w:val="0"/>
        <w:rPr>
          <w:rFonts w:eastAsia="黑体"/>
          <w:sz w:val="32"/>
          <w:szCs w:val="32"/>
        </w:rPr>
      </w:pPr>
      <w:r>
        <w:rPr>
          <w:rFonts w:eastAsia="仿宋_GB2312"/>
          <w:sz w:val="24"/>
        </w:rPr>
        <w:br w:type="page"/>
      </w:r>
      <w:r>
        <w:rPr>
          <w:rFonts w:eastAsia="黑体"/>
          <w:sz w:val="32"/>
          <w:szCs w:val="32"/>
        </w:rPr>
        <w:lastRenderedPageBreak/>
        <w:t>一、项目信息表</w:t>
      </w:r>
    </w:p>
    <w:p w14:paraId="4A7619A7" w14:textId="77777777" w:rsidR="00DD6931" w:rsidRDefault="00DD6931">
      <w:pPr>
        <w:tabs>
          <w:tab w:val="left" w:pos="1020"/>
        </w:tabs>
        <w:adjustRightInd w:val="0"/>
        <w:snapToGrid w:val="0"/>
        <w:spacing w:line="380" w:lineRule="exact"/>
        <w:ind w:firstLineChars="200" w:firstLine="640"/>
        <w:rPr>
          <w:rFonts w:eastAsia="黑体"/>
          <w:sz w:val="32"/>
          <w:szCs w:val="32"/>
        </w:rPr>
      </w:pPr>
    </w:p>
    <w:tbl>
      <w:tblPr>
        <w:tblW w:w="9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
        <w:gridCol w:w="417"/>
        <w:gridCol w:w="553"/>
        <w:gridCol w:w="722"/>
        <w:gridCol w:w="292"/>
        <w:gridCol w:w="198"/>
        <w:gridCol w:w="174"/>
        <w:gridCol w:w="523"/>
        <w:gridCol w:w="249"/>
        <w:gridCol w:w="151"/>
        <w:gridCol w:w="342"/>
        <w:gridCol w:w="454"/>
        <w:gridCol w:w="979"/>
        <w:gridCol w:w="297"/>
        <w:gridCol w:w="573"/>
        <w:gridCol w:w="745"/>
        <w:gridCol w:w="246"/>
        <w:gridCol w:w="725"/>
        <w:gridCol w:w="141"/>
        <w:gridCol w:w="972"/>
        <w:gridCol w:w="696"/>
      </w:tblGrid>
      <w:tr w:rsidR="00DD6931" w14:paraId="12E06823" w14:textId="77777777">
        <w:trPr>
          <w:cantSplit/>
          <w:trHeight w:val="369"/>
          <w:jc w:val="center"/>
        </w:trPr>
        <w:tc>
          <w:tcPr>
            <w:tcW w:w="407" w:type="dxa"/>
            <w:vMerge w:val="restart"/>
            <w:tcBorders>
              <w:top w:val="single" w:sz="12" w:space="0" w:color="auto"/>
              <w:left w:val="single" w:sz="12" w:space="0" w:color="auto"/>
              <w:right w:val="single" w:sz="4" w:space="0" w:color="auto"/>
            </w:tcBorders>
            <w:vAlign w:val="center"/>
          </w:tcPr>
          <w:p w14:paraId="2FC2EFF7" w14:textId="77777777" w:rsidR="00DD6931" w:rsidRDefault="00350AE2">
            <w:pPr>
              <w:adjustRightInd w:val="0"/>
              <w:snapToGrid w:val="0"/>
              <w:spacing w:beforeLines="15" w:before="36" w:line="240" w:lineRule="atLeast"/>
              <w:jc w:val="center"/>
              <w:rPr>
                <w:rFonts w:eastAsia="仿宋_GB2312"/>
                <w:w w:val="80"/>
                <w:szCs w:val="21"/>
              </w:rPr>
            </w:pPr>
            <w:r>
              <w:rPr>
                <w:rFonts w:eastAsia="仿宋_GB2312" w:hint="eastAsia"/>
                <w:szCs w:val="21"/>
              </w:rPr>
              <w:t>项目基本情况</w:t>
            </w:r>
          </w:p>
        </w:tc>
        <w:tc>
          <w:tcPr>
            <w:tcW w:w="1692" w:type="dxa"/>
            <w:gridSpan w:val="3"/>
            <w:tcBorders>
              <w:top w:val="single" w:sz="12" w:space="0" w:color="auto"/>
              <w:left w:val="single" w:sz="4" w:space="0" w:color="auto"/>
              <w:right w:val="single" w:sz="4" w:space="0" w:color="auto"/>
            </w:tcBorders>
            <w:vAlign w:val="center"/>
          </w:tcPr>
          <w:p w14:paraId="647C9777"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项目名称</w:t>
            </w:r>
          </w:p>
        </w:tc>
        <w:tc>
          <w:tcPr>
            <w:tcW w:w="7757" w:type="dxa"/>
            <w:gridSpan w:val="17"/>
            <w:tcBorders>
              <w:top w:val="single" w:sz="12" w:space="0" w:color="auto"/>
              <w:left w:val="single" w:sz="4" w:space="0" w:color="auto"/>
              <w:bottom w:val="single" w:sz="4" w:space="0" w:color="auto"/>
              <w:right w:val="single" w:sz="12" w:space="0" w:color="auto"/>
            </w:tcBorders>
            <w:vAlign w:val="center"/>
          </w:tcPr>
          <w:p w14:paraId="1ACBAE0A" w14:textId="77777777" w:rsidR="00DD6931" w:rsidRDefault="00350AE2">
            <w:pPr>
              <w:adjustRightInd w:val="0"/>
              <w:snapToGrid w:val="0"/>
              <w:spacing w:beforeLines="15" w:before="36" w:line="240" w:lineRule="atLeast"/>
              <w:rPr>
                <w:rFonts w:ascii="仿宋_GB2312" w:eastAsia="仿宋_GB2312"/>
                <w:szCs w:val="21"/>
              </w:rPr>
            </w:pPr>
            <w:r>
              <w:rPr>
                <w:rFonts w:eastAsia="仿宋_GB2312" w:hint="eastAsia"/>
                <w:sz w:val="24"/>
              </w:rPr>
              <w:t>渲染</w:t>
            </w:r>
            <w:r>
              <w:rPr>
                <w:rFonts w:eastAsia="仿宋_GB2312" w:hint="eastAsia"/>
                <w:sz w:val="24"/>
              </w:rPr>
              <w:t>-</w:t>
            </w:r>
            <w:r>
              <w:rPr>
                <w:rFonts w:eastAsia="仿宋_GB2312" w:hint="eastAsia"/>
                <w:sz w:val="24"/>
              </w:rPr>
              <w:t>显示分离的</w:t>
            </w:r>
            <w:r>
              <w:rPr>
                <w:rFonts w:eastAsia="仿宋_GB2312" w:hint="eastAsia"/>
                <w:sz w:val="24"/>
              </w:rPr>
              <w:t>RISC-V</w:t>
            </w:r>
            <w:r>
              <w:rPr>
                <w:rFonts w:eastAsia="仿宋_GB2312" w:hint="eastAsia"/>
                <w:sz w:val="24"/>
              </w:rPr>
              <w:t>处理器</w:t>
            </w:r>
            <w:r>
              <w:rPr>
                <w:rFonts w:eastAsia="仿宋_GB2312" w:hint="eastAsia"/>
                <w:sz w:val="24"/>
              </w:rPr>
              <w:t>SoC</w:t>
            </w:r>
            <w:r>
              <w:rPr>
                <w:rFonts w:eastAsia="仿宋_GB2312" w:hint="eastAsia"/>
                <w:sz w:val="24"/>
              </w:rPr>
              <w:t>芯片原型及系统关键技术研究</w:t>
            </w:r>
          </w:p>
        </w:tc>
      </w:tr>
      <w:tr w:rsidR="00DD6931" w14:paraId="04A249FA" w14:textId="77777777">
        <w:trPr>
          <w:cantSplit/>
          <w:trHeight w:val="369"/>
          <w:jc w:val="center"/>
        </w:trPr>
        <w:tc>
          <w:tcPr>
            <w:tcW w:w="407" w:type="dxa"/>
            <w:vMerge/>
            <w:tcBorders>
              <w:left w:val="single" w:sz="12" w:space="0" w:color="auto"/>
              <w:right w:val="single" w:sz="4" w:space="0" w:color="auto"/>
            </w:tcBorders>
            <w:vAlign w:val="center"/>
          </w:tcPr>
          <w:p w14:paraId="4607CA86" w14:textId="77777777" w:rsidR="00DD6931" w:rsidRDefault="00DD6931">
            <w:pPr>
              <w:adjustRightInd w:val="0"/>
              <w:snapToGrid w:val="0"/>
              <w:spacing w:beforeLines="15" w:before="36" w:line="240" w:lineRule="atLeast"/>
              <w:jc w:val="center"/>
              <w:rPr>
                <w:rFonts w:eastAsia="仿宋_GB2312"/>
                <w:w w:val="80"/>
                <w:szCs w:val="21"/>
              </w:rPr>
            </w:pPr>
          </w:p>
        </w:tc>
        <w:tc>
          <w:tcPr>
            <w:tcW w:w="1692" w:type="dxa"/>
            <w:gridSpan w:val="3"/>
            <w:tcBorders>
              <w:left w:val="single" w:sz="4" w:space="0" w:color="auto"/>
              <w:right w:val="single" w:sz="4" w:space="0" w:color="auto"/>
            </w:tcBorders>
            <w:vAlign w:val="center"/>
          </w:tcPr>
          <w:p w14:paraId="33F15F48"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项目类别</w:t>
            </w:r>
          </w:p>
        </w:tc>
        <w:tc>
          <w:tcPr>
            <w:tcW w:w="3659" w:type="dxa"/>
            <w:gridSpan w:val="10"/>
            <w:tcBorders>
              <w:top w:val="single" w:sz="4" w:space="0" w:color="auto"/>
              <w:left w:val="single" w:sz="4" w:space="0" w:color="auto"/>
              <w:bottom w:val="single" w:sz="4" w:space="0" w:color="auto"/>
              <w:right w:val="single" w:sz="4" w:space="0" w:color="auto"/>
            </w:tcBorders>
            <w:vAlign w:val="center"/>
          </w:tcPr>
          <w:p w14:paraId="4DE11683" w14:textId="77777777" w:rsidR="00DD6931" w:rsidRDefault="00350AE2">
            <w:pPr>
              <w:adjustRightInd w:val="0"/>
              <w:snapToGrid w:val="0"/>
              <w:spacing w:beforeLines="15" w:before="36" w:line="240" w:lineRule="atLeast"/>
              <w:jc w:val="left"/>
              <w:rPr>
                <w:rFonts w:ascii="楷体" w:eastAsia="楷体" w:hAnsi="楷体"/>
                <w:color w:val="0070C0"/>
                <w:szCs w:val="21"/>
              </w:rPr>
            </w:pPr>
            <w:r>
              <w:rPr>
                <w:rFonts w:ascii="仿宋_GB2312" w:eastAsia="仿宋_GB2312" w:hint="eastAsia"/>
                <w:szCs w:val="21"/>
              </w:rPr>
              <w:t>天开高教科创园企业研发专项项目</w:t>
            </w:r>
          </w:p>
        </w:tc>
        <w:tc>
          <w:tcPr>
            <w:tcW w:w="1564" w:type="dxa"/>
            <w:gridSpan w:val="3"/>
            <w:tcBorders>
              <w:top w:val="single" w:sz="4" w:space="0" w:color="auto"/>
              <w:left w:val="single" w:sz="4" w:space="0" w:color="auto"/>
              <w:bottom w:val="single" w:sz="4" w:space="0" w:color="auto"/>
              <w:right w:val="single" w:sz="4" w:space="0" w:color="auto"/>
            </w:tcBorders>
            <w:vAlign w:val="center"/>
          </w:tcPr>
          <w:p w14:paraId="4F2972C2" w14:textId="77777777" w:rsidR="00DD6931" w:rsidRDefault="00350AE2">
            <w:pPr>
              <w:adjustRightInd w:val="0"/>
              <w:snapToGrid w:val="0"/>
              <w:spacing w:beforeLines="15" w:before="36" w:line="240" w:lineRule="atLeast"/>
              <w:jc w:val="center"/>
              <w:rPr>
                <w:rFonts w:ascii="仿宋_GB2312" w:eastAsia="仿宋_GB2312"/>
                <w:szCs w:val="21"/>
              </w:rPr>
            </w:pPr>
            <w:r>
              <w:rPr>
                <w:rFonts w:ascii="仿宋_GB2312" w:eastAsia="仿宋_GB2312" w:hint="eastAsia"/>
                <w:szCs w:val="21"/>
              </w:rPr>
              <w:t>重点领域</w:t>
            </w:r>
          </w:p>
        </w:tc>
        <w:tc>
          <w:tcPr>
            <w:tcW w:w="2534" w:type="dxa"/>
            <w:gridSpan w:val="4"/>
            <w:tcBorders>
              <w:top w:val="single" w:sz="4" w:space="0" w:color="auto"/>
              <w:left w:val="single" w:sz="4" w:space="0" w:color="auto"/>
              <w:bottom w:val="single" w:sz="4" w:space="0" w:color="auto"/>
              <w:right w:val="single" w:sz="12" w:space="0" w:color="auto"/>
            </w:tcBorders>
            <w:vAlign w:val="center"/>
          </w:tcPr>
          <w:p w14:paraId="04246E26" w14:textId="77777777" w:rsidR="00DD6931" w:rsidRDefault="00DD6931">
            <w:pPr>
              <w:adjustRightInd w:val="0"/>
              <w:snapToGrid w:val="0"/>
              <w:spacing w:beforeLines="15" w:before="36" w:line="240" w:lineRule="atLeast"/>
              <w:jc w:val="left"/>
              <w:rPr>
                <w:rFonts w:ascii="仿宋_GB2312" w:eastAsia="仿宋_GB2312"/>
                <w:szCs w:val="21"/>
              </w:rPr>
            </w:pPr>
          </w:p>
        </w:tc>
      </w:tr>
      <w:tr w:rsidR="00DD6931" w14:paraId="46870E99" w14:textId="77777777">
        <w:trPr>
          <w:cantSplit/>
          <w:trHeight w:val="369"/>
          <w:jc w:val="center"/>
        </w:trPr>
        <w:tc>
          <w:tcPr>
            <w:tcW w:w="407" w:type="dxa"/>
            <w:vMerge/>
            <w:tcBorders>
              <w:left w:val="single" w:sz="12" w:space="0" w:color="auto"/>
              <w:right w:val="single" w:sz="4" w:space="0" w:color="auto"/>
            </w:tcBorders>
            <w:vAlign w:val="center"/>
          </w:tcPr>
          <w:p w14:paraId="60FCA8B3" w14:textId="77777777" w:rsidR="00DD6931" w:rsidRDefault="00DD6931">
            <w:pPr>
              <w:adjustRightInd w:val="0"/>
              <w:snapToGrid w:val="0"/>
              <w:spacing w:beforeLines="15" w:before="36" w:line="240" w:lineRule="atLeast"/>
              <w:jc w:val="center"/>
              <w:rPr>
                <w:rFonts w:eastAsia="仿宋_GB2312"/>
                <w:w w:val="80"/>
                <w:szCs w:val="21"/>
              </w:rPr>
            </w:pPr>
          </w:p>
        </w:tc>
        <w:tc>
          <w:tcPr>
            <w:tcW w:w="1692" w:type="dxa"/>
            <w:gridSpan w:val="3"/>
            <w:tcBorders>
              <w:left w:val="single" w:sz="4" w:space="0" w:color="auto"/>
              <w:right w:val="single" w:sz="4" w:space="0" w:color="auto"/>
            </w:tcBorders>
            <w:vAlign w:val="center"/>
          </w:tcPr>
          <w:p w14:paraId="57E0D3A9"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现处阶段</w:t>
            </w:r>
          </w:p>
        </w:tc>
        <w:tc>
          <w:tcPr>
            <w:tcW w:w="3659" w:type="dxa"/>
            <w:gridSpan w:val="10"/>
            <w:tcBorders>
              <w:top w:val="single" w:sz="4" w:space="0" w:color="auto"/>
              <w:left w:val="single" w:sz="4" w:space="0" w:color="auto"/>
              <w:bottom w:val="single" w:sz="4" w:space="0" w:color="auto"/>
              <w:right w:val="single" w:sz="4" w:space="0" w:color="auto"/>
            </w:tcBorders>
            <w:vAlign w:val="center"/>
          </w:tcPr>
          <w:p w14:paraId="6724E52A"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原型概念验证</w:t>
            </w:r>
          </w:p>
        </w:tc>
        <w:tc>
          <w:tcPr>
            <w:tcW w:w="1564" w:type="dxa"/>
            <w:gridSpan w:val="3"/>
            <w:tcBorders>
              <w:top w:val="single" w:sz="4" w:space="0" w:color="auto"/>
              <w:left w:val="single" w:sz="4" w:space="0" w:color="auto"/>
              <w:bottom w:val="single" w:sz="4" w:space="0" w:color="auto"/>
              <w:right w:val="single" w:sz="4" w:space="0" w:color="auto"/>
            </w:tcBorders>
            <w:vAlign w:val="center"/>
          </w:tcPr>
          <w:p w14:paraId="0D78763F"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起止时间</w:t>
            </w:r>
          </w:p>
        </w:tc>
        <w:tc>
          <w:tcPr>
            <w:tcW w:w="2534" w:type="dxa"/>
            <w:gridSpan w:val="4"/>
            <w:tcBorders>
              <w:top w:val="single" w:sz="4" w:space="0" w:color="auto"/>
              <w:left w:val="single" w:sz="4" w:space="0" w:color="auto"/>
              <w:bottom w:val="single" w:sz="4" w:space="0" w:color="auto"/>
              <w:right w:val="single" w:sz="12" w:space="0" w:color="auto"/>
            </w:tcBorders>
            <w:vAlign w:val="center"/>
          </w:tcPr>
          <w:p w14:paraId="615CF745"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2024/01~2025/12</w:t>
            </w:r>
          </w:p>
        </w:tc>
      </w:tr>
      <w:tr w:rsidR="00DD6931" w14:paraId="38BC196B" w14:textId="77777777">
        <w:trPr>
          <w:cantSplit/>
          <w:trHeight w:val="369"/>
          <w:jc w:val="center"/>
        </w:trPr>
        <w:tc>
          <w:tcPr>
            <w:tcW w:w="407" w:type="dxa"/>
            <w:vMerge/>
            <w:tcBorders>
              <w:left w:val="single" w:sz="12" w:space="0" w:color="auto"/>
              <w:right w:val="single" w:sz="4" w:space="0" w:color="auto"/>
            </w:tcBorders>
            <w:vAlign w:val="center"/>
          </w:tcPr>
          <w:p w14:paraId="4647D913" w14:textId="77777777" w:rsidR="00DD6931" w:rsidRDefault="00DD6931">
            <w:pPr>
              <w:adjustRightInd w:val="0"/>
              <w:snapToGrid w:val="0"/>
              <w:spacing w:beforeLines="15" w:before="36" w:line="240" w:lineRule="atLeast"/>
              <w:jc w:val="center"/>
              <w:rPr>
                <w:rFonts w:eastAsia="仿宋_GB2312"/>
                <w:w w:val="80"/>
                <w:szCs w:val="21"/>
              </w:rPr>
            </w:pPr>
          </w:p>
        </w:tc>
        <w:tc>
          <w:tcPr>
            <w:tcW w:w="1692" w:type="dxa"/>
            <w:gridSpan w:val="3"/>
            <w:tcBorders>
              <w:left w:val="single" w:sz="4" w:space="0" w:color="auto"/>
              <w:right w:val="single" w:sz="4" w:space="0" w:color="auto"/>
            </w:tcBorders>
            <w:vAlign w:val="center"/>
          </w:tcPr>
          <w:p w14:paraId="4D5F9168"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技术领域</w:t>
            </w:r>
          </w:p>
        </w:tc>
        <w:tc>
          <w:tcPr>
            <w:tcW w:w="3659" w:type="dxa"/>
            <w:gridSpan w:val="10"/>
            <w:tcBorders>
              <w:top w:val="single" w:sz="4" w:space="0" w:color="auto"/>
              <w:left w:val="single" w:sz="4" w:space="0" w:color="auto"/>
              <w:bottom w:val="single" w:sz="4" w:space="0" w:color="auto"/>
              <w:right w:val="single" w:sz="4" w:space="0" w:color="auto"/>
            </w:tcBorders>
            <w:vAlign w:val="center"/>
          </w:tcPr>
          <w:p w14:paraId="665A2503"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处理器、操作系统、芯片</w:t>
            </w:r>
          </w:p>
        </w:tc>
        <w:tc>
          <w:tcPr>
            <w:tcW w:w="1564" w:type="dxa"/>
            <w:gridSpan w:val="3"/>
            <w:tcBorders>
              <w:top w:val="single" w:sz="4" w:space="0" w:color="auto"/>
              <w:left w:val="single" w:sz="4" w:space="0" w:color="auto"/>
              <w:bottom w:val="single" w:sz="4" w:space="0" w:color="auto"/>
              <w:right w:val="single" w:sz="4" w:space="0" w:color="auto"/>
            </w:tcBorders>
            <w:vAlign w:val="center"/>
          </w:tcPr>
          <w:p w14:paraId="2B4AC2F3"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技术来源</w:t>
            </w:r>
          </w:p>
        </w:tc>
        <w:tc>
          <w:tcPr>
            <w:tcW w:w="2534" w:type="dxa"/>
            <w:gridSpan w:val="4"/>
            <w:tcBorders>
              <w:top w:val="single" w:sz="4" w:space="0" w:color="auto"/>
              <w:left w:val="single" w:sz="4" w:space="0" w:color="auto"/>
              <w:bottom w:val="single" w:sz="4" w:space="0" w:color="auto"/>
              <w:right w:val="single" w:sz="12" w:space="0" w:color="auto"/>
            </w:tcBorders>
            <w:vAlign w:val="center"/>
          </w:tcPr>
          <w:p w14:paraId="6E25BC77"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自主开发</w:t>
            </w:r>
          </w:p>
        </w:tc>
      </w:tr>
      <w:tr w:rsidR="00DD6931" w14:paraId="725B2B8E" w14:textId="77777777">
        <w:trPr>
          <w:cantSplit/>
          <w:trHeight w:val="369"/>
          <w:jc w:val="center"/>
        </w:trPr>
        <w:tc>
          <w:tcPr>
            <w:tcW w:w="407" w:type="dxa"/>
            <w:vMerge/>
            <w:tcBorders>
              <w:left w:val="single" w:sz="12" w:space="0" w:color="auto"/>
              <w:right w:val="single" w:sz="4" w:space="0" w:color="auto"/>
            </w:tcBorders>
            <w:vAlign w:val="center"/>
          </w:tcPr>
          <w:p w14:paraId="2327DED6" w14:textId="77777777" w:rsidR="00DD6931" w:rsidRDefault="00DD6931">
            <w:pPr>
              <w:adjustRightInd w:val="0"/>
              <w:snapToGrid w:val="0"/>
              <w:spacing w:beforeLines="15" w:before="36" w:line="240" w:lineRule="atLeast"/>
              <w:jc w:val="center"/>
              <w:rPr>
                <w:rFonts w:eastAsia="仿宋_GB2312"/>
                <w:w w:val="80"/>
                <w:szCs w:val="21"/>
              </w:rPr>
            </w:pPr>
          </w:p>
        </w:tc>
        <w:tc>
          <w:tcPr>
            <w:tcW w:w="1692" w:type="dxa"/>
            <w:gridSpan w:val="3"/>
            <w:tcBorders>
              <w:left w:val="single" w:sz="4" w:space="0" w:color="auto"/>
              <w:right w:val="single" w:sz="4" w:space="0" w:color="auto"/>
            </w:tcBorders>
            <w:vAlign w:val="center"/>
          </w:tcPr>
          <w:p w14:paraId="4B9C7DBA"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应用产业领域</w:t>
            </w:r>
          </w:p>
        </w:tc>
        <w:tc>
          <w:tcPr>
            <w:tcW w:w="3659" w:type="dxa"/>
            <w:gridSpan w:val="10"/>
            <w:tcBorders>
              <w:top w:val="single" w:sz="4" w:space="0" w:color="auto"/>
              <w:left w:val="single" w:sz="4" w:space="0" w:color="auto"/>
              <w:bottom w:val="single" w:sz="4" w:space="0" w:color="auto"/>
              <w:right w:val="single" w:sz="4" w:space="0" w:color="auto"/>
            </w:tcBorders>
            <w:vAlign w:val="center"/>
          </w:tcPr>
          <w:p w14:paraId="4D901512"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移动设备、物联网、嵌入式系统</w:t>
            </w:r>
          </w:p>
        </w:tc>
        <w:tc>
          <w:tcPr>
            <w:tcW w:w="1564" w:type="dxa"/>
            <w:gridSpan w:val="3"/>
            <w:tcBorders>
              <w:top w:val="single" w:sz="4" w:space="0" w:color="auto"/>
              <w:left w:val="single" w:sz="4" w:space="0" w:color="auto"/>
              <w:bottom w:val="single" w:sz="4" w:space="0" w:color="auto"/>
              <w:right w:val="single" w:sz="4" w:space="0" w:color="auto"/>
            </w:tcBorders>
            <w:vAlign w:val="center"/>
          </w:tcPr>
          <w:p w14:paraId="2B853ED7"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社会经济目标</w:t>
            </w:r>
          </w:p>
        </w:tc>
        <w:tc>
          <w:tcPr>
            <w:tcW w:w="2534" w:type="dxa"/>
            <w:gridSpan w:val="4"/>
            <w:tcBorders>
              <w:top w:val="single" w:sz="4" w:space="0" w:color="auto"/>
              <w:left w:val="single" w:sz="4" w:space="0" w:color="auto"/>
              <w:bottom w:val="single" w:sz="4" w:space="0" w:color="auto"/>
              <w:right w:val="single" w:sz="12" w:space="0" w:color="auto"/>
            </w:tcBorders>
            <w:vAlign w:val="center"/>
          </w:tcPr>
          <w:p w14:paraId="31C875C7" w14:textId="77777777" w:rsidR="00DD6931" w:rsidRDefault="00DD6931">
            <w:pPr>
              <w:adjustRightInd w:val="0"/>
              <w:snapToGrid w:val="0"/>
              <w:spacing w:beforeLines="15" w:before="36" w:line="240" w:lineRule="atLeast"/>
              <w:jc w:val="center"/>
              <w:rPr>
                <w:rFonts w:eastAsia="仿宋_GB2312"/>
                <w:szCs w:val="21"/>
              </w:rPr>
            </w:pPr>
          </w:p>
        </w:tc>
      </w:tr>
      <w:tr w:rsidR="00DD6931" w14:paraId="74419498" w14:textId="77777777">
        <w:trPr>
          <w:cantSplit/>
          <w:trHeight w:val="369"/>
          <w:jc w:val="center"/>
        </w:trPr>
        <w:tc>
          <w:tcPr>
            <w:tcW w:w="407" w:type="dxa"/>
            <w:vMerge/>
            <w:tcBorders>
              <w:left w:val="single" w:sz="12" w:space="0" w:color="auto"/>
              <w:bottom w:val="single" w:sz="12" w:space="0" w:color="auto"/>
              <w:right w:val="single" w:sz="4" w:space="0" w:color="auto"/>
            </w:tcBorders>
            <w:vAlign w:val="center"/>
          </w:tcPr>
          <w:p w14:paraId="2EA2E5BE" w14:textId="77777777" w:rsidR="00DD6931" w:rsidRDefault="00DD6931">
            <w:pPr>
              <w:adjustRightInd w:val="0"/>
              <w:snapToGrid w:val="0"/>
              <w:spacing w:beforeLines="15" w:before="36" w:line="240" w:lineRule="atLeast"/>
              <w:jc w:val="center"/>
              <w:rPr>
                <w:rFonts w:eastAsia="仿宋_GB2312"/>
                <w:w w:val="80"/>
                <w:szCs w:val="21"/>
              </w:rPr>
            </w:pPr>
          </w:p>
        </w:tc>
        <w:tc>
          <w:tcPr>
            <w:tcW w:w="1692" w:type="dxa"/>
            <w:gridSpan w:val="3"/>
            <w:tcBorders>
              <w:left w:val="single" w:sz="4" w:space="0" w:color="auto"/>
              <w:bottom w:val="single" w:sz="4" w:space="0" w:color="auto"/>
              <w:right w:val="single" w:sz="4" w:space="0" w:color="auto"/>
            </w:tcBorders>
            <w:vAlign w:val="center"/>
          </w:tcPr>
          <w:p w14:paraId="3A5466F1"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成果形式</w:t>
            </w:r>
          </w:p>
        </w:tc>
        <w:tc>
          <w:tcPr>
            <w:tcW w:w="7757" w:type="dxa"/>
            <w:gridSpan w:val="17"/>
            <w:tcBorders>
              <w:top w:val="single" w:sz="4" w:space="0" w:color="auto"/>
              <w:left w:val="single" w:sz="4" w:space="0" w:color="auto"/>
              <w:bottom w:val="single" w:sz="4" w:space="0" w:color="auto"/>
              <w:right w:val="single" w:sz="12" w:space="0" w:color="auto"/>
            </w:tcBorders>
            <w:vAlign w:val="center"/>
          </w:tcPr>
          <w:p w14:paraId="52FDF8E0"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专利、软件著作权</w:t>
            </w:r>
            <w:r>
              <w:rPr>
                <w:rFonts w:eastAsia="仿宋_GB2312" w:hint="eastAsia"/>
                <w:szCs w:val="21"/>
              </w:rPr>
              <w:fldChar w:fldCharType="begin">
                <w:ffData>
                  <w:name w:val="XMMC1"/>
                  <w:enabled/>
                  <w:calcOnExit w:val="0"/>
                  <w:textInput/>
                </w:ffData>
              </w:fldChar>
            </w:r>
            <w:r>
              <w:rPr>
                <w:rFonts w:eastAsia="仿宋_GB2312" w:hint="eastAsia"/>
                <w:szCs w:val="21"/>
              </w:rPr>
              <w:instrText xml:space="preserve"> FORMTEXT </w:instrText>
            </w:r>
            <w:r w:rsidR="00000000">
              <w:rPr>
                <w:rFonts w:eastAsia="仿宋_GB2312"/>
                <w:szCs w:val="21"/>
              </w:rPr>
            </w:r>
            <w:r w:rsidR="00000000">
              <w:rPr>
                <w:rFonts w:eastAsia="仿宋_GB2312"/>
                <w:szCs w:val="21"/>
              </w:rPr>
              <w:fldChar w:fldCharType="separate"/>
            </w:r>
            <w:r>
              <w:rPr>
                <w:rFonts w:eastAsia="仿宋_GB2312" w:hint="eastAsia"/>
                <w:szCs w:val="21"/>
              </w:rPr>
              <w:fldChar w:fldCharType="end"/>
            </w:r>
          </w:p>
        </w:tc>
      </w:tr>
      <w:tr w:rsidR="00DD6931" w14:paraId="6E4B90FC" w14:textId="77777777">
        <w:trPr>
          <w:cantSplit/>
          <w:trHeight w:val="369"/>
          <w:jc w:val="center"/>
        </w:trPr>
        <w:tc>
          <w:tcPr>
            <w:tcW w:w="407" w:type="dxa"/>
            <w:vMerge/>
            <w:tcBorders>
              <w:left w:val="single" w:sz="12" w:space="0" w:color="auto"/>
              <w:bottom w:val="single" w:sz="12" w:space="0" w:color="auto"/>
              <w:right w:val="single" w:sz="4" w:space="0" w:color="auto"/>
            </w:tcBorders>
            <w:vAlign w:val="center"/>
          </w:tcPr>
          <w:p w14:paraId="12EE88A7" w14:textId="77777777" w:rsidR="00DD6931" w:rsidRDefault="00DD6931">
            <w:pPr>
              <w:adjustRightInd w:val="0"/>
              <w:snapToGrid w:val="0"/>
              <w:spacing w:beforeLines="15" w:before="36" w:line="240" w:lineRule="atLeast"/>
              <w:jc w:val="center"/>
              <w:rPr>
                <w:rFonts w:eastAsia="仿宋_GB2312"/>
                <w:w w:val="80"/>
                <w:szCs w:val="21"/>
              </w:rPr>
            </w:pPr>
          </w:p>
        </w:tc>
        <w:tc>
          <w:tcPr>
            <w:tcW w:w="5351" w:type="dxa"/>
            <w:gridSpan w:val="13"/>
            <w:tcBorders>
              <w:left w:val="single" w:sz="4" w:space="0" w:color="auto"/>
              <w:bottom w:val="single" w:sz="12" w:space="0" w:color="auto"/>
              <w:right w:val="single" w:sz="4" w:space="0" w:color="auto"/>
            </w:tcBorders>
            <w:vAlign w:val="center"/>
          </w:tcPr>
          <w:p w14:paraId="63FD24D7"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前期科研成果是否获得中央财政科技计划立项支持</w:t>
            </w:r>
          </w:p>
        </w:tc>
        <w:tc>
          <w:tcPr>
            <w:tcW w:w="4098" w:type="dxa"/>
            <w:gridSpan w:val="7"/>
            <w:tcBorders>
              <w:top w:val="single" w:sz="4" w:space="0" w:color="auto"/>
              <w:left w:val="single" w:sz="4" w:space="0" w:color="auto"/>
              <w:bottom w:val="single" w:sz="12" w:space="0" w:color="auto"/>
              <w:right w:val="single" w:sz="12" w:space="0" w:color="auto"/>
            </w:tcBorders>
            <w:vAlign w:val="center"/>
          </w:tcPr>
          <w:p w14:paraId="017B3276" w14:textId="77777777" w:rsidR="00DD6931" w:rsidRDefault="00350AE2">
            <w:pPr>
              <w:adjustRightInd w:val="0"/>
              <w:snapToGrid w:val="0"/>
              <w:spacing w:beforeLines="15" w:before="36" w:line="240" w:lineRule="atLeast"/>
              <w:jc w:val="center"/>
              <w:rPr>
                <w:rFonts w:ascii="仿宋_GB2312" w:eastAsia="仿宋_GB2312"/>
                <w:color w:val="0070C0"/>
                <w:szCs w:val="21"/>
              </w:rPr>
            </w:pPr>
            <w:r>
              <w:rPr>
                <w:rFonts w:eastAsia="仿宋_GB2312" w:hint="eastAsia"/>
                <w:szCs w:val="21"/>
              </w:rPr>
              <w:t>否</w:t>
            </w:r>
            <w:r>
              <w:rPr>
                <w:rFonts w:ascii="仿宋_GB2312" w:eastAsia="仿宋_GB2312" w:hint="eastAsia"/>
                <w:color w:val="0070C0"/>
                <w:w w:val="80"/>
                <w:szCs w:val="21"/>
              </w:rPr>
              <w:fldChar w:fldCharType="begin">
                <w:ffData>
                  <w:name w:val="XMMC1"/>
                  <w:enabled/>
                  <w:calcOnExit w:val="0"/>
                  <w:textInput/>
                </w:ffData>
              </w:fldChar>
            </w:r>
            <w:r>
              <w:rPr>
                <w:rFonts w:ascii="仿宋_GB2312" w:eastAsia="仿宋_GB2312" w:hint="eastAsia"/>
                <w:color w:val="0070C0"/>
                <w:w w:val="80"/>
                <w:szCs w:val="21"/>
              </w:rPr>
              <w:instrText xml:space="preserve"> FORMTEXT </w:instrText>
            </w:r>
            <w:r w:rsidR="00000000">
              <w:rPr>
                <w:rFonts w:ascii="仿宋_GB2312" w:eastAsia="仿宋_GB2312"/>
                <w:color w:val="0070C0"/>
                <w:w w:val="80"/>
                <w:szCs w:val="21"/>
              </w:rPr>
            </w:r>
            <w:r w:rsidR="00000000">
              <w:rPr>
                <w:rFonts w:ascii="仿宋_GB2312" w:eastAsia="仿宋_GB2312"/>
                <w:color w:val="0070C0"/>
                <w:w w:val="80"/>
                <w:szCs w:val="21"/>
              </w:rPr>
              <w:fldChar w:fldCharType="separate"/>
            </w:r>
            <w:r>
              <w:rPr>
                <w:rFonts w:ascii="仿宋_GB2312" w:eastAsia="仿宋_GB2312" w:hint="eastAsia"/>
                <w:color w:val="0070C0"/>
                <w:w w:val="80"/>
                <w:szCs w:val="21"/>
              </w:rPr>
              <w:fldChar w:fldCharType="end"/>
            </w:r>
          </w:p>
        </w:tc>
      </w:tr>
      <w:tr w:rsidR="00DD6931" w14:paraId="236047AF" w14:textId="77777777">
        <w:trPr>
          <w:cantSplit/>
          <w:trHeight w:val="369"/>
          <w:jc w:val="center"/>
        </w:trPr>
        <w:tc>
          <w:tcPr>
            <w:tcW w:w="407" w:type="dxa"/>
            <w:vMerge w:val="restart"/>
            <w:tcBorders>
              <w:top w:val="single" w:sz="12" w:space="0" w:color="auto"/>
              <w:left w:val="single" w:sz="12" w:space="0" w:color="auto"/>
              <w:bottom w:val="single" w:sz="18" w:space="0" w:color="auto"/>
              <w:right w:val="single" w:sz="4" w:space="0" w:color="auto"/>
            </w:tcBorders>
            <w:vAlign w:val="center"/>
          </w:tcPr>
          <w:p w14:paraId="6406159F"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项目组成员情况</w:t>
            </w:r>
          </w:p>
        </w:tc>
        <w:tc>
          <w:tcPr>
            <w:tcW w:w="417" w:type="dxa"/>
            <w:vMerge w:val="restart"/>
            <w:tcBorders>
              <w:top w:val="single" w:sz="12" w:space="0" w:color="auto"/>
              <w:left w:val="single" w:sz="4" w:space="0" w:color="auto"/>
              <w:bottom w:val="single" w:sz="4" w:space="0" w:color="auto"/>
              <w:right w:val="single" w:sz="4" w:space="0" w:color="auto"/>
            </w:tcBorders>
            <w:vAlign w:val="center"/>
          </w:tcPr>
          <w:p w14:paraId="587866BA"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项目申报人</w:t>
            </w:r>
          </w:p>
        </w:tc>
        <w:tc>
          <w:tcPr>
            <w:tcW w:w="1275" w:type="dxa"/>
            <w:gridSpan w:val="2"/>
            <w:tcBorders>
              <w:top w:val="single" w:sz="12" w:space="0" w:color="auto"/>
              <w:left w:val="single" w:sz="4" w:space="0" w:color="auto"/>
              <w:bottom w:val="single" w:sz="4" w:space="0" w:color="auto"/>
              <w:right w:val="single" w:sz="4" w:space="0" w:color="auto"/>
            </w:tcBorders>
            <w:vAlign w:val="center"/>
          </w:tcPr>
          <w:p w14:paraId="1E09D1FA"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姓名</w:t>
            </w:r>
          </w:p>
        </w:tc>
        <w:tc>
          <w:tcPr>
            <w:tcW w:w="1187" w:type="dxa"/>
            <w:gridSpan w:val="4"/>
            <w:tcBorders>
              <w:top w:val="single" w:sz="12" w:space="0" w:color="auto"/>
              <w:left w:val="single" w:sz="4" w:space="0" w:color="auto"/>
              <w:bottom w:val="single" w:sz="4" w:space="0" w:color="auto"/>
              <w:right w:val="single" w:sz="4" w:space="0" w:color="auto"/>
            </w:tcBorders>
            <w:vAlign w:val="center"/>
          </w:tcPr>
          <w:p w14:paraId="79C92694" w14:textId="77777777" w:rsidR="00DD6931" w:rsidRDefault="00350AE2">
            <w:pPr>
              <w:adjustRightInd w:val="0"/>
              <w:snapToGrid w:val="0"/>
              <w:spacing w:beforeLines="15" w:before="36" w:line="240" w:lineRule="atLeast"/>
              <w:jc w:val="left"/>
              <w:rPr>
                <w:rFonts w:eastAsia="仿宋_GB2312"/>
                <w:szCs w:val="21"/>
              </w:rPr>
            </w:pPr>
            <w:r>
              <w:rPr>
                <w:rFonts w:eastAsia="仿宋_GB2312" w:hint="eastAsia"/>
                <w:szCs w:val="21"/>
              </w:rPr>
              <w:t>罗秋明</w:t>
            </w:r>
          </w:p>
        </w:tc>
        <w:tc>
          <w:tcPr>
            <w:tcW w:w="742" w:type="dxa"/>
            <w:gridSpan w:val="3"/>
            <w:tcBorders>
              <w:top w:val="single" w:sz="12" w:space="0" w:color="auto"/>
              <w:left w:val="single" w:sz="4" w:space="0" w:color="auto"/>
              <w:bottom w:val="single" w:sz="4" w:space="0" w:color="auto"/>
              <w:right w:val="single" w:sz="4" w:space="0" w:color="auto"/>
            </w:tcBorders>
            <w:vAlign w:val="center"/>
          </w:tcPr>
          <w:p w14:paraId="34D9F5E6"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性别</w:t>
            </w:r>
          </w:p>
        </w:tc>
        <w:tc>
          <w:tcPr>
            <w:tcW w:w="1730" w:type="dxa"/>
            <w:gridSpan w:val="3"/>
            <w:tcBorders>
              <w:top w:val="single" w:sz="12" w:space="0" w:color="auto"/>
              <w:left w:val="single" w:sz="4" w:space="0" w:color="auto"/>
              <w:bottom w:val="single" w:sz="4" w:space="0" w:color="auto"/>
              <w:right w:val="single" w:sz="4" w:space="0" w:color="auto"/>
            </w:tcBorders>
            <w:vAlign w:val="center"/>
          </w:tcPr>
          <w:p w14:paraId="28BB5565" w14:textId="77777777" w:rsidR="00DD6931" w:rsidRDefault="00350AE2">
            <w:pPr>
              <w:adjustRightInd w:val="0"/>
              <w:snapToGrid w:val="0"/>
              <w:spacing w:beforeLines="15" w:before="36" w:line="240" w:lineRule="atLeast"/>
              <w:jc w:val="left"/>
              <w:rPr>
                <w:rFonts w:eastAsia="仿宋_GB2312"/>
                <w:szCs w:val="21"/>
              </w:rPr>
            </w:pPr>
            <w:r>
              <w:rPr>
                <w:rFonts w:eastAsia="仿宋_GB2312" w:hint="eastAsia"/>
                <w:szCs w:val="21"/>
              </w:rPr>
              <w:t>男</w:t>
            </w:r>
          </w:p>
        </w:tc>
        <w:tc>
          <w:tcPr>
            <w:tcW w:w="1318" w:type="dxa"/>
            <w:gridSpan w:val="2"/>
            <w:tcBorders>
              <w:top w:val="single" w:sz="12" w:space="0" w:color="auto"/>
              <w:left w:val="single" w:sz="4" w:space="0" w:color="auto"/>
              <w:bottom w:val="single" w:sz="4" w:space="0" w:color="auto"/>
              <w:right w:val="single" w:sz="4" w:space="0" w:color="auto"/>
            </w:tcBorders>
            <w:vAlign w:val="center"/>
          </w:tcPr>
          <w:p w14:paraId="35C7B931"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证件号码</w:t>
            </w:r>
          </w:p>
        </w:tc>
        <w:tc>
          <w:tcPr>
            <w:tcW w:w="2780" w:type="dxa"/>
            <w:gridSpan w:val="5"/>
            <w:tcBorders>
              <w:top w:val="single" w:sz="12" w:space="0" w:color="auto"/>
              <w:left w:val="single" w:sz="4" w:space="0" w:color="auto"/>
              <w:bottom w:val="single" w:sz="4" w:space="0" w:color="auto"/>
              <w:right w:val="single" w:sz="12" w:space="0" w:color="auto"/>
            </w:tcBorders>
            <w:vAlign w:val="center"/>
          </w:tcPr>
          <w:p w14:paraId="4A185ACD" w14:textId="77777777" w:rsidR="00DD6931" w:rsidRDefault="00350AE2">
            <w:pPr>
              <w:adjustRightInd w:val="0"/>
              <w:snapToGrid w:val="0"/>
              <w:spacing w:beforeLines="15" w:before="36" w:line="240" w:lineRule="atLeast"/>
              <w:jc w:val="left"/>
              <w:rPr>
                <w:rFonts w:eastAsia="仿宋_GB2312"/>
                <w:szCs w:val="21"/>
              </w:rPr>
            </w:pPr>
            <w:r>
              <w:rPr>
                <w:rFonts w:eastAsia="仿宋_GB2312"/>
                <w:szCs w:val="21"/>
              </w:rPr>
              <w:t>610113197410242110</w:t>
            </w:r>
          </w:p>
        </w:tc>
      </w:tr>
      <w:tr w:rsidR="00DD6931" w14:paraId="65C22121" w14:textId="77777777">
        <w:trPr>
          <w:cantSplit/>
          <w:trHeight w:val="369"/>
          <w:jc w:val="center"/>
        </w:trPr>
        <w:tc>
          <w:tcPr>
            <w:tcW w:w="407" w:type="dxa"/>
            <w:vMerge/>
            <w:tcBorders>
              <w:left w:val="single" w:sz="12" w:space="0" w:color="auto"/>
              <w:bottom w:val="single" w:sz="18" w:space="0" w:color="auto"/>
              <w:right w:val="single" w:sz="4" w:space="0" w:color="auto"/>
            </w:tcBorders>
            <w:vAlign w:val="center"/>
          </w:tcPr>
          <w:p w14:paraId="3FAADCEA" w14:textId="77777777" w:rsidR="00DD6931" w:rsidRDefault="00DD6931">
            <w:pPr>
              <w:adjustRightInd w:val="0"/>
              <w:snapToGrid w:val="0"/>
              <w:spacing w:beforeLines="15" w:before="36" w:line="240" w:lineRule="atLeast"/>
              <w:jc w:val="center"/>
              <w:rPr>
                <w:rFonts w:eastAsia="仿宋_GB2312"/>
                <w:w w:val="80"/>
                <w:szCs w:val="21"/>
              </w:rPr>
            </w:pPr>
          </w:p>
        </w:tc>
        <w:tc>
          <w:tcPr>
            <w:tcW w:w="417" w:type="dxa"/>
            <w:vMerge/>
            <w:tcBorders>
              <w:top w:val="single" w:sz="4" w:space="0" w:color="auto"/>
              <w:left w:val="single" w:sz="4" w:space="0" w:color="auto"/>
              <w:bottom w:val="single" w:sz="4" w:space="0" w:color="auto"/>
              <w:right w:val="single" w:sz="4" w:space="0" w:color="auto"/>
            </w:tcBorders>
            <w:vAlign w:val="center"/>
          </w:tcPr>
          <w:p w14:paraId="18E9DCC5" w14:textId="77777777" w:rsidR="00DD6931" w:rsidRDefault="00DD6931">
            <w:pPr>
              <w:adjustRightInd w:val="0"/>
              <w:snapToGrid w:val="0"/>
              <w:spacing w:beforeLines="15" w:before="36" w:line="240" w:lineRule="atLeast"/>
              <w:jc w:val="center"/>
              <w:rPr>
                <w:rFonts w:eastAsia="仿宋_GB2312"/>
                <w:szCs w:val="21"/>
              </w:rPr>
            </w:pP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5EC72A49"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学历</w:t>
            </w:r>
          </w:p>
        </w:tc>
        <w:tc>
          <w:tcPr>
            <w:tcW w:w="1187" w:type="dxa"/>
            <w:gridSpan w:val="4"/>
            <w:tcBorders>
              <w:top w:val="single" w:sz="4" w:space="0" w:color="auto"/>
              <w:left w:val="single" w:sz="4" w:space="0" w:color="auto"/>
              <w:bottom w:val="single" w:sz="4" w:space="0" w:color="auto"/>
              <w:right w:val="single" w:sz="4" w:space="0" w:color="auto"/>
            </w:tcBorders>
            <w:vAlign w:val="center"/>
          </w:tcPr>
          <w:p w14:paraId="19AE1F9E" w14:textId="77777777" w:rsidR="00DD6931" w:rsidRDefault="00350AE2">
            <w:pPr>
              <w:adjustRightInd w:val="0"/>
              <w:snapToGrid w:val="0"/>
              <w:spacing w:beforeLines="15" w:before="36" w:line="240" w:lineRule="atLeast"/>
              <w:jc w:val="left"/>
              <w:rPr>
                <w:rFonts w:eastAsia="仿宋_GB2312"/>
                <w:szCs w:val="21"/>
              </w:rPr>
            </w:pPr>
            <w:r>
              <w:rPr>
                <w:rFonts w:eastAsia="仿宋_GB2312" w:hint="eastAsia"/>
                <w:szCs w:val="21"/>
              </w:rPr>
              <w:t>博士</w:t>
            </w:r>
          </w:p>
        </w:tc>
        <w:tc>
          <w:tcPr>
            <w:tcW w:w="742" w:type="dxa"/>
            <w:gridSpan w:val="3"/>
            <w:tcBorders>
              <w:top w:val="single" w:sz="4" w:space="0" w:color="auto"/>
              <w:left w:val="single" w:sz="4" w:space="0" w:color="auto"/>
              <w:bottom w:val="single" w:sz="4" w:space="0" w:color="auto"/>
              <w:right w:val="single" w:sz="4" w:space="0" w:color="auto"/>
            </w:tcBorders>
            <w:vAlign w:val="center"/>
          </w:tcPr>
          <w:p w14:paraId="47FFB5DB"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职称</w:t>
            </w:r>
          </w:p>
        </w:tc>
        <w:tc>
          <w:tcPr>
            <w:tcW w:w="1730" w:type="dxa"/>
            <w:gridSpan w:val="3"/>
            <w:tcBorders>
              <w:top w:val="single" w:sz="4" w:space="0" w:color="auto"/>
              <w:left w:val="single" w:sz="4" w:space="0" w:color="auto"/>
              <w:bottom w:val="single" w:sz="4" w:space="0" w:color="auto"/>
              <w:right w:val="single" w:sz="4" w:space="0" w:color="auto"/>
            </w:tcBorders>
            <w:vAlign w:val="center"/>
          </w:tcPr>
          <w:p w14:paraId="37F07B02" w14:textId="77777777" w:rsidR="00DD6931" w:rsidRDefault="00350AE2">
            <w:pPr>
              <w:adjustRightInd w:val="0"/>
              <w:snapToGrid w:val="0"/>
              <w:spacing w:beforeLines="15" w:before="36" w:line="240" w:lineRule="atLeast"/>
              <w:jc w:val="left"/>
              <w:rPr>
                <w:rFonts w:eastAsia="仿宋_GB2312"/>
                <w:szCs w:val="21"/>
              </w:rPr>
            </w:pPr>
            <w:r>
              <w:rPr>
                <w:rFonts w:eastAsia="仿宋_GB2312" w:hint="eastAsia"/>
                <w:szCs w:val="21"/>
              </w:rPr>
              <w:t>副教授</w:t>
            </w:r>
          </w:p>
        </w:tc>
        <w:tc>
          <w:tcPr>
            <w:tcW w:w="1318" w:type="dxa"/>
            <w:gridSpan w:val="2"/>
            <w:tcBorders>
              <w:top w:val="single" w:sz="4" w:space="0" w:color="auto"/>
              <w:left w:val="single" w:sz="4" w:space="0" w:color="auto"/>
              <w:bottom w:val="single" w:sz="4" w:space="0" w:color="auto"/>
              <w:right w:val="single" w:sz="4" w:space="0" w:color="auto"/>
            </w:tcBorders>
            <w:vAlign w:val="center"/>
          </w:tcPr>
          <w:p w14:paraId="1FABDD83"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工作单位</w:t>
            </w:r>
          </w:p>
        </w:tc>
        <w:tc>
          <w:tcPr>
            <w:tcW w:w="2780" w:type="dxa"/>
            <w:gridSpan w:val="5"/>
            <w:tcBorders>
              <w:top w:val="single" w:sz="4" w:space="0" w:color="auto"/>
              <w:left w:val="single" w:sz="4" w:space="0" w:color="auto"/>
              <w:bottom w:val="single" w:sz="4" w:space="0" w:color="auto"/>
              <w:right w:val="single" w:sz="12" w:space="0" w:color="auto"/>
            </w:tcBorders>
            <w:vAlign w:val="center"/>
          </w:tcPr>
          <w:p w14:paraId="1F5D9FA4" w14:textId="77777777" w:rsidR="00DD6931" w:rsidRDefault="00350AE2">
            <w:pPr>
              <w:adjustRightInd w:val="0"/>
              <w:snapToGrid w:val="0"/>
              <w:spacing w:beforeLines="15" w:before="36" w:line="240" w:lineRule="atLeast"/>
              <w:jc w:val="left"/>
              <w:rPr>
                <w:rFonts w:eastAsia="仿宋_GB2312"/>
                <w:szCs w:val="21"/>
              </w:rPr>
            </w:pPr>
            <w:r>
              <w:rPr>
                <w:rFonts w:eastAsia="仿宋_GB2312" w:hint="eastAsia"/>
                <w:szCs w:val="21"/>
              </w:rPr>
              <w:t>深圳大学</w:t>
            </w:r>
          </w:p>
        </w:tc>
      </w:tr>
      <w:tr w:rsidR="00DD6931" w14:paraId="4F618FF0" w14:textId="77777777">
        <w:trPr>
          <w:cantSplit/>
          <w:trHeight w:val="369"/>
          <w:jc w:val="center"/>
        </w:trPr>
        <w:tc>
          <w:tcPr>
            <w:tcW w:w="407" w:type="dxa"/>
            <w:vMerge/>
            <w:tcBorders>
              <w:left w:val="single" w:sz="12" w:space="0" w:color="auto"/>
              <w:bottom w:val="single" w:sz="18" w:space="0" w:color="auto"/>
              <w:right w:val="single" w:sz="4" w:space="0" w:color="auto"/>
            </w:tcBorders>
            <w:vAlign w:val="center"/>
          </w:tcPr>
          <w:p w14:paraId="637DE4EC" w14:textId="77777777" w:rsidR="00DD6931" w:rsidRDefault="00DD6931">
            <w:pPr>
              <w:adjustRightInd w:val="0"/>
              <w:snapToGrid w:val="0"/>
              <w:spacing w:beforeLines="15" w:before="36" w:line="240" w:lineRule="atLeast"/>
              <w:jc w:val="center"/>
              <w:rPr>
                <w:rFonts w:eastAsia="仿宋_GB2312"/>
                <w:w w:val="80"/>
                <w:szCs w:val="21"/>
              </w:rPr>
            </w:pPr>
          </w:p>
        </w:tc>
        <w:tc>
          <w:tcPr>
            <w:tcW w:w="417" w:type="dxa"/>
            <w:vMerge/>
            <w:tcBorders>
              <w:top w:val="single" w:sz="4" w:space="0" w:color="auto"/>
              <w:left w:val="single" w:sz="4" w:space="0" w:color="auto"/>
              <w:bottom w:val="single" w:sz="4" w:space="0" w:color="auto"/>
              <w:right w:val="single" w:sz="4" w:space="0" w:color="auto"/>
            </w:tcBorders>
            <w:vAlign w:val="center"/>
          </w:tcPr>
          <w:p w14:paraId="6FC42E30" w14:textId="77777777" w:rsidR="00DD6931" w:rsidRDefault="00DD6931">
            <w:pPr>
              <w:adjustRightInd w:val="0"/>
              <w:snapToGrid w:val="0"/>
              <w:spacing w:beforeLines="15" w:before="36" w:line="240" w:lineRule="atLeast"/>
              <w:jc w:val="center"/>
              <w:rPr>
                <w:rFonts w:eastAsia="仿宋_GB2312"/>
                <w:szCs w:val="21"/>
              </w:rPr>
            </w:pPr>
          </w:p>
        </w:tc>
        <w:tc>
          <w:tcPr>
            <w:tcW w:w="1275" w:type="dxa"/>
            <w:gridSpan w:val="2"/>
            <w:tcBorders>
              <w:top w:val="single" w:sz="4" w:space="0" w:color="auto"/>
              <w:left w:val="single" w:sz="4" w:space="0" w:color="auto"/>
              <w:right w:val="single" w:sz="4" w:space="0" w:color="auto"/>
            </w:tcBorders>
            <w:vAlign w:val="center"/>
          </w:tcPr>
          <w:p w14:paraId="542CDC53"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留学国别</w:t>
            </w:r>
          </w:p>
        </w:tc>
        <w:tc>
          <w:tcPr>
            <w:tcW w:w="1187" w:type="dxa"/>
            <w:gridSpan w:val="4"/>
            <w:tcBorders>
              <w:top w:val="single" w:sz="4" w:space="0" w:color="auto"/>
              <w:left w:val="single" w:sz="4" w:space="0" w:color="auto"/>
              <w:right w:val="single" w:sz="4" w:space="0" w:color="auto"/>
            </w:tcBorders>
            <w:vAlign w:val="center"/>
          </w:tcPr>
          <w:p w14:paraId="580D43C7" w14:textId="77777777" w:rsidR="00DD6931" w:rsidRDefault="00DD6931">
            <w:pPr>
              <w:adjustRightInd w:val="0"/>
              <w:snapToGrid w:val="0"/>
              <w:spacing w:beforeLines="15" w:before="36" w:line="240" w:lineRule="atLeast"/>
              <w:jc w:val="left"/>
              <w:rPr>
                <w:rFonts w:eastAsia="仿宋_GB2312"/>
                <w:szCs w:val="21"/>
              </w:rPr>
            </w:pPr>
          </w:p>
        </w:tc>
        <w:tc>
          <w:tcPr>
            <w:tcW w:w="742" w:type="dxa"/>
            <w:gridSpan w:val="3"/>
            <w:tcBorders>
              <w:top w:val="single" w:sz="4" w:space="0" w:color="auto"/>
              <w:left w:val="single" w:sz="4" w:space="0" w:color="auto"/>
              <w:right w:val="single" w:sz="4" w:space="0" w:color="auto"/>
            </w:tcBorders>
            <w:vAlign w:val="center"/>
          </w:tcPr>
          <w:p w14:paraId="0FEE0B27"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专业</w:t>
            </w:r>
          </w:p>
        </w:tc>
        <w:tc>
          <w:tcPr>
            <w:tcW w:w="1730" w:type="dxa"/>
            <w:gridSpan w:val="3"/>
            <w:tcBorders>
              <w:top w:val="single" w:sz="4" w:space="0" w:color="auto"/>
              <w:left w:val="single" w:sz="4" w:space="0" w:color="auto"/>
              <w:right w:val="single" w:sz="4" w:space="0" w:color="auto"/>
            </w:tcBorders>
            <w:vAlign w:val="center"/>
          </w:tcPr>
          <w:p w14:paraId="3A2E9330" w14:textId="77777777" w:rsidR="00DD6931" w:rsidRDefault="00350AE2">
            <w:pPr>
              <w:adjustRightInd w:val="0"/>
              <w:snapToGrid w:val="0"/>
              <w:spacing w:beforeLines="15" w:before="36" w:line="240" w:lineRule="atLeast"/>
              <w:jc w:val="left"/>
              <w:rPr>
                <w:rFonts w:eastAsia="仿宋_GB2312"/>
                <w:szCs w:val="21"/>
              </w:rPr>
            </w:pPr>
            <w:r>
              <w:rPr>
                <w:rFonts w:eastAsia="仿宋_GB2312" w:hint="eastAsia"/>
                <w:szCs w:val="21"/>
              </w:rPr>
              <w:t>计算机系统结构</w:t>
            </w:r>
          </w:p>
        </w:tc>
        <w:tc>
          <w:tcPr>
            <w:tcW w:w="1318" w:type="dxa"/>
            <w:gridSpan w:val="2"/>
            <w:tcBorders>
              <w:top w:val="single" w:sz="4" w:space="0" w:color="auto"/>
              <w:left w:val="single" w:sz="4" w:space="0" w:color="auto"/>
              <w:bottom w:val="single" w:sz="4" w:space="0" w:color="auto"/>
              <w:right w:val="single" w:sz="4" w:space="0" w:color="auto"/>
            </w:tcBorders>
            <w:vAlign w:val="center"/>
          </w:tcPr>
          <w:p w14:paraId="27D15EDF"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电子邮箱</w:t>
            </w:r>
          </w:p>
        </w:tc>
        <w:tc>
          <w:tcPr>
            <w:tcW w:w="2780" w:type="dxa"/>
            <w:gridSpan w:val="5"/>
            <w:tcBorders>
              <w:top w:val="single" w:sz="4" w:space="0" w:color="auto"/>
              <w:left w:val="single" w:sz="4" w:space="0" w:color="auto"/>
              <w:bottom w:val="single" w:sz="4" w:space="0" w:color="auto"/>
              <w:right w:val="single" w:sz="12" w:space="0" w:color="auto"/>
            </w:tcBorders>
            <w:vAlign w:val="center"/>
          </w:tcPr>
          <w:p w14:paraId="263160F6" w14:textId="77777777" w:rsidR="00DD6931" w:rsidRDefault="00350AE2">
            <w:pPr>
              <w:adjustRightInd w:val="0"/>
              <w:snapToGrid w:val="0"/>
              <w:spacing w:beforeLines="15" w:before="36" w:line="240" w:lineRule="atLeast"/>
              <w:jc w:val="left"/>
              <w:rPr>
                <w:rFonts w:eastAsia="仿宋_GB2312"/>
                <w:szCs w:val="21"/>
              </w:rPr>
            </w:pPr>
            <w:r>
              <w:rPr>
                <w:rFonts w:eastAsia="仿宋_GB2312"/>
                <w:szCs w:val="21"/>
              </w:rPr>
              <w:t>lqm@szu.edu.cn</w:t>
            </w:r>
          </w:p>
        </w:tc>
      </w:tr>
      <w:tr w:rsidR="00DD6931" w14:paraId="79D222C5" w14:textId="77777777">
        <w:trPr>
          <w:cantSplit/>
          <w:trHeight w:val="369"/>
          <w:jc w:val="center"/>
        </w:trPr>
        <w:tc>
          <w:tcPr>
            <w:tcW w:w="407" w:type="dxa"/>
            <w:vMerge/>
            <w:tcBorders>
              <w:left w:val="single" w:sz="12" w:space="0" w:color="auto"/>
              <w:bottom w:val="single" w:sz="18" w:space="0" w:color="auto"/>
              <w:right w:val="single" w:sz="4" w:space="0" w:color="auto"/>
            </w:tcBorders>
            <w:vAlign w:val="center"/>
          </w:tcPr>
          <w:p w14:paraId="6CDBCA78" w14:textId="77777777" w:rsidR="00DD6931" w:rsidRDefault="00DD6931">
            <w:pPr>
              <w:adjustRightInd w:val="0"/>
              <w:snapToGrid w:val="0"/>
              <w:spacing w:beforeLines="15" w:before="36" w:line="240" w:lineRule="atLeast"/>
              <w:jc w:val="center"/>
              <w:rPr>
                <w:rFonts w:eastAsia="仿宋_GB2312"/>
                <w:w w:val="80"/>
                <w:szCs w:val="21"/>
              </w:rPr>
            </w:pPr>
          </w:p>
        </w:tc>
        <w:tc>
          <w:tcPr>
            <w:tcW w:w="417" w:type="dxa"/>
            <w:vMerge/>
            <w:tcBorders>
              <w:top w:val="single" w:sz="4" w:space="0" w:color="auto"/>
              <w:left w:val="single" w:sz="4" w:space="0" w:color="auto"/>
              <w:bottom w:val="single" w:sz="4" w:space="0" w:color="auto"/>
              <w:right w:val="single" w:sz="4" w:space="0" w:color="auto"/>
            </w:tcBorders>
            <w:vAlign w:val="center"/>
          </w:tcPr>
          <w:p w14:paraId="46F34718" w14:textId="77777777" w:rsidR="00DD6931" w:rsidRDefault="00DD6931">
            <w:pPr>
              <w:adjustRightInd w:val="0"/>
              <w:snapToGrid w:val="0"/>
              <w:spacing w:beforeLines="15" w:before="36" w:line="240" w:lineRule="atLeast"/>
              <w:jc w:val="center"/>
              <w:rPr>
                <w:rFonts w:eastAsia="仿宋_GB2312"/>
                <w:szCs w:val="21"/>
              </w:rPr>
            </w:pPr>
          </w:p>
        </w:tc>
        <w:tc>
          <w:tcPr>
            <w:tcW w:w="1275" w:type="dxa"/>
            <w:gridSpan w:val="2"/>
            <w:tcBorders>
              <w:left w:val="single" w:sz="4" w:space="0" w:color="auto"/>
              <w:bottom w:val="single" w:sz="4" w:space="0" w:color="auto"/>
              <w:right w:val="single" w:sz="4" w:space="0" w:color="auto"/>
            </w:tcBorders>
            <w:vAlign w:val="center"/>
          </w:tcPr>
          <w:p w14:paraId="7DFB33F7"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电话</w:t>
            </w:r>
          </w:p>
        </w:tc>
        <w:tc>
          <w:tcPr>
            <w:tcW w:w="1187" w:type="dxa"/>
            <w:gridSpan w:val="4"/>
            <w:tcBorders>
              <w:left w:val="single" w:sz="4" w:space="0" w:color="auto"/>
              <w:bottom w:val="single" w:sz="4" w:space="0" w:color="auto"/>
              <w:right w:val="single" w:sz="4" w:space="0" w:color="auto"/>
            </w:tcBorders>
            <w:vAlign w:val="center"/>
          </w:tcPr>
          <w:p w14:paraId="2905792D" w14:textId="77777777" w:rsidR="00DD6931" w:rsidRDefault="00350AE2">
            <w:pPr>
              <w:adjustRightInd w:val="0"/>
              <w:snapToGrid w:val="0"/>
              <w:spacing w:beforeLines="15" w:before="36" w:line="240" w:lineRule="atLeast"/>
              <w:jc w:val="left"/>
              <w:rPr>
                <w:rFonts w:eastAsia="仿宋_GB2312"/>
                <w:szCs w:val="21"/>
              </w:rPr>
            </w:pPr>
            <w:r>
              <w:rPr>
                <w:rFonts w:eastAsia="仿宋_GB2312"/>
                <w:szCs w:val="21"/>
              </w:rPr>
              <w:t>0755-26925370</w:t>
            </w:r>
          </w:p>
        </w:tc>
        <w:tc>
          <w:tcPr>
            <w:tcW w:w="742" w:type="dxa"/>
            <w:gridSpan w:val="3"/>
            <w:tcBorders>
              <w:left w:val="single" w:sz="4" w:space="0" w:color="auto"/>
              <w:bottom w:val="single" w:sz="4" w:space="0" w:color="auto"/>
              <w:right w:val="single" w:sz="4" w:space="0" w:color="auto"/>
            </w:tcBorders>
            <w:vAlign w:val="center"/>
          </w:tcPr>
          <w:p w14:paraId="5206834C"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手机</w:t>
            </w:r>
          </w:p>
        </w:tc>
        <w:tc>
          <w:tcPr>
            <w:tcW w:w="1730" w:type="dxa"/>
            <w:gridSpan w:val="3"/>
            <w:tcBorders>
              <w:top w:val="single" w:sz="4" w:space="0" w:color="auto"/>
              <w:left w:val="single" w:sz="4" w:space="0" w:color="auto"/>
              <w:bottom w:val="single" w:sz="4" w:space="0" w:color="auto"/>
              <w:right w:val="single" w:sz="4" w:space="0" w:color="auto"/>
            </w:tcBorders>
            <w:vAlign w:val="center"/>
          </w:tcPr>
          <w:p w14:paraId="5EE7CD2E" w14:textId="77777777" w:rsidR="00DD6931" w:rsidRDefault="00350AE2">
            <w:pPr>
              <w:adjustRightInd w:val="0"/>
              <w:snapToGrid w:val="0"/>
              <w:spacing w:beforeLines="15" w:before="36" w:line="240" w:lineRule="atLeast"/>
              <w:jc w:val="left"/>
              <w:rPr>
                <w:rFonts w:eastAsia="仿宋_GB2312"/>
                <w:szCs w:val="21"/>
              </w:rPr>
            </w:pPr>
            <w:r>
              <w:rPr>
                <w:rFonts w:eastAsia="仿宋_GB2312"/>
                <w:szCs w:val="21"/>
              </w:rPr>
              <w:t>13538086006</w:t>
            </w:r>
          </w:p>
        </w:tc>
        <w:tc>
          <w:tcPr>
            <w:tcW w:w="4098" w:type="dxa"/>
            <w:gridSpan w:val="7"/>
            <w:tcBorders>
              <w:top w:val="single" w:sz="4" w:space="0" w:color="auto"/>
              <w:left w:val="single" w:sz="2" w:space="0" w:color="auto"/>
              <w:bottom w:val="single" w:sz="4" w:space="0" w:color="auto"/>
              <w:right w:val="single" w:sz="12" w:space="0" w:color="auto"/>
            </w:tcBorders>
            <w:vAlign w:val="center"/>
          </w:tcPr>
          <w:p w14:paraId="7DB73DFE" w14:textId="77777777" w:rsidR="00DD6931" w:rsidRDefault="00DD6931">
            <w:pPr>
              <w:adjustRightInd w:val="0"/>
              <w:snapToGrid w:val="0"/>
              <w:spacing w:beforeLines="15" w:before="36" w:line="240" w:lineRule="atLeast"/>
              <w:jc w:val="left"/>
              <w:rPr>
                <w:rFonts w:eastAsia="仿宋_GB2312"/>
                <w:szCs w:val="21"/>
              </w:rPr>
            </w:pPr>
          </w:p>
        </w:tc>
      </w:tr>
      <w:tr w:rsidR="00DD6931" w14:paraId="24580402" w14:textId="77777777">
        <w:trPr>
          <w:cantSplit/>
          <w:trHeight w:val="369"/>
          <w:jc w:val="center"/>
        </w:trPr>
        <w:tc>
          <w:tcPr>
            <w:tcW w:w="407" w:type="dxa"/>
            <w:vMerge/>
            <w:tcBorders>
              <w:left w:val="single" w:sz="12" w:space="0" w:color="auto"/>
              <w:bottom w:val="single" w:sz="18" w:space="0" w:color="auto"/>
              <w:right w:val="single" w:sz="4" w:space="0" w:color="auto"/>
            </w:tcBorders>
            <w:vAlign w:val="center"/>
          </w:tcPr>
          <w:p w14:paraId="0D8CD62E" w14:textId="77777777" w:rsidR="00DD6931" w:rsidRDefault="00DD6931">
            <w:pPr>
              <w:adjustRightInd w:val="0"/>
              <w:snapToGrid w:val="0"/>
              <w:spacing w:beforeLines="15" w:before="36" w:line="240" w:lineRule="atLeast"/>
              <w:rPr>
                <w:rFonts w:eastAsia="仿宋_GB2312"/>
                <w:w w:val="80"/>
                <w:szCs w:val="21"/>
              </w:rPr>
            </w:pPr>
          </w:p>
        </w:tc>
        <w:tc>
          <w:tcPr>
            <w:tcW w:w="417" w:type="dxa"/>
            <w:vMerge w:val="restart"/>
            <w:tcBorders>
              <w:top w:val="single" w:sz="4" w:space="0" w:color="auto"/>
              <w:left w:val="single" w:sz="4" w:space="0" w:color="auto"/>
              <w:right w:val="single" w:sz="4" w:space="0" w:color="auto"/>
            </w:tcBorders>
            <w:vAlign w:val="center"/>
          </w:tcPr>
          <w:p w14:paraId="6F016ADD"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其他主要成员</w:t>
            </w: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246D9D6B"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姓名</w:t>
            </w:r>
          </w:p>
        </w:tc>
        <w:tc>
          <w:tcPr>
            <w:tcW w:w="664" w:type="dxa"/>
            <w:gridSpan w:val="3"/>
            <w:tcBorders>
              <w:top w:val="single" w:sz="4" w:space="0" w:color="auto"/>
              <w:left w:val="single" w:sz="4" w:space="0" w:color="auto"/>
              <w:right w:val="single" w:sz="4" w:space="0" w:color="auto"/>
            </w:tcBorders>
            <w:vAlign w:val="center"/>
          </w:tcPr>
          <w:p w14:paraId="1C3CD289"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性别</w:t>
            </w:r>
          </w:p>
        </w:tc>
        <w:tc>
          <w:tcPr>
            <w:tcW w:w="2995" w:type="dxa"/>
            <w:gridSpan w:val="7"/>
            <w:tcBorders>
              <w:top w:val="single" w:sz="4" w:space="0" w:color="auto"/>
              <w:left w:val="single" w:sz="4" w:space="0" w:color="auto"/>
              <w:right w:val="single" w:sz="4" w:space="0" w:color="auto"/>
            </w:tcBorders>
            <w:vAlign w:val="center"/>
          </w:tcPr>
          <w:p w14:paraId="6465A23E"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工作单位</w:t>
            </w:r>
          </w:p>
        </w:tc>
        <w:tc>
          <w:tcPr>
            <w:tcW w:w="2430" w:type="dxa"/>
            <w:gridSpan w:val="5"/>
            <w:tcBorders>
              <w:top w:val="single" w:sz="4" w:space="0" w:color="auto"/>
              <w:left w:val="single" w:sz="4" w:space="0" w:color="auto"/>
              <w:bottom w:val="single" w:sz="4" w:space="0" w:color="auto"/>
              <w:right w:val="single" w:sz="4" w:space="0" w:color="auto"/>
            </w:tcBorders>
            <w:vAlign w:val="center"/>
          </w:tcPr>
          <w:p w14:paraId="2A0E0183"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证件号码</w:t>
            </w:r>
          </w:p>
        </w:tc>
        <w:tc>
          <w:tcPr>
            <w:tcW w:w="972" w:type="dxa"/>
            <w:tcBorders>
              <w:top w:val="single" w:sz="4" w:space="0" w:color="auto"/>
              <w:left w:val="single" w:sz="4" w:space="0" w:color="auto"/>
              <w:bottom w:val="single" w:sz="4" w:space="0" w:color="auto"/>
              <w:right w:val="single" w:sz="4" w:space="0" w:color="auto"/>
            </w:tcBorders>
            <w:vAlign w:val="center"/>
          </w:tcPr>
          <w:p w14:paraId="765CC206"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学位</w:t>
            </w:r>
          </w:p>
        </w:tc>
        <w:tc>
          <w:tcPr>
            <w:tcW w:w="696" w:type="dxa"/>
            <w:tcBorders>
              <w:top w:val="single" w:sz="4" w:space="0" w:color="auto"/>
              <w:left w:val="single" w:sz="4" w:space="0" w:color="auto"/>
              <w:bottom w:val="single" w:sz="4" w:space="0" w:color="auto"/>
              <w:right w:val="single" w:sz="12" w:space="0" w:color="auto"/>
            </w:tcBorders>
            <w:vAlign w:val="center"/>
          </w:tcPr>
          <w:p w14:paraId="5F8C4C4D"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职称</w:t>
            </w:r>
          </w:p>
        </w:tc>
      </w:tr>
      <w:tr w:rsidR="00DD6931" w14:paraId="2EFE77DD" w14:textId="77777777">
        <w:trPr>
          <w:cantSplit/>
          <w:trHeight w:val="369"/>
          <w:jc w:val="center"/>
        </w:trPr>
        <w:tc>
          <w:tcPr>
            <w:tcW w:w="407" w:type="dxa"/>
            <w:vMerge/>
            <w:tcBorders>
              <w:left w:val="single" w:sz="12" w:space="0" w:color="auto"/>
              <w:bottom w:val="single" w:sz="18" w:space="0" w:color="auto"/>
              <w:right w:val="single" w:sz="4" w:space="0" w:color="auto"/>
            </w:tcBorders>
            <w:vAlign w:val="center"/>
          </w:tcPr>
          <w:p w14:paraId="5F9E98FE" w14:textId="77777777" w:rsidR="00DD6931" w:rsidRDefault="00DD6931">
            <w:pPr>
              <w:adjustRightInd w:val="0"/>
              <w:snapToGrid w:val="0"/>
              <w:spacing w:beforeLines="15" w:before="36" w:line="240" w:lineRule="atLeast"/>
              <w:jc w:val="center"/>
              <w:rPr>
                <w:rFonts w:eastAsia="仿宋_GB2312"/>
                <w:w w:val="80"/>
                <w:szCs w:val="21"/>
              </w:rPr>
            </w:pPr>
          </w:p>
        </w:tc>
        <w:tc>
          <w:tcPr>
            <w:tcW w:w="417" w:type="dxa"/>
            <w:vMerge/>
            <w:tcBorders>
              <w:left w:val="single" w:sz="4" w:space="0" w:color="auto"/>
              <w:right w:val="single" w:sz="4" w:space="0" w:color="auto"/>
            </w:tcBorders>
            <w:vAlign w:val="center"/>
          </w:tcPr>
          <w:p w14:paraId="62602110" w14:textId="77777777" w:rsidR="00DD6931" w:rsidRDefault="00DD6931">
            <w:pPr>
              <w:adjustRightInd w:val="0"/>
              <w:snapToGrid w:val="0"/>
              <w:spacing w:beforeLines="15" w:before="36" w:line="240" w:lineRule="atLeast"/>
              <w:jc w:val="center"/>
              <w:rPr>
                <w:rFonts w:eastAsia="仿宋_GB2312"/>
                <w:szCs w:val="21"/>
              </w:rPr>
            </w:pPr>
          </w:p>
        </w:tc>
        <w:tc>
          <w:tcPr>
            <w:tcW w:w="1275" w:type="dxa"/>
            <w:gridSpan w:val="2"/>
            <w:tcBorders>
              <w:left w:val="single" w:sz="4" w:space="0" w:color="auto"/>
              <w:bottom w:val="single" w:sz="4" w:space="0" w:color="auto"/>
              <w:right w:val="single" w:sz="4" w:space="0" w:color="auto"/>
            </w:tcBorders>
            <w:vAlign w:val="center"/>
          </w:tcPr>
          <w:p w14:paraId="1CE14605"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魏轩</w:t>
            </w:r>
          </w:p>
        </w:tc>
        <w:tc>
          <w:tcPr>
            <w:tcW w:w="664" w:type="dxa"/>
            <w:gridSpan w:val="3"/>
            <w:tcBorders>
              <w:left w:val="single" w:sz="4" w:space="0" w:color="auto"/>
              <w:right w:val="single" w:sz="4" w:space="0" w:color="auto"/>
            </w:tcBorders>
            <w:vAlign w:val="center"/>
          </w:tcPr>
          <w:p w14:paraId="0947F42E"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男</w:t>
            </w:r>
          </w:p>
        </w:tc>
        <w:tc>
          <w:tcPr>
            <w:tcW w:w="2995" w:type="dxa"/>
            <w:gridSpan w:val="7"/>
            <w:tcBorders>
              <w:left w:val="single" w:sz="4" w:space="0" w:color="auto"/>
              <w:right w:val="single" w:sz="4" w:space="0" w:color="auto"/>
            </w:tcBorders>
            <w:vAlign w:val="center"/>
          </w:tcPr>
          <w:p w14:paraId="286F2B54" w14:textId="77777777" w:rsidR="00DD6931" w:rsidRDefault="00350AE2">
            <w:pPr>
              <w:adjustRightInd w:val="0"/>
              <w:snapToGrid w:val="0"/>
              <w:spacing w:beforeLines="15" w:before="36" w:line="240" w:lineRule="atLeast"/>
              <w:jc w:val="center"/>
              <w:rPr>
                <w:rFonts w:eastAsia="仿宋_GB2312"/>
                <w:szCs w:val="18"/>
              </w:rPr>
            </w:pPr>
            <w:r>
              <w:rPr>
                <w:rFonts w:ascii="仿宋_GB2312" w:eastAsia="仿宋_GB2312" w:hint="eastAsia"/>
                <w:szCs w:val="21"/>
              </w:rPr>
              <w:t>天津宇翼开鸿智能科技有限公司</w:t>
            </w:r>
          </w:p>
        </w:tc>
        <w:tc>
          <w:tcPr>
            <w:tcW w:w="2430" w:type="dxa"/>
            <w:gridSpan w:val="5"/>
            <w:tcBorders>
              <w:left w:val="single" w:sz="4" w:space="0" w:color="auto"/>
              <w:bottom w:val="single" w:sz="4" w:space="0" w:color="auto"/>
              <w:right w:val="single" w:sz="4" w:space="0" w:color="auto"/>
            </w:tcBorders>
            <w:vAlign w:val="center"/>
          </w:tcPr>
          <w:p w14:paraId="4BDE0C35"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372523197902190018</w:t>
            </w:r>
          </w:p>
        </w:tc>
        <w:tc>
          <w:tcPr>
            <w:tcW w:w="972" w:type="dxa"/>
            <w:tcBorders>
              <w:left w:val="single" w:sz="4" w:space="0" w:color="auto"/>
              <w:bottom w:val="single" w:sz="4" w:space="0" w:color="auto"/>
              <w:right w:val="single" w:sz="4" w:space="0" w:color="auto"/>
            </w:tcBorders>
            <w:vAlign w:val="center"/>
          </w:tcPr>
          <w:p w14:paraId="20872D2A"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本科</w:t>
            </w:r>
          </w:p>
        </w:tc>
        <w:tc>
          <w:tcPr>
            <w:tcW w:w="696" w:type="dxa"/>
            <w:tcBorders>
              <w:left w:val="single" w:sz="4" w:space="0" w:color="auto"/>
              <w:bottom w:val="single" w:sz="4" w:space="0" w:color="auto"/>
              <w:right w:val="single" w:sz="12" w:space="0" w:color="auto"/>
            </w:tcBorders>
            <w:vAlign w:val="center"/>
          </w:tcPr>
          <w:p w14:paraId="7CDC6AE9" w14:textId="77777777" w:rsidR="00DD6931" w:rsidRDefault="00DD6931">
            <w:pPr>
              <w:adjustRightInd w:val="0"/>
              <w:snapToGrid w:val="0"/>
              <w:spacing w:beforeLines="15" w:before="36" w:line="240" w:lineRule="atLeast"/>
              <w:jc w:val="center"/>
              <w:rPr>
                <w:rFonts w:eastAsia="仿宋_GB2312"/>
                <w:szCs w:val="18"/>
              </w:rPr>
            </w:pPr>
          </w:p>
        </w:tc>
      </w:tr>
      <w:tr w:rsidR="00DD6931" w14:paraId="1027086E" w14:textId="77777777">
        <w:trPr>
          <w:cantSplit/>
          <w:trHeight w:val="369"/>
          <w:jc w:val="center"/>
        </w:trPr>
        <w:tc>
          <w:tcPr>
            <w:tcW w:w="407" w:type="dxa"/>
            <w:vMerge/>
            <w:tcBorders>
              <w:left w:val="single" w:sz="12" w:space="0" w:color="auto"/>
              <w:bottom w:val="single" w:sz="18" w:space="0" w:color="auto"/>
              <w:right w:val="single" w:sz="4" w:space="0" w:color="auto"/>
            </w:tcBorders>
            <w:vAlign w:val="center"/>
          </w:tcPr>
          <w:p w14:paraId="73491FA4" w14:textId="77777777" w:rsidR="00DD6931" w:rsidRDefault="00DD6931">
            <w:pPr>
              <w:adjustRightInd w:val="0"/>
              <w:snapToGrid w:val="0"/>
              <w:spacing w:beforeLines="15" w:before="36" w:line="240" w:lineRule="atLeast"/>
              <w:jc w:val="center"/>
              <w:rPr>
                <w:rFonts w:eastAsia="仿宋_GB2312"/>
                <w:w w:val="80"/>
                <w:szCs w:val="21"/>
              </w:rPr>
            </w:pPr>
          </w:p>
        </w:tc>
        <w:tc>
          <w:tcPr>
            <w:tcW w:w="417" w:type="dxa"/>
            <w:vMerge/>
            <w:tcBorders>
              <w:left w:val="single" w:sz="4" w:space="0" w:color="auto"/>
              <w:right w:val="single" w:sz="4" w:space="0" w:color="auto"/>
            </w:tcBorders>
            <w:vAlign w:val="center"/>
          </w:tcPr>
          <w:p w14:paraId="574FC5EC" w14:textId="77777777" w:rsidR="00DD6931" w:rsidRDefault="00DD6931">
            <w:pPr>
              <w:adjustRightInd w:val="0"/>
              <w:snapToGrid w:val="0"/>
              <w:spacing w:beforeLines="15" w:before="36" w:line="240" w:lineRule="atLeast"/>
              <w:jc w:val="center"/>
              <w:rPr>
                <w:rFonts w:eastAsia="仿宋_GB2312"/>
                <w:szCs w:val="21"/>
              </w:rPr>
            </w:pPr>
          </w:p>
        </w:tc>
        <w:tc>
          <w:tcPr>
            <w:tcW w:w="1275" w:type="dxa"/>
            <w:gridSpan w:val="2"/>
            <w:tcBorders>
              <w:left w:val="single" w:sz="4" w:space="0" w:color="auto"/>
              <w:bottom w:val="single" w:sz="4" w:space="0" w:color="auto"/>
              <w:right w:val="single" w:sz="4" w:space="0" w:color="auto"/>
            </w:tcBorders>
            <w:vAlign w:val="center"/>
          </w:tcPr>
          <w:p w14:paraId="2A68C594"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刘强强</w:t>
            </w:r>
          </w:p>
        </w:tc>
        <w:tc>
          <w:tcPr>
            <w:tcW w:w="664" w:type="dxa"/>
            <w:gridSpan w:val="3"/>
            <w:tcBorders>
              <w:left w:val="single" w:sz="4" w:space="0" w:color="auto"/>
              <w:right w:val="single" w:sz="4" w:space="0" w:color="auto"/>
            </w:tcBorders>
            <w:vAlign w:val="center"/>
          </w:tcPr>
          <w:p w14:paraId="10708640"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男</w:t>
            </w:r>
          </w:p>
        </w:tc>
        <w:tc>
          <w:tcPr>
            <w:tcW w:w="2995" w:type="dxa"/>
            <w:gridSpan w:val="7"/>
            <w:tcBorders>
              <w:left w:val="single" w:sz="4" w:space="0" w:color="auto"/>
              <w:right w:val="single" w:sz="4" w:space="0" w:color="auto"/>
            </w:tcBorders>
            <w:vAlign w:val="center"/>
          </w:tcPr>
          <w:p w14:paraId="47DB03AA" w14:textId="77777777" w:rsidR="00DD6931" w:rsidRDefault="00350AE2">
            <w:pPr>
              <w:adjustRightInd w:val="0"/>
              <w:snapToGrid w:val="0"/>
              <w:spacing w:beforeLines="15" w:before="36" w:line="240" w:lineRule="atLeast"/>
              <w:jc w:val="center"/>
              <w:rPr>
                <w:rFonts w:eastAsia="仿宋_GB2312"/>
                <w:szCs w:val="18"/>
              </w:rPr>
            </w:pPr>
            <w:r>
              <w:rPr>
                <w:rFonts w:ascii="仿宋_GB2312" w:eastAsia="仿宋_GB2312" w:hint="eastAsia"/>
                <w:szCs w:val="21"/>
              </w:rPr>
              <w:t>天津宇翼开鸿智能科技有限公司</w:t>
            </w:r>
          </w:p>
        </w:tc>
        <w:tc>
          <w:tcPr>
            <w:tcW w:w="2430" w:type="dxa"/>
            <w:gridSpan w:val="5"/>
            <w:tcBorders>
              <w:left w:val="single" w:sz="4" w:space="0" w:color="auto"/>
              <w:bottom w:val="single" w:sz="4" w:space="0" w:color="auto"/>
              <w:right w:val="single" w:sz="4" w:space="0" w:color="auto"/>
            </w:tcBorders>
            <w:vAlign w:val="center"/>
          </w:tcPr>
          <w:p w14:paraId="3828765D"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371422198902171919</w:t>
            </w:r>
          </w:p>
        </w:tc>
        <w:tc>
          <w:tcPr>
            <w:tcW w:w="972" w:type="dxa"/>
            <w:tcBorders>
              <w:left w:val="single" w:sz="4" w:space="0" w:color="auto"/>
              <w:bottom w:val="single" w:sz="4" w:space="0" w:color="auto"/>
              <w:right w:val="single" w:sz="4" w:space="0" w:color="auto"/>
            </w:tcBorders>
            <w:vAlign w:val="center"/>
          </w:tcPr>
          <w:p w14:paraId="03518CF4"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本科</w:t>
            </w:r>
          </w:p>
        </w:tc>
        <w:tc>
          <w:tcPr>
            <w:tcW w:w="696" w:type="dxa"/>
            <w:tcBorders>
              <w:left w:val="single" w:sz="4" w:space="0" w:color="auto"/>
              <w:bottom w:val="single" w:sz="4" w:space="0" w:color="auto"/>
              <w:right w:val="single" w:sz="12" w:space="0" w:color="auto"/>
            </w:tcBorders>
            <w:vAlign w:val="center"/>
          </w:tcPr>
          <w:p w14:paraId="6A9924D6" w14:textId="77777777" w:rsidR="00DD6931" w:rsidRDefault="00DD6931">
            <w:pPr>
              <w:adjustRightInd w:val="0"/>
              <w:snapToGrid w:val="0"/>
              <w:spacing w:beforeLines="15" w:before="36" w:line="240" w:lineRule="atLeast"/>
              <w:jc w:val="center"/>
              <w:rPr>
                <w:rFonts w:eastAsia="仿宋_GB2312"/>
                <w:szCs w:val="18"/>
              </w:rPr>
            </w:pPr>
          </w:p>
        </w:tc>
      </w:tr>
      <w:tr w:rsidR="00DD6931" w14:paraId="4FC88377" w14:textId="77777777">
        <w:trPr>
          <w:cantSplit/>
          <w:trHeight w:val="369"/>
          <w:jc w:val="center"/>
        </w:trPr>
        <w:tc>
          <w:tcPr>
            <w:tcW w:w="407" w:type="dxa"/>
            <w:vMerge/>
            <w:tcBorders>
              <w:left w:val="single" w:sz="12" w:space="0" w:color="auto"/>
              <w:bottom w:val="single" w:sz="18" w:space="0" w:color="auto"/>
              <w:right w:val="single" w:sz="4" w:space="0" w:color="auto"/>
            </w:tcBorders>
            <w:vAlign w:val="center"/>
          </w:tcPr>
          <w:p w14:paraId="447B108B" w14:textId="77777777" w:rsidR="00DD6931" w:rsidRDefault="00DD6931">
            <w:pPr>
              <w:adjustRightInd w:val="0"/>
              <w:snapToGrid w:val="0"/>
              <w:spacing w:beforeLines="15" w:before="36" w:line="240" w:lineRule="atLeast"/>
              <w:jc w:val="center"/>
              <w:rPr>
                <w:rFonts w:eastAsia="仿宋_GB2312"/>
                <w:w w:val="80"/>
                <w:szCs w:val="21"/>
              </w:rPr>
            </w:pPr>
          </w:p>
        </w:tc>
        <w:tc>
          <w:tcPr>
            <w:tcW w:w="417" w:type="dxa"/>
            <w:vMerge/>
            <w:tcBorders>
              <w:left w:val="single" w:sz="4" w:space="0" w:color="auto"/>
              <w:right w:val="single" w:sz="4" w:space="0" w:color="auto"/>
            </w:tcBorders>
            <w:vAlign w:val="center"/>
          </w:tcPr>
          <w:p w14:paraId="40368142" w14:textId="77777777" w:rsidR="00DD6931" w:rsidRDefault="00DD6931">
            <w:pPr>
              <w:adjustRightInd w:val="0"/>
              <w:snapToGrid w:val="0"/>
              <w:spacing w:beforeLines="15" w:before="36" w:line="240" w:lineRule="atLeast"/>
              <w:jc w:val="center"/>
              <w:rPr>
                <w:rFonts w:eastAsia="仿宋_GB2312"/>
                <w:szCs w:val="21"/>
              </w:rPr>
            </w:pPr>
          </w:p>
        </w:tc>
        <w:tc>
          <w:tcPr>
            <w:tcW w:w="1275" w:type="dxa"/>
            <w:gridSpan w:val="2"/>
            <w:tcBorders>
              <w:left w:val="single" w:sz="4" w:space="0" w:color="auto"/>
              <w:bottom w:val="single" w:sz="4" w:space="0" w:color="auto"/>
              <w:right w:val="single" w:sz="4" w:space="0" w:color="auto"/>
            </w:tcBorders>
            <w:vAlign w:val="center"/>
          </w:tcPr>
          <w:p w14:paraId="060995E0" w14:textId="77777777" w:rsidR="00DD6931" w:rsidRDefault="00350AE2">
            <w:pPr>
              <w:adjustRightInd w:val="0"/>
              <w:snapToGrid w:val="0"/>
              <w:spacing w:beforeLines="15" w:before="36" w:line="240" w:lineRule="atLeast"/>
              <w:jc w:val="center"/>
              <w:rPr>
                <w:rFonts w:eastAsia="仿宋_GB2312"/>
                <w:szCs w:val="18"/>
                <w:lang w:eastAsia="zh-Hans"/>
              </w:rPr>
            </w:pPr>
            <w:r>
              <w:rPr>
                <w:rFonts w:eastAsia="仿宋_GB2312" w:hint="eastAsia"/>
                <w:szCs w:val="18"/>
                <w:lang w:eastAsia="zh-Hans"/>
              </w:rPr>
              <w:t>张丹林</w:t>
            </w:r>
          </w:p>
        </w:tc>
        <w:tc>
          <w:tcPr>
            <w:tcW w:w="664" w:type="dxa"/>
            <w:gridSpan w:val="3"/>
            <w:tcBorders>
              <w:left w:val="single" w:sz="4" w:space="0" w:color="auto"/>
              <w:right w:val="single" w:sz="4" w:space="0" w:color="auto"/>
            </w:tcBorders>
            <w:vAlign w:val="center"/>
          </w:tcPr>
          <w:p w14:paraId="38C75E22"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男</w:t>
            </w:r>
          </w:p>
        </w:tc>
        <w:tc>
          <w:tcPr>
            <w:tcW w:w="2995" w:type="dxa"/>
            <w:gridSpan w:val="7"/>
            <w:tcBorders>
              <w:left w:val="single" w:sz="4" w:space="0" w:color="auto"/>
              <w:right w:val="single" w:sz="4" w:space="0" w:color="auto"/>
            </w:tcBorders>
            <w:vAlign w:val="center"/>
          </w:tcPr>
          <w:p w14:paraId="53731B30" w14:textId="77777777" w:rsidR="00DD6931" w:rsidRDefault="00350AE2">
            <w:pPr>
              <w:adjustRightInd w:val="0"/>
              <w:snapToGrid w:val="0"/>
              <w:spacing w:beforeLines="15" w:before="36" w:line="240" w:lineRule="atLeast"/>
              <w:jc w:val="center"/>
              <w:rPr>
                <w:rFonts w:eastAsia="仿宋_GB2312"/>
                <w:szCs w:val="18"/>
              </w:rPr>
            </w:pPr>
            <w:r>
              <w:rPr>
                <w:rFonts w:ascii="仿宋_GB2312" w:eastAsia="仿宋_GB2312" w:hint="eastAsia"/>
                <w:szCs w:val="21"/>
              </w:rPr>
              <w:t>天津宇翼开鸿智能科技有限公司</w:t>
            </w:r>
          </w:p>
        </w:tc>
        <w:tc>
          <w:tcPr>
            <w:tcW w:w="2430" w:type="dxa"/>
            <w:gridSpan w:val="5"/>
            <w:tcBorders>
              <w:left w:val="single" w:sz="4" w:space="0" w:color="auto"/>
              <w:bottom w:val="single" w:sz="4" w:space="0" w:color="auto"/>
              <w:right w:val="single" w:sz="4" w:space="0" w:color="auto"/>
            </w:tcBorders>
            <w:vAlign w:val="center"/>
          </w:tcPr>
          <w:p w14:paraId="01E6DC4E"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130727199907070014</w:t>
            </w:r>
          </w:p>
        </w:tc>
        <w:tc>
          <w:tcPr>
            <w:tcW w:w="972" w:type="dxa"/>
            <w:tcBorders>
              <w:left w:val="single" w:sz="4" w:space="0" w:color="auto"/>
              <w:bottom w:val="single" w:sz="4" w:space="0" w:color="auto"/>
              <w:right w:val="single" w:sz="4" w:space="0" w:color="auto"/>
            </w:tcBorders>
            <w:vAlign w:val="center"/>
          </w:tcPr>
          <w:p w14:paraId="109E43FA" w14:textId="77777777" w:rsidR="00DD6931" w:rsidRDefault="00350AE2">
            <w:pPr>
              <w:adjustRightInd w:val="0"/>
              <w:snapToGrid w:val="0"/>
              <w:spacing w:beforeLines="15" w:before="36" w:line="240" w:lineRule="atLeast"/>
              <w:jc w:val="center"/>
              <w:rPr>
                <w:rFonts w:eastAsia="仿宋_GB2312"/>
                <w:szCs w:val="21"/>
                <w:lang w:eastAsia="zh-Hans"/>
              </w:rPr>
            </w:pPr>
            <w:r>
              <w:rPr>
                <w:rFonts w:eastAsia="仿宋_GB2312" w:hint="eastAsia"/>
                <w:szCs w:val="21"/>
                <w:lang w:eastAsia="zh-Hans"/>
              </w:rPr>
              <w:t>本科</w:t>
            </w:r>
          </w:p>
        </w:tc>
        <w:tc>
          <w:tcPr>
            <w:tcW w:w="696" w:type="dxa"/>
            <w:tcBorders>
              <w:left w:val="single" w:sz="4" w:space="0" w:color="auto"/>
              <w:bottom w:val="single" w:sz="4" w:space="0" w:color="auto"/>
              <w:right w:val="single" w:sz="12" w:space="0" w:color="auto"/>
            </w:tcBorders>
            <w:vAlign w:val="center"/>
          </w:tcPr>
          <w:p w14:paraId="22A284AC" w14:textId="77777777" w:rsidR="00DD6931" w:rsidRDefault="00DD6931">
            <w:pPr>
              <w:adjustRightInd w:val="0"/>
              <w:snapToGrid w:val="0"/>
              <w:spacing w:beforeLines="15" w:before="36" w:line="240" w:lineRule="atLeast"/>
              <w:jc w:val="center"/>
              <w:rPr>
                <w:rFonts w:eastAsia="仿宋_GB2312"/>
                <w:szCs w:val="18"/>
              </w:rPr>
            </w:pPr>
          </w:p>
        </w:tc>
      </w:tr>
      <w:tr w:rsidR="00DD6931" w14:paraId="18289525" w14:textId="77777777">
        <w:trPr>
          <w:cantSplit/>
          <w:trHeight w:val="393"/>
          <w:jc w:val="center"/>
        </w:trPr>
        <w:tc>
          <w:tcPr>
            <w:tcW w:w="407" w:type="dxa"/>
            <w:vMerge/>
            <w:tcBorders>
              <w:left w:val="single" w:sz="12" w:space="0" w:color="auto"/>
              <w:bottom w:val="single" w:sz="18" w:space="0" w:color="auto"/>
              <w:right w:val="single" w:sz="4" w:space="0" w:color="auto"/>
            </w:tcBorders>
            <w:vAlign w:val="center"/>
          </w:tcPr>
          <w:p w14:paraId="5A6842EC" w14:textId="77777777" w:rsidR="00DD6931" w:rsidRDefault="00DD6931">
            <w:pPr>
              <w:adjustRightInd w:val="0"/>
              <w:snapToGrid w:val="0"/>
              <w:spacing w:beforeLines="15" w:before="36" w:line="240" w:lineRule="atLeast"/>
              <w:jc w:val="center"/>
              <w:rPr>
                <w:rFonts w:eastAsia="仿宋_GB2312"/>
                <w:w w:val="80"/>
                <w:szCs w:val="21"/>
              </w:rPr>
            </w:pPr>
          </w:p>
        </w:tc>
        <w:tc>
          <w:tcPr>
            <w:tcW w:w="417" w:type="dxa"/>
            <w:vMerge/>
            <w:tcBorders>
              <w:left w:val="single" w:sz="4" w:space="0" w:color="auto"/>
              <w:right w:val="single" w:sz="4" w:space="0" w:color="auto"/>
            </w:tcBorders>
            <w:vAlign w:val="center"/>
          </w:tcPr>
          <w:p w14:paraId="6CDC37A4" w14:textId="77777777" w:rsidR="00DD6931" w:rsidRDefault="00DD6931">
            <w:pPr>
              <w:adjustRightInd w:val="0"/>
              <w:snapToGrid w:val="0"/>
              <w:spacing w:beforeLines="15" w:before="36" w:line="240" w:lineRule="atLeast"/>
              <w:jc w:val="center"/>
              <w:rPr>
                <w:rFonts w:eastAsia="仿宋_GB2312"/>
                <w:szCs w:val="21"/>
              </w:rPr>
            </w:pPr>
          </w:p>
        </w:tc>
        <w:tc>
          <w:tcPr>
            <w:tcW w:w="1275" w:type="dxa"/>
            <w:gridSpan w:val="2"/>
            <w:tcBorders>
              <w:left w:val="single" w:sz="4" w:space="0" w:color="auto"/>
              <w:bottom w:val="single" w:sz="4" w:space="0" w:color="auto"/>
              <w:right w:val="single" w:sz="4" w:space="0" w:color="auto"/>
            </w:tcBorders>
            <w:vAlign w:val="center"/>
          </w:tcPr>
          <w:p w14:paraId="574F7B99" w14:textId="77777777" w:rsidR="00DD6931" w:rsidRDefault="00350AE2">
            <w:pPr>
              <w:adjustRightInd w:val="0"/>
              <w:snapToGrid w:val="0"/>
              <w:spacing w:beforeLines="15" w:before="36" w:line="240" w:lineRule="atLeast"/>
              <w:jc w:val="center"/>
              <w:rPr>
                <w:rFonts w:eastAsia="仿宋_GB2312"/>
                <w:szCs w:val="18"/>
                <w:lang w:eastAsia="zh-Hans"/>
              </w:rPr>
            </w:pPr>
            <w:r>
              <w:rPr>
                <w:rFonts w:eastAsia="仿宋_GB2312" w:hint="eastAsia"/>
                <w:szCs w:val="18"/>
                <w:lang w:eastAsia="zh-Hans"/>
              </w:rPr>
              <w:t>王军</w:t>
            </w:r>
          </w:p>
        </w:tc>
        <w:tc>
          <w:tcPr>
            <w:tcW w:w="664" w:type="dxa"/>
            <w:gridSpan w:val="3"/>
            <w:tcBorders>
              <w:left w:val="single" w:sz="4" w:space="0" w:color="auto"/>
              <w:right w:val="single" w:sz="4" w:space="0" w:color="auto"/>
            </w:tcBorders>
            <w:vAlign w:val="center"/>
          </w:tcPr>
          <w:p w14:paraId="1F458183" w14:textId="77777777" w:rsidR="00DD6931" w:rsidRDefault="00350AE2">
            <w:pPr>
              <w:adjustRightInd w:val="0"/>
              <w:snapToGrid w:val="0"/>
              <w:spacing w:beforeLines="15" w:before="36" w:line="240" w:lineRule="atLeast"/>
              <w:jc w:val="center"/>
              <w:rPr>
                <w:rFonts w:eastAsia="仿宋_GB2312"/>
                <w:szCs w:val="18"/>
              </w:rPr>
            </w:pPr>
            <w:ins w:id="0" w:author="luo" w:date="2023-10-27T14:50:00Z">
              <w:r>
                <w:rPr>
                  <w:rFonts w:eastAsia="仿宋_GB2312" w:hint="eastAsia"/>
                  <w:szCs w:val="18"/>
                </w:rPr>
                <w:t>男</w:t>
              </w:r>
            </w:ins>
          </w:p>
        </w:tc>
        <w:tc>
          <w:tcPr>
            <w:tcW w:w="2995" w:type="dxa"/>
            <w:gridSpan w:val="7"/>
            <w:tcBorders>
              <w:left w:val="single" w:sz="4" w:space="0" w:color="auto"/>
              <w:right w:val="single" w:sz="4" w:space="0" w:color="auto"/>
            </w:tcBorders>
            <w:vAlign w:val="center"/>
          </w:tcPr>
          <w:p w14:paraId="48864BC4"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天津大学</w:t>
            </w:r>
          </w:p>
        </w:tc>
        <w:tc>
          <w:tcPr>
            <w:tcW w:w="2430" w:type="dxa"/>
            <w:gridSpan w:val="5"/>
            <w:tcBorders>
              <w:left w:val="single" w:sz="4" w:space="0" w:color="auto"/>
              <w:bottom w:val="single" w:sz="4" w:space="0" w:color="auto"/>
              <w:right w:val="single" w:sz="4" w:space="0" w:color="auto"/>
            </w:tcBorders>
            <w:vAlign w:val="center"/>
          </w:tcPr>
          <w:p w14:paraId="63157B7D"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370682198009166216</w:t>
            </w:r>
          </w:p>
        </w:tc>
        <w:tc>
          <w:tcPr>
            <w:tcW w:w="972" w:type="dxa"/>
            <w:tcBorders>
              <w:left w:val="single" w:sz="4" w:space="0" w:color="auto"/>
              <w:bottom w:val="single" w:sz="4" w:space="0" w:color="auto"/>
              <w:right w:val="single" w:sz="4" w:space="0" w:color="auto"/>
            </w:tcBorders>
            <w:vAlign w:val="center"/>
          </w:tcPr>
          <w:p w14:paraId="4A2F49B8" w14:textId="77777777" w:rsidR="00DD6931" w:rsidRDefault="00350AE2">
            <w:pPr>
              <w:adjustRightInd w:val="0"/>
              <w:snapToGrid w:val="0"/>
              <w:spacing w:beforeLines="15" w:before="36" w:line="240" w:lineRule="atLeast"/>
              <w:jc w:val="center"/>
              <w:rPr>
                <w:rFonts w:eastAsia="仿宋_GB2312"/>
                <w:szCs w:val="21"/>
                <w:lang w:eastAsia="zh-Hans"/>
              </w:rPr>
            </w:pPr>
            <w:r>
              <w:rPr>
                <w:rFonts w:eastAsia="仿宋_GB2312" w:hint="eastAsia"/>
                <w:szCs w:val="21"/>
                <w:lang w:eastAsia="zh-Hans"/>
              </w:rPr>
              <w:t>硕士研究生</w:t>
            </w:r>
          </w:p>
        </w:tc>
        <w:tc>
          <w:tcPr>
            <w:tcW w:w="696" w:type="dxa"/>
            <w:tcBorders>
              <w:left w:val="single" w:sz="4" w:space="0" w:color="auto"/>
              <w:bottom w:val="single" w:sz="4" w:space="0" w:color="auto"/>
              <w:right w:val="single" w:sz="12" w:space="0" w:color="auto"/>
            </w:tcBorders>
            <w:vAlign w:val="center"/>
          </w:tcPr>
          <w:p w14:paraId="132BF37C"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实验师</w:t>
            </w:r>
          </w:p>
        </w:tc>
      </w:tr>
      <w:tr w:rsidR="00DD6931" w14:paraId="35CAE0C3" w14:textId="77777777">
        <w:trPr>
          <w:cantSplit/>
          <w:trHeight w:val="393"/>
          <w:jc w:val="center"/>
        </w:trPr>
        <w:tc>
          <w:tcPr>
            <w:tcW w:w="407" w:type="dxa"/>
            <w:vMerge/>
            <w:tcBorders>
              <w:left w:val="single" w:sz="12" w:space="0" w:color="auto"/>
              <w:bottom w:val="single" w:sz="18" w:space="0" w:color="auto"/>
              <w:right w:val="single" w:sz="4" w:space="0" w:color="auto"/>
            </w:tcBorders>
            <w:vAlign w:val="center"/>
          </w:tcPr>
          <w:p w14:paraId="67EE6FA6" w14:textId="77777777" w:rsidR="00DD6931" w:rsidRDefault="00DD6931">
            <w:pPr>
              <w:adjustRightInd w:val="0"/>
              <w:snapToGrid w:val="0"/>
              <w:spacing w:beforeLines="15" w:before="36" w:line="240" w:lineRule="atLeast"/>
              <w:jc w:val="center"/>
              <w:rPr>
                <w:rFonts w:eastAsia="仿宋_GB2312"/>
                <w:w w:val="80"/>
                <w:szCs w:val="21"/>
              </w:rPr>
            </w:pPr>
          </w:p>
        </w:tc>
        <w:tc>
          <w:tcPr>
            <w:tcW w:w="417" w:type="dxa"/>
            <w:vMerge/>
            <w:tcBorders>
              <w:left w:val="single" w:sz="4" w:space="0" w:color="auto"/>
              <w:right w:val="single" w:sz="4" w:space="0" w:color="auto"/>
            </w:tcBorders>
            <w:vAlign w:val="center"/>
          </w:tcPr>
          <w:p w14:paraId="413E30E2" w14:textId="77777777" w:rsidR="00DD6931" w:rsidRDefault="00DD6931">
            <w:pPr>
              <w:adjustRightInd w:val="0"/>
              <w:snapToGrid w:val="0"/>
              <w:spacing w:beforeLines="15" w:before="36" w:line="240" w:lineRule="atLeast"/>
              <w:jc w:val="center"/>
              <w:rPr>
                <w:rFonts w:eastAsia="仿宋_GB2312"/>
                <w:szCs w:val="21"/>
              </w:rPr>
            </w:pPr>
          </w:p>
        </w:tc>
        <w:tc>
          <w:tcPr>
            <w:tcW w:w="1275" w:type="dxa"/>
            <w:gridSpan w:val="2"/>
            <w:tcBorders>
              <w:left w:val="single" w:sz="4" w:space="0" w:color="auto"/>
              <w:bottom w:val="single" w:sz="4" w:space="0" w:color="auto"/>
              <w:right w:val="single" w:sz="4" w:space="0" w:color="auto"/>
            </w:tcBorders>
            <w:vAlign w:val="center"/>
          </w:tcPr>
          <w:p w14:paraId="09E6386E"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刘森宏</w:t>
            </w:r>
          </w:p>
        </w:tc>
        <w:tc>
          <w:tcPr>
            <w:tcW w:w="664" w:type="dxa"/>
            <w:gridSpan w:val="3"/>
            <w:tcBorders>
              <w:left w:val="single" w:sz="4" w:space="0" w:color="auto"/>
              <w:right w:val="single" w:sz="4" w:space="0" w:color="auto"/>
            </w:tcBorders>
            <w:vAlign w:val="center"/>
          </w:tcPr>
          <w:p w14:paraId="600F7DC5"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男</w:t>
            </w:r>
          </w:p>
        </w:tc>
        <w:tc>
          <w:tcPr>
            <w:tcW w:w="2995" w:type="dxa"/>
            <w:gridSpan w:val="7"/>
            <w:tcBorders>
              <w:left w:val="single" w:sz="4" w:space="0" w:color="auto"/>
              <w:right w:val="single" w:sz="4" w:space="0" w:color="auto"/>
            </w:tcBorders>
            <w:vAlign w:val="center"/>
          </w:tcPr>
          <w:p w14:paraId="4D58D60B"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深圳大学计算机与软件学院</w:t>
            </w:r>
          </w:p>
        </w:tc>
        <w:tc>
          <w:tcPr>
            <w:tcW w:w="2430" w:type="dxa"/>
            <w:gridSpan w:val="5"/>
            <w:tcBorders>
              <w:left w:val="single" w:sz="4" w:space="0" w:color="auto"/>
              <w:bottom w:val="single" w:sz="4" w:space="0" w:color="auto"/>
              <w:right w:val="single" w:sz="4" w:space="0" w:color="auto"/>
            </w:tcBorders>
            <w:vAlign w:val="center"/>
          </w:tcPr>
          <w:p w14:paraId="641837EA" w14:textId="77777777" w:rsidR="00DD6931" w:rsidRDefault="00350AE2">
            <w:pPr>
              <w:adjustRightInd w:val="0"/>
              <w:snapToGrid w:val="0"/>
              <w:spacing w:beforeLines="15" w:before="36" w:line="240" w:lineRule="atLeast"/>
              <w:jc w:val="center"/>
              <w:rPr>
                <w:rFonts w:eastAsia="仿宋_GB2312"/>
                <w:szCs w:val="18"/>
              </w:rPr>
            </w:pPr>
            <w:r>
              <w:rPr>
                <w:rFonts w:eastAsia="仿宋_GB2312"/>
                <w:szCs w:val="21"/>
              </w:rPr>
              <w:t>441481199808201715</w:t>
            </w:r>
          </w:p>
        </w:tc>
        <w:tc>
          <w:tcPr>
            <w:tcW w:w="972" w:type="dxa"/>
            <w:tcBorders>
              <w:left w:val="single" w:sz="4" w:space="0" w:color="auto"/>
              <w:bottom w:val="single" w:sz="4" w:space="0" w:color="auto"/>
              <w:right w:val="single" w:sz="4" w:space="0" w:color="auto"/>
            </w:tcBorders>
            <w:vAlign w:val="center"/>
          </w:tcPr>
          <w:p w14:paraId="1025F6A2"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21"/>
              </w:rPr>
              <w:t>硕士研究生</w:t>
            </w:r>
          </w:p>
        </w:tc>
        <w:tc>
          <w:tcPr>
            <w:tcW w:w="696" w:type="dxa"/>
            <w:tcBorders>
              <w:left w:val="single" w:sz="4" w:space="0" w:color="auto"/>
              <w:bottom w:val="single" w:sz="4" w:space="0" w:color="auto"/>
              <w:right w:val="single" w:sz="12" w:space="0" w:color="auto"/>
            </w:tcBorders>
            <w:vAlign w:val="center"/>
          </w:tcPr>
          <w:p w14:paraId="1B736A8A"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研究生</w:t>
            </w:r>
          </w:p>
        </w:tc>
      </w:tr>
      <w:tr w:rsidR="00DD6931" w14:paraId="4F67BDC8" w14:textId="77777777">
        <w:trPr>
          <w:cantSplit/>
          <w:trHeight w:val="393"/>
          <w:jc w:val="center"/>
        </w:trPr>
        <w:tc>
          <w:tcPr>
            <w:tcW w:w="407" w:type="dxa"/>
            <w:vMerge/>
            <w:tcBorders>
              <w:left w:val="single" w:sz="12" w:space="0" w:color="auto"/>
              <w:bottom w:val="single" w:sz="18" w:space="0" w:color="auto"/>
              <w:right w:val="single" w:sz="4" w:space="0" w:color="auto"/>
            </w:tcBorders>
            <w:vAlign w:val="center"/>
          </w:tcPr>
          <w:p w14:paraId="431D6E42" w14:textId="77777777" w:rsidR="00DD6931" w:rsidRDefault="00DD6931">
            <w:pPr>
              <w:adjustRightInd w:val="0"/>
              <w:snapToGrid w:val="0"/>
              <w:spacing w:beforeLines="15" w:before="36" w:line="240" w:lineRule="atLeast"/>
              <w:jc w:val="center"/>
              <w:rPr>
                <w:rFonts w:eastAsia="仿宋_GB2312"/>
                <w:w w:val="80"/>
                <w:szCs w:val="21"/>
              </w:rPr>
            </w:pPr>
          </w:p>
        </w:tc>
        <w:tc>
          <w:tcPr>
            <w:tcW w:w="417" w:type="dxa"/>
            <w:tcBorders>
              <w:left w:val="single" w:sz="4" w:space="0" w:color="auto"/>
              <w:right w:val="single" w:sz="4" w:space="0" w:color="auto"/>
            </w:tcBorders>
            <w:vAlign w:val="center"/>
          </w:tcPr>
          <w:p w14:paraId="5B1BB683" w14:textId="77777777" w:rsidR="00DD6931" w:rsidRDefault="00DD6931">
            <w:pPr>
              <w:adjustRightInd w:val="0"/>
              <w:snapToGrid w:val="0"/>
              <w:spacing w:beforeLines="15" w:before="36" w:line="240" w:lineRule="atLeast"/>
              <w:jc w:val="center"/>
              <w:rPr>
                <w:rFonts w:eastAsia="仿宋_GB2312"/>
                <w:szCs w:val="21"/>
              </w:rPr>
            </w:pPr>
          </w:p>
        </w:tc>
        <w:tc>
          <w:tcPr>
            <w:tcW w:w="1275" w:type="dxa"/>
            <w:gridSpan w:val="2"/>
            <w:tcBorders>
              <w:left w:val="single" w:sz="4" w:space="0" w:color="auto"/>
              <w:bottom w:val="single" w:sz="4" w:space="0" w:color="auto"/>
              <w:right w:val="single" w:sz="4" w:space="0" w:color="auto"/>
            </w:tcBorders>
            <w:vAlign w:val="center"/>
          </w:tcPr>
          <w:p w14:paraId="5135A5F1"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黄进科</w:t>
            </w:r>
          </w:p>
        </w:tc>
        <w:tc>
          <w:tcPr>
            <w:tcW w:w="664" w:type="dxa"/>
            <w:gridSpan w:val="3"/>
            <w:tcBorders>
              <w:left w:val="single" w:sz="4" w:space="0" w:color="auto"/>
              <w:right w:val="single" w:sz="4" w:space="0" w:color="auto"/>
            </w:tcBorders>
            <w:vAlign w:val="center"/>
          </w:tcPr>
          <w:p w14:paraId="122BED0A"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男</w:t>
            </w:r>
          </w:p>
        </w:tc>
        <w:tc>
          <w:tcPr>
            <w:tcW w:w="2995" w:type="dxa"/>
            <w:gridSpan w:val="7"/>
            <w:tcBorders>
              <w:left w:val="single" w:sz="4" w:space="0" w:color="auto"/>
              <w:right w:val="single" w:sz="4" w:space="0" w:color="auto"/>
            </w:tcBorders>
            <w:vAlign w:val="center"/>
          </w:tcPr>
          <w:p w14:paraId="3A314DFC"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深圳大学计算机与软件学院</w:t>
            </w:r>
          </w:p>
        </w:tc>
        <w:tc>
          <w:tcPr>
            <w:tcW w:w="2430" w:type="dxa"/>
            <w:gridSpan w:val="5"/>
            <w:tcBorders>
              <w:left w:val="single" w:sz="4" w:space="0" w:color="auto"/>
              <w:bottom w:val="single" w:sz="4" w:space="0" w:color="auto"/>
              <w:right w:val="single" w:sz="4" w:space="0" w:color="auto"/>
            </w:tcBorders>
            <w:vAlign w:val="center"/>
          </w:tcPr>
          <w:p w14:paraId="10897C9D" w14:textId="77777777" w:rsidR="00DD6931" w:rsidRDefault="00350AE2">
            <w:pPr>
              <w:adjustRightInd w:val="0"/>
              <w:snapToGrid w:val="0"/>
              <w:spacing w:beforeLines="15" w:before="36" w:line="240" w:lineRule="atLeast"/>
              <w:jc w:val="center"/>
              <w:rPr>
                <w:rFonts w:eastAsia="仿宋_GB2312"/>
                <w:szCs w:val="18"/>
              </w:rPr>
            </w:pPr>
            <w:r>
              <w:rPr>
                <w:rFonts w:eastAsia="仿宋_GB2312"/>
                <w:szCs w:val="21"/>
              </w:rPr>
              <w:t>440582199605300917</w:t>
            </w:r>
          </w:p>
        </w:tc>
        <w:tc>
          <w:tcPr>
            <w:tcW w:w="972" w:type="dxa"/>
            <w:tcBorders>
              <w:left w:val="single" w:sz="4" w:space="0" w:color="auto"/>
              <w:bottom w:val="single" w:sz="4" w:space="0" w:color="auto"/>
              <w:right w:val="single" w:sz="4" w:space="0" w:color="auto"/>
            </w:tcBorders>
            <w:vAlign w:val="center"/>
          </w:tcPr>
          <w:p w14:paraId="057E5221"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21"/>
              </w:rPr>
              <w:t>硕士研究生</w:t>
            </w:r>
          </w:p>
        </w:tc>
        <w:tc>
          <w:tcPr>
            <w:tcW w:w="696" w:type="dxa"/>
            <w:tcBorders>
              <w:left w:val="single" w:sz="4" w:space="0" w:color="auto"/>
              <w:bottom w:val="single" w:sz="4" w:space="0" w:color="auto"/>
              <w:right w:val="single" w:sz="12" w:space="0" w:color="auto"/>
            </w:tcBorders>
            <w:vAlign w:val="center"/>
          </w:tcPr>
          <w:p w14:paraId="5A216D37"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研究生</w:t>
            </w:r>
          </w:p>
        </w:tc>
      </w:tr>
      <w:tr w:rsidR="00DD6931" w14:paraId="15585D3F" w14:textId="77777777">
        <w:trPr>
          <w:cantSplit/>
          <w:trHeight w:val="393"/>
          <w:jc w:val="center"/>
        </w:trPr>
        <w:tc>
          <w:tcPr>
            <w:tcW w:w="407" w:type="dxa"/>
            <w:vMerge/>
            <w:tcBorders>
              <w:left w:val="single" w:sz="12" w:space="0" w:color="auto"/>
              <w:bottom w:val="single" w:sz="18" w:space="0" w:color="auto"/>
              <w:right w:val="single" w:sz="4" w:space="0" w:color="auto"/>
            </w:tcBorders>
            <w:vAlign w:val="center"/>
          </w:tcPr>
          <w:p w14:paraId="59E88396" w14:textId="77777777" w:rsidR="00DD6931" w:rsidRDefault="00DD6931">
            <w:pPr>
              <w:adjustRightInd w:val="0"/>
              <w:snapToGrid w:val="0"/>
              <w:spacing w:beforeLines="15" w:before="36" w:line="240" w:lineRule="atLeast"/>
              <w:jc w:val="center"/>
              <w:rPr>
                <w:rFonts w:eastAsia="仿宋_GB2312"/>
                <w:w w:val="80"/>
                <w:szCs w:val="21"/>
              </w:rPr>
            </w:pPr>
          </w:p>
        </w:tc>
        <w:tc>
          <w:tcPr>
            <w:tcW w:w="417" w:type="dxa"/>
            <w:tcBorders>
              <w:left w:val="single" w:sz="4" w:space="0" w:color="auto"/>
              <w:right w:val="single" w:sz="4" w:space="0" w:color="auto"/>
            </w:tcBorders>
            <w:vAlign w:val="center"/>
          </w:tcPr>
          <w:p w14:paraId="480CFAD7" w14:textId="77777777" w:rsidR="00DD6931" w:rsidRDefault="00DD6931">
            <w:pPr>
              <w:adjustRightInd w:val="0"/>
              <w:snapToGrid w:val="0"/>
              <w:spacing w:beforeLines="15" w:before="36" w:line="240" w:lineRule="atLeast"/>
              <w:jc w:val="center"/>
              <w:rPr>
                <w:rFonts w:eastAsia="仿宋_GB2312"/>
                <w:szCs w:val="21"/>
              </w:rPr>
            </w:pPr>
          </w:p>
        </w:tc>
        <w:tc>
          <w:tcPr>
            <w:tcW w:w="1275" w:type="dxa"/>
            <w:gridSpan w:val="2"/>
            <w:tcBorders>
              <w:left w:val="single" w:sz="4" w:space="0" w:color="auto"/>
              <w:bottom w:val="single" w:sz="4" w:space="0" w:color="auto"/>
              <w:right w:val="single" w:sz="4" w:space="0" w:color="auto"/>
            </w:tcBorders>
            <w:vAlign w:val="center"/>
          </w:tcPr>
          <w:p w14:paraId="34FFF2C8"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吴坤忠</w:t>
            </w:r>
          </w:p>
        </w:tc>
        <w:tc>
          <w:tcPr>
            <w:tcW w:w="664" w:type="dxa"/>
            <w:gridSpan w:val="3"/>
            <w:tcBorders>
              <w:left w:val="single" w:sz="4" w:space="0" w:color="auto"/>
              <w:right w:val="single" w:sz="4" w:space="0" w:color="auto"/>
            </w:tcBorders>
            <w:vAlign w:val="center"/>
          </w:tcPr>
          <w:p w14:paraId="5A11B2FA"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男</w:t>
            </w:r>
          </w:p>
        </w:tc>
        <w:tc>
          <w:tcPr>
            <w:tcW w:w="2995" w:type="dxa"/>
            <w:gridSpan w:val="7"/>
            <w:tcBorders>
              <w:left w:val="single" w:sz="4" w:space="0" w:color="auto"/>
              <w:right w:val="single" w:sz="4" w:space="0" w:color="auto"/>
            </w:tcBorders>
            <w:vAlign w:val="center"/>
          </w:tcPr>
          <w:p w14:paraId="740C163B"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深圳大学计算机与软件学院</w:t>
            </w:r>
          </w:p>
        </w:tc>
        <w:tc>
          <w:tcPr>
            <w:tcW w:w="2430" w:type="dxa"/>
            <w:gridSpan w:val="5"/>
            <w:tcBorders>
              <w:left w:val="single" w:sz="4" w:space="0" w:color="auto"/>
              <w:bottom w:val="single" w:sz="4" w:space="0" w:color="auto"/>
              <w:right w:val="single" w:sz="4" w:space="0" w:color="auto"/>
            </w:tcBorders>
            <w:vAlign w:val="center"/>
          </w:tcPr>
          <w:p w14:paraId="0EBDC77A"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44528120011007373X</w:t>
            </w:r>
          </w:p>
        </w:tc>
        <w:tc>
          <w:tcPr>
            <w:tcW w:w="972" w:type="dxa"/>
            <w:tcBorders>
              <w:left w:val="single" w:sz="4" w:space="0" w:color="auto"/>
              <w:bottom w:val="single" w:sz="4" w:space="0" w:color="auto"/>
              <w:right w:val="single" w:sz="4" w:space="0" w:color="auto"/>
            </w:tcBorders>
            <w:vAlign w:val="center"/>
          </w:tcPr>
          <w:p w14:paraId="219A587B"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硕士研究生</w:t>
            </w:r>
          </w:p>
        </w:tc>
        <w:tc>
          <w:tcPr>
            <w:tcW w:w="696" w:type="dxa"/>
            <w:tcBorders>
              <w:left w:val="single" w:sz="4" w:space="0" w:color="auto"/>
              <w:bottom w:val="single" w:sz="4" w:space="0" w:color="auto"/>
              <w:right w:val="single" w:sz="12" w:space="0" w:color="auto"/>
            </w:tcBorders>
            <w:vAlign w:val="center"/>
          </w:tcPr>
          <w:p w14:paraId="39413343"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研究生</w:t>
            </w:r>
          </w:p>
        </w:tc>
      </w:tr>
      <w:tr w:rsidR="00DD6931" w14:paraId="500BD89A" w14:textId="77777777">
        <w:trPr>
          <w:cantSplit/>
          <w:trHeight w:val="393"/>
          <w:jc w:val="center"/>
        </w:trPr>
        <w:tc>
          <w:tcPr>
            <w:tcW w:w="407" w:type="dxa"/>
            <w:vMerge/>
            <w:tcBorders>
              <w:left w:val="single" w:sz="12" w:space="0" w:color="auto"/>
              <w:bottom w:val="single" w:sz="18" w:space="0" w:color="auto"/>
              <w:right w:val="single" w:sz="4" w:space="0" w:color="auto"/>
            </w:tcBorders>
            <w:vAlign w:val="center"/>
          </w:tcPr>
          <w:p w14:paraId="79FDED6F" w14:textId="77777777" w:rsidR="00DD6931" w:rsidRDefault="00DD6931">
            <w:pPr>
              <w:adjustRightInd w:val="0"/>
              <w:snapToGrid w:val="0"/>
              <w:spacing w:beforeLines="15" w:before="36" w:line="240" w:lineRule="atLeast"/>
              <w:jc w:val="center"/>
              <w:rPr>
                <w:rFonts w:eastAsia="仿宋_GB2312"/>
                <w:w w:val="80"/>
                <w:szCs w:val="21"/>
              </w:rPr>
            </w:pPr>
          </w:p>
        </w:tc>
        <w:tc>
          <w:tcPr>
            <w:tcW w:w="417" w:type="dxa"/>
            <w:tcBorders>
              <w:left w:val="single" w:sz="4" w:space="0" w:color="auto"/>
              <w:right w:val="single" w:sz="4" w:space="0" w:color="auto"/>
            </w:tcBorders>
            <w:vAlign w:val="center"/>
          </w:tcPr>
          <w:p w14:paraId="1D8ABA55" w14:textId="77777777" w:rsidR="00DD6931" w:rsidRDefault="00DD6931">
            <w:pPr>
              <w:adjustRightInd w:val="0"/>
              <w:snapToGrid w:val="0"/>
              <w:spacing w:beforeLines="15" w:before="36" w:line="240" w:lineRule="atLeast"/>
              <w:jc w:val="center"/>
              <w:rPr>
                <w:rFonts w:eastAsia="仿宋_GB2312"/>
                <w:szCs w:val="21"/>
              </w:rPr>
            </w:pPr>
          </w:p>
        </w:tc>
        <w:tc>
          <w:tcPr>
            <w:tcW w:w="1275" w:type="dxa"/>
            <w:gridSpan w:val="2"/>
            <w:tcBorders>
              <w:left w:val="single" w:sz="4" w:space="0" w:color="auto"/>
              <w:bottom w:val="single" w:sz="4" w:space="0" w:color="auto"/>
              <w:right w:val="single" w:sz="4" w:space="0" w:color="auto"/>
            </w:tcBorders>
            <w:vAlign w:val="center"/>
          </w:tcPr>
          <w:p w14:paraId="6E1AFDDB"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雷焰明</w:t>
            </w:r>
          </w:p>
        </w:tc>
        <w:tc>
          <w:tcPr>
            <w:tcW w:w="664" w:type="dxa"/>
            <w:gridSpan w:val="3"/>
            <w:tcBorders>
              <w:left w:val="single" w:sz="4" w:space="0" w:color="auto"/>
              <w:right w:val="single" w:sz="4" w:space="0" w:color="auto"/>
            </w:tcBorders>
            <w:vAlign w:val="center"/>
          </w:tcPr>
          <w:p w14:paraId="1C89B67E"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男</w:t>
            </w:r>
          </w:p>
        </w:tc>
        <w:tc>
          <w:tcPr>
            <w:tcW w:w="2995" w:type="dxa"/>
            <w:gridSpan w:val="7"/>
            <w:tcBorders>
              <w:left w:val="single" w:sz="4" w:space="0" w:color="auto"/>
              <w:right w:val="single" w:sz="4" w:space="0" w:color="auto"/>
            </w:tcBorders>
            <w:vAlign w:val="center"/>
          </w:tcPr>
          <w:p w14:paraId="6A2AC408"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深圳大学计算机与软件学院</w:t>
            </w:r>
          </w:p>
        </w:tc>
        <w:tc>
          <w:tcPr>
            <w:tcW w:w="2430" w:type="dxa"/>
            <w:gridSpan w:val="5"/>
            <w:tcBorders>
              <w:left w:val="single" w:sz="4" w:space="0" w:color="auto"/>
              <w:bottom w:val="single" w:sz="4" w:space="0" w:color="auto"/>
              <w:right w:val="single" w:sz="4" w:space="0" w:color="auto"/>
            </w:tcBorders>
            <w:vAlign w:val="center"/>
          </w:tcPr>
          <w:p w14:paraId="05AF52F5"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421182200103223772</w:t>
            </w:r>
          </w:p>
        </w:tc>
        <w:tc>
          <w:tcPr>
            <w:tcW w:w="972" w:type="dxa"/>
            <w:tcBorders>
              <w:left w:val="single" w:sz="4" w:space="0" w:color="auto"/>
              <w:bottom w:val="single" w:sz="4" w:space="0" w:color="auto"/>
              <w:right w:val="single" w:sz="4" w:space="0" w:color="auto"/>
            </w:tcBorders>
            <w:vAlign w:val="center"/>
          </w:tcPr>
          <w:p w14:paraId="320E31A2"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硕士研究生</w:t>
            </w:r>
          </w:p>
        </w:tc>
        <w:tc>
          <w:tcPr>
            <w:tcW w:w="696" w:type="dxa"/>
            <w:tcBorders>
              <w:left w:val="single" w:sz="4" w:space="0" w:color="auto"/>
              <w:bottom w:val="single" w:sz="4" w:space="0" w:color="auto"/>
              <w:right w:val="single" w:sz="12" w:space="0" w:color="auto"/>
            </w:tcBorders>
            <w:vAlign w:val="center"/>
          </w:tcPr>
          <w:p w14:paraId="6592E945"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研究生</w:t>
            </w:r>
          </w:p>
        </w:tc>
      </w:tr>
      <w:tr w:rsidR="00DD6931" w14:paraId="17DFE81A" w14:textId="77777777">
        <w:trPr>
          <w:cantSplit/>
          <w:trHeight w:val="393"/>
          <w:jc w:val="center"/>
        </w:trPr>
        <w:tc>
          <w:tcPr>
            <w:tcW w:w="407" w:type="dxa"/>
            <w:vMerge/>
            <w:tcBorders>
              <w:left w:val="single" w:sz="12" w:space="0" w:color="auto"/>
              <w:bottom w:val="single" w:sz="18" w:space="0" w:color="auto"/>
              <w:right w:val="single" w:sz="4" w:space="0" w:color="auto"/>
            </w:tcBorders>
            <w:vAlign w:val="center"/>
          </w:tcPr>
          <w:p w14:paraId="7181724B" w14:textId="77777777" w:rsidR="00DD6931" w:rsidRDefault="00DD6931">
            <w:pPr>
              <w:adjustRightInd w:val="0"/>
              <w:snapToGrid w:val="0"/>
              <w:spacing w:beforeLines="15" w:before="36" w:line="240" w:lineRule="atLeast"/>
              <w:jc w:val="center"/>
              <w:rPr>
                <w:rFonts w:eastAsia="仿宋_GB2312"/>
                <w:w w:val="80"/>
                <w:szCs w:val="21"/>
              </w:rPr>
            </w:pPr>
          </w:p>
        </w:tc>
        <w:tc>
          <w:tcPr>
            <w:tcW w:w="417" w:type="dxa"/>
            <w:tcBorders>
              <w:left w:val="single" w:sz="4" w:space="0" w:color="auto"/>
              <w:right w:val="single" w:sz="4" w:space="0" w:color="auto"/>
            </w:tcBorders>
            <w:vAlign w:val="center"/>
          </w:tcPr>
          <w:p w14:paraId="0E0AAC19" w14:textId="77777777" w:rsidR="00DD6931" w:rsidRDefault="00DD6931">
            <w:pPr>
              <w:adjustRightInd w:val="0"/>
              <w:snapToGrid w:val="0"/>
              <w:spacing w:beforeLines="15" w:before="36" w:line="240" w:lineRule="atLeast"/>
              <w:jc w:val="center"/>
              <w:rPr>
                <w:rFonts w:eastAsia="仿宋_GB2312"/>
                <w:szCs w:val="21"/>
              </w:rPr>
            </w:pPr>
          </w:p>
        </w:tc>
        <w:tc>
          <w:tcPr>
            <w:tcW w:w="1275" w:type="dxa"/>
            <w:gridSpan w:val="2"/>
            <w:tcBorders>
              <w:left w:val="single" w:sz="4" w:space="0" w:color="auto"/>
              <w:bottom w:val="single" w:sz="4" w:space="0" w:color="auto"/>
              <w:right w:val="single" w:sz="4" w:space="0" w:color="auto"/>
            </w:tcBorders>
            <w:vAlign w:val="center"/>
          </w:tcPr>
          <w:p w14:paraId="4A78F081"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钟毅文</w:t>
            </w:r>
          </w:p>
        </w:tc>
        <w:tc>
          <w:tcPr>
            <w:tcW w:w="664" w:type="dxa"/>
            <w:gridSpan w:val="3"/>
            <w:tcBorders>
              <w:left w:val="single" w:sz="4" w:space="0" w:color="auto"/>
              <w:right w:val="single" w:sz="4" w:space="0" w:color="auto"/>
            </w:tcBorders>
            <w:vAlign w:val="center"/>
          </w:tcPr>
          <w:p w14:paraId="1CAF7243"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男</w:t>
            </w:r>
          </w:p>
        </w:tc>
        <w:tc>
          <w:tcPr>
            <w:tcW w:w="2995" w:type="dxa"/>
            <w:gridSpan w:val="7"/>
            <w:tcBorders>
              <w:left w:val="single" w:sz="4" w:space="0" w:color="auto"/>
              <w:right w:val="single" w:sz="4" w:space="0" w:color="auto"/>
            </w:tcBorders>
            <w:vAlign w:val="center"/>
          </w:tcPr>
          <w:p w14:paraId="11BF2F50"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深圳大学计算机与软件学院</w:t>
            </w:r>
          </w:p>
        </w:tc>
        <w:tc>
          <w:tcPr>
            <w:tcW w:w="2430" w:type="dxa"/>
            <w:gridSpan w:val="5"/>
            <w:tcBorders>
              <w:left w:val="single" w:sz="4" w:space="0" w:color="auto"/>
              <w:bottom w:val="single" w:sz="4" w:space="0" w:color="auto"/>
              <w:right w:val="single" w:sz="4" w:space="0" w:color="auto"/>
            </w:tcBorders>
            <w:vAlign w:val="center"/>
          </w:tcPr>
          <w:p w14:paraId="6E86C1AA"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42100420010306421X</w:t>
            </w:r>
          </w:p>
        </w:tc>
        <w:tc>
          <w:tcPr>
            <w:tcW w:w="972" w:type="dxa"/>
            <w:tcBorders>
              <w:left w:val="single" w:sz="4" w:space="0" w:color="auto"/>
              <w:bottom w:val="single" w:sz="4" w:space="0" w:color="auto"/>
              <w:right w:val="single" w:sz="4" w:space="0" w:color="auto"/>
            </w:tcBorders>
            <w:vAlign w:val="center"/>
          </w:tcPr>
          <w:p w14:paraId="42C07A0A"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硕士研究生</w:t>
            </w:r>
          </w:p>
        </w:tc>
        <w:tc>
          <w:tcPr>
            <w:tcW w:w="696" w:type="dxa"/>
            <w:tcBorders>
              <w:left w:val="single" w:sz="4" w:space="0" w:color="auto"/>
              <w:bottom w:val="single" w:sz="4" w:space="0" w:color="auto"/>
              <w:right w:val="single" w:sz="12" w:space="0" w:color="auto"/>
            </w:tcBorders>
            <w:vAlign w:val="center"/>
          </w:tcPr>
          <w:p w14:paraId="6D169F08"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研究生</w:t>
            </w:r>
          </w:p>
        </w:tc>
      </w:tr>
      <w:tr w:rsidR="00DD6931" w14:paraId="5FCC973A" w14:textId="77777777">
        <w:trPr>
          <w:cantSplit/>
          <w:trHeight w:val="393"/>
          <w:jc w:val="center"/>
        </w:trPr>
        <w:tc>
          <w:tcPr>
            <w:tcW w:w="407" w:type="dxa"/>
            <w:vMerge/>
            <w:tcBorders>
              <w:left w:val="single" w:sz="12" w:space="0" w:color="auto"/>
              <w:bottom w:val="single" w:sz="18" w:space="0" w:color="auto"/>
              <w:right w:val="single" w:sz="4" w:space="0" w:color="auto"/>
            </w:tcBorders>
            <w:vAlign w:val="center"/>
          </w:tcPr>
          <w:p w14:paraId="03D7DA08" w14:textId="77777777" w:rsidR="00DD6931" w:rsidRDefault="00DD6931">
            <w:pPr>
              <w:adjustRightInd w:val="0"/>
              <w:snapToGrid w:val="0"/>
              <w:spacing w:beforeLines="15" w:before="36" w:line="240" w:lineRule="atLeast"/>
              <w:jc w:val="center"/>
              <w:rPr>
                <w:rFonts w:eastAsia="仿宋_GB2312"/>
                <w:w w:val="80"/>
                <w:szCs w:val="21"/>
              </w:rPr>
            </w:pPr>
          </w:p>
        </w:tc>
        <w:tc>
          <w:tcPr>
            <w:tcW w:w="417" w:type="dxa"/>
            <w:tcBorders>
              <w:left w:val="single" w:sz="4" w:space="0" w:color="auto"/>
              <w:right w:val="single" w:sz="4" w:space="0" w:color="auto"/>
            </w:tcBorders>
            <w:vAlign w:val="center"/>
          </w:tcPr>
          <w:p w14:paraId="0AD41B4F" w14:textId="77777777" w:rsidR="00DD6931" w:rsidRDefault="00DD6931">
            <w:pPr>
              <w:adjustRightInd w:val="0"/>
              <w:snapToGrid w:val="0"/>
              <w:spacing w:beforeLines="15" w:before="36" w:line="240" w:lineRule="atLeast"/>
              <w:jc w:val="center"/>
              <w:rPr>
                <w:rFonts w:eastAsia="仿宋_GB2312"/>
                <w:szCs w:val="21"/>
              </w:rPr>
            </w:pPr>
          </w:p>
        </w:tc>
        <w:tc>
          <w:tcPr>
            <w:tcW w:w="1275" w:type="dxa"/>
            <w:gridSpan w:val="2"/>
            <w:tcBorders>
              <w:left w:val="single" w:sz="4" w:space="0" w:color="auto"/>
              <w:bottom w:val="single" w:sz="4" w:space="0" w:color="auto"/>
              <w:right w:val="single" w:sz="4" w:space="0" w:color="auto"/>
            </w:tcBorders>
            <w:vAlign w:val="center"/>
          </w:tcPr>
          <w:p w14:paraId="0628543C"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马溪</w:t>
            </w:r>
          </w:p>
        </w:tc>
        <w:tc>
          <w:tcPr>
            <w:tcW w:w="664" w:type="dxa"/>
            <w:gridSpan w:val="3"/>
            <w:tcBorders>
              <w:left w:val="single" w:sz="4" w:space="0" w:color="auto"/>
              <w:right w:val="single" w:sz="4" w:space="0" w:color="auto"/>
            </w:tcBorders>
            <w:vAlign w:val="center"/>
          </w:tcPr>
          <w:p w14:paraId="54342D8E"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男</w:t>
            </w:r>
          </w:p>
        </w:tc>
        <w:tc>
          <w:tcPr>
            <w:tcW w:w="2995" w:type="dxa"/>
            <w:gridSpan w:val="7"/>
            <w:tcBorders>
              <w:left w:val="single" w:sz="4" w:space="0" w:color="auto"/>
              <w:right w:val="single" w:sz="4" w:space="0" w:color="auto"/>
            </w:tcBorders>
            <w:vAlign w:val="center"/>
          </w:tcPr>
          <w:p w14:paraId="70C47D6B"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深圳大学计算机与软件学院</w:t>
            </w:r>
          </w:p>
        </w:tc>
        <w:tc>
          <w:tcPr>
            <w:tcW w:w="2430" w:type="dxa"/>
            <w:gridSpan w:val="5"/>
            <w:tcBorders>
              <w:left w:val="single" w:sz="4" w:space="0" w:color="auto"/>
              <w:bottom w:val="single" w:sz="4" w:space="0" w:color="auto"/>
              <w:right w:val="single" w:sz="4" w:space="0" w:color="auto"/>
            </w:tcBorders>
            <w:vAlign w:val="center"/>
          </w:tcPr>
          <w:p w14:paraId="3D0C7419" w14:textId="77777777" w:rsidR="00DD6931" w:rsidRDefault="00350AE2">
            <w:pPr>
              <w:adjustRightInd w:val="0"/>
              <w:snapToGrid w:val="0"/>
              <w:spacing w:beforeLines="15" w:before="36" w:line="240" w:lineRule="atLeast"/>
              <w:jc w:val="center"/>
              <w:rPr>
                <w:rFonts w:eastAsia="仿宋_GB2312"/>
                <w:szCs w:val="18"/>
              </w:rPr>
            </w:pPr>
            <w:r>
              <w:rPr>
                <w:rFonts w:eastAsia="仿宋_GB2312"/>
                <w:szCs w:val="21"/>
              </w:rPr>
              <w:t>421083199908246512</w:t>
            </w:r>
          </w:p>
        </w:tc>
        <w:tc>
          <w:tcPr>
            <w:tcW w:w="972" w:type="dxa"/>
            <w:tcBorders>
              <w:left w:val="single" w:sz="4" w:space="0" w:color="auto"/>
              <w:bottom w:val="single" w:sz="4" w:space="0" w:color="auto"/>
              <w:right w:val="single" w:sz="4" w:space="0" w:color="auto"/>
            </w:tcBorders>
            <w:vAlign w:val="center"/>
          </w:tcPr>
          <w:p w14:paraId="21CEB13C"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21"/>
              </w:rPr>
              <w:t>硕士研究生</w:t>
            </w:r>
          </w:p>
        </w:tc>
        <w:tc>
          <w:tcPr>
            <w:tcW w:w="696" w:type="dxa"/>
            <w:tcBorders>
              <w:left w:val="single" w:sz="4" w:space="0" w:color="auto"/>
              <w:bottom w:val="single" w:sz="4" w:space="0" w:color="auto"/>
              <w:right w:val="single" w:sz="12" w:space="0" w:color="auto"/>
            </w:tcBorders>
            <w:vAlign w:val="center"/>
          </w:tcPr>
          <w:p w14:paraId="11720F96"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研究生</w:t>
            </w:r>
          </w:p>
        </w:tc>
      </w:tr>
      <w:tr w:rsidR="00DD6931" w14:paraId="09ECC203" w14:textId="77777777">
        <w:trPr>
          <w:cantSplit/>
          <w:trHeight w:val="393"/>
          <w:jc w:val="center"/>
        </w:trPr>
        <w:tc>
          <w:tcPr>
            <w:tcW w:w="407" w:type="dxa"/>
            <w:vMerge/>
            <w:tcBorders>
              <w:left w:val="single" w:sz="12" w:space="0" w:color="auto"/>
              <w:bottom w:val="single" w:sz="18" w:space="0" w:color="auto"/>
              <w:right w:val="single" w:sz="4" w:space="0" w:color="auto"/>
            </w:tcBorders>
            <w:vAlign w:val="center"/>
          </w:tcPr>
          <w:p w14:paraId="46D26C94" w14:textId="77777777" w:rsidR="00DD6931" w:rsidRDefault="00DD6931">
            <w:pPr>
              <w:adjustRightInd w:val="0"/>
              <w:snapToGrid w:val="0"/>
              <w:spacing w:beforeLines="15" w:before="36" w:line="240" w:lineRule="atLeast"/>
              <w:jc w:val="center"/>
              <w:rPr>
                <w:rFonts w:eastAsia="仿宋_GB2312"/>
                <w:w w:val="80"/>
                <w:szCs w:val="21"/>
              </w:rPr>
            </w:pPr>
          </w:p>
        </w:tc>
        <w:tc>
          <w:tcPr>
            <w:tcW w:w="417" w:type="dxa"/>
            <w:tcBorders>
              <w:left w:val="single" w:sz="4" w:space="0" w:color="auto"/>
              <w:right w:val="single" w:sz="4" w:space="0" w:color="auto"/>
            </w:tcBorders>
            <w:vAlign w:val="center"/>
          </w:tcPr>
          <w:p w14:paraId="119C41CF" w14:textId="77777777" w:rsidR="00DD6931" w:rsidRDefault="00DD6931">
            <w:pPr>
              <w:adjustRightInd w:val="0"/>
              <w:snapToGrid w:val="0"/>
              <w:spacing w:beforeLines="15" w:before="36" w:line="240" w:lineRule="atLeast"/>
              <w:jc w:val="center"/>
              <w:rPr>
                <w:rFonts w:eastAsia="仿宋_GB2312"/>
                <w:szCs w:val="21"/>
              </w:rPr>
            </w:pPr>
          </w:p>
        </w:tc>
        <w:tc>
          <w:tcPr>
            <w:tcW w:w="1275" w:type="dxa"/>
            <w:gridSpan w:val="2"/>
            <w:tcBorders>
              <w:left w:val="single" w:sz="4" w:space="0" w:color="auto"/>
              <w:bottom w:val="single" w:sz="4" w:space="0" w:color="auto"/>
              <w:right w:val="single" w:sz="4" w:space="0" w:color="auto"/>
            </w:tcBorders>
            <w:vAlign w:val="center"/>
          </w:tcPr>
          <w:p w14:paraId="32956616"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莫鹏</w:t>
            </w:r>
          </w:p>
        </w:tc>
        <w:tc>
          <w:tcPr>
            <w:tcW w:w="664" w:type="dxa"/>
            <w:gridSpan w:val="3"/>
            <w:tcBorders>
              <w:left w:val="single" w:sz="4" w:space="0" w:color="auto"/>
              <w:right w:val="single" w:sz="4" w:space="0" w:color="auto"/>
            </w:tcBorders>
            <w:vAlign w:val="center"/>
          </w:tcPr>
          <w:p w14:paraId="287A2333"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男</w:t>
            </w:r>
          </w:p>
        </w:tc>
        <w:tc>
          <w:tcPr>
            <w:tcW w:w="2995" w:type="dxa"/>
            <w:gridSpan w:val="7"/>
            <w:tcBorders>
              <w:left w:val="single" w:sz="4" w:space="0" w:color="auto"/>
              <w:right w:val="single" w:sz="4" w:space="0" w:color="auto"/>
            </w:tcBorders>
            <w:vAlign w:val="center"/>
          </w:tcPr>
          <w:p w14:paraId="70A520C2"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深圳大学计算机与软件学院</w:t>
            </w:r>
          </w:p>
        </w:tc>
        <w:tc>
          <w:tcPr>
            <w:tcW w:w="2430" w:type="dxa"/>
            <w:gridSpan w:val="5"/>
            <w:tcBorders>
              <w:left w:val="single" w:sz="4" w:space="0" w:color="auto"/>
              <w:bottom w:val="single" w:sz="4" w:space="0" w:color="auto"/>
              <w:right w:val="single" w:sz="4" w:space="0" w:color="auto"/>
            </w:tcBorders>
            <w:vAlign w:val="center"/>
          </w:tcPr>
          <w:p w14:paraId="09E6AC63" w14:textId="77777777" w:rsidR="00DD6931" w:rsidRDefault="00350AE2">
            <w:pPr>
              <w:adjustRightInd w:val="0"/>
              <w:snapToGrid w:val="0"/>
              <w:spacing w:beforeLines="15" w:before="36" w:line="240" w:lineRule="atLeast"/>
              <w:jc w:val="center"/>
              <w:rPr>
                <w:rFonts w:eastAsia="仿宋_GB2312"/>
                <w:szCs w:val="18"/>
              </w:rPr>
            </w:pPr>
            <w:r>
              <w:rPr>
                <w:rFonts w:eastAsia="仿宋_GB2312"/>
                <w:szCs w:val="21"/>
              </w:rPr>
              <w:t>430703200007038815</w:t>
            </w:r>
          </w:p>
        </w:tc>
        <w:tc>
          <w:tcPr>
            <w:tcW w:w="972" w:type="dxa"/>
            <w:tcBorders>
              <w:left w:val="single" w:sz="4" w:space="0" w:color="auto"/>
              <w:bottom w:val="single" w:sz="4" w:space="0" w:color="auto"/>
              <w:right w:val="single" w:sz="4" w:space="0" w:color="auto"/>
            </w:tcBorders>
            <w:vAlign w:val="center"/>
          </w:tcPr>
          <w:p w14:paraId="717019D2"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21"/>
              </w:rPr>
              <w:t>硕士研究生</w:t>
            </w:r>
          </w:p>
        </w:tc>
        <w:tc>
          <w:tcPr>
            <w:tcW w:w="696" w:type="dxa"/>
            <w:tcBorders>
              <w:left w:val="single" w:sz="4" w:space="0" w:color="auto"/>
              <w:bottom w:val="single" w:sz="4" w:space="0" w:color="auto"/>
              <w:right w:val="single" w:sz="12" w:space="0" w:color="auto"/>
            </w:tcBorders>
            <w:vAlign w:val="center"/>
          </w:tcPr>
          <w:p w14:paraId="749B6E8B"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研究生</w:t>
            </w:r>
          </w:p>
        </w:tc>
      </w:tr>
      <w:tr w:rsidR="00DD6931" w14:paraId="121EE4AD" w14:textId="77777777">
        <w:trPr>
          <w:cantSplit/>
          <w:trHeight w:val="393"/>
          <w:jc w:val="center"/>
        </w:trPr>
        <w:tc>
          <w:tcPr>
            <w:tcW w:w="407" w:type="dxa"/>
            <w:vMerge/>
            <w:tcBorders>
              <w:left w:val="single" w:sz="12" w:space="0" w:color="auto"/>
              <w:bottom w:val="single" w:sz="18" w:space="0" w:color="auto"/>
              <w:right w:val="single" w:sz="4" w:space="0" w:color="auto"/>
            </w:tcBorders>
            <w:vAlign w:val="center"/>
          </w:tcPr>
          <w:p w14:paraId="5ADB95C6" w14:textId="77777777" w:rsidR="00DD6931" w:rsidRDefault="00DD6931">
            <w:pPr>
              <w:adjustRightInd w:val="0"/>
              <w:snapToGrid w:val="0"/>
              <w:spacing w:beforeLines="15" w:before="36" w:line="240" w:lineRule="atLeast"/>
              <w:jc w:val="center"/>
              <w:rPr>
                <w:rFonts w:eastAsia="仿宋_GB2312"/>
                <w:w w:val="80"/>
                <w:szCs w:val="21"/>
              </w:rPr>
            </w:pPr>
          </w:p>
        </w:tc>
        <w:tc>
          <w:tcPr>
            <w:tcW w:w="417" w:type="dxa"/>
            <w:tcBorders>
              <w:left w:val="single" w:sz="4" w:space="0" w:color="auto"/>
              <w:right w:val="single" w:sz="4" w:space="0" w:color="auto"/>
            </w:tcBorders>
            <w:vAlign w:val="center"/>
          </w:tcPr>
          <w:p w14:paraId="350DBEF9" w14:textId="77777777" w:rsidR="00DD6931" w:rsidRDefault="00DD6931">
            <w:pPr>
              <w:adjustRightInd w:val="0"/>
              <w:snapToGrid w:val="0"/>
              <w:spacing w:beforeLines="15" w:before="36" w:line="240" w:lineRule="atLeast"/>
              <w:jc w:val="center"/>
              <w:rPr>
                <w:rFonts w:eastAsia="仿宋_GB2312"/>
                <w:szCs w:val="21"/>
              </w:rPr>
            </w:pPr>
          </w:p>
        </w:tc>
        <w:tc>
          <w:tcPr>
            <w:tcW w:w="1275" w:type="dxa"/>
            <w:gridSpan w:val="2"/>
            <w:tcBorders>
              <w:left w:val="single" w:sz="4" w:space="0" w:color="auto"/>
              <w:bottom w:val="single" w:sz="4" w:space="0" w:color="auto"/>
              <w:right w:val="single" w:sz="4" w:space="0" w:color="auto"/>
            </w:tcBorders>
            <w:vAlign w:val="center"/>
          </w:tcPr>
          <w:p w14:paraId="6B641B77"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曾滔</w:t>
            </w:r>
          </w:p>
        </w:tc>
        <w:tc>
          <w:tcPr>
            <w:tcW w:w="664" w:type="dxa"/>
            <w:gridSpan w:val="3"/>
            <w:tcBorders>
              <w:left w:val="single" w:sz="4" w:space="0" w:color="auto"/>
              <w:right w:val="single" w:sz="4" w:space="0" w:color="auto"/>
            </w:tcBorders>
            <w:vAlign w:val="center"/>
          </w:tcPr>
          <w:p w14:paraId="7A7E893B"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男</w:t>
            </w:r>
          </w:p>
        </w:tc>
        <w:tc>
          <w:tcPr>
            <w:tcW w:w="2995" w:type="dxa"/>
            <w:gridSpan w:val="7"/>
            <w:tcBorders>
              <w:left w:val="single" w:sz="4" w:space="0" w:color="auto"/>
              <w:right w:val="single" w:sz="4" w:space="0" w:color="auto"/>
            </w:tcBorders>
            <w:vAlign w:val="center"/>
          </w:tcPr>
          <w:p w14:paraId="636396F1"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深圳大学计算机与软件学院</w:t>
            </w:r>
          </w:p>
        </w:tc>
        <w:tc>
          <w:tcPr>
            <w:tcW w:w="2430" w:type="dxa"/>
            <w:gridSpan w:val="5"/>
            <w:tcBorders>
              <w:left w:val="single" w:sz="4" w:space="0" w:color="auto"/>
              <w:bottom w:val="single" w:sz="4" w:space="0" w:color="auto"/>
              <w:right w:val="single" w:sz="4" w:space="0" w:color="auto"/>
            </w:tcBorders>
            <w:vAlign w:val="center"/>
          </w:tcPr>
          <w:p w14:paraId="7EA274C9" w14:textId="77777777" w:rsidR="00DD6931" w:rsidRDefault="00350AE2">
            <w:pPr>
              <w:adjustRightInd w:val="0"/>
              <w:snapToGrid w:val="0"/>
              <w:spacing w:beforeLines="15" w:before="36" w:line="240" w:lineRule="atLeast"/>
              <w:jc w:val="center"/>
              <w:rPr>
                <w:rFonts w:eastAsia="仿宋_GB2312"/>
                <w:szCs w:val="18"/>
              </w:rPr>
            </w:pPr>
            <w:r>
              <w:rPr>
                <w:rFonts w:eastAsia="仿宋_GB2312"/>
                <w:szCs w:val="21"/>
              </w:rPr>
              <w:t>441622200101282570</w:t>
            </w:r>
          </w:p>
        </w:tc>
        <w:tc>
          <w:tcPr>
            <w:tcW w:w="972" w:type="dxa"/>
            <w:tcBorders>
              <w:left w:val="single" w:sz="4" w:space="0" w:color="auto"/>
              <w:bottom w:val="single" w:sz="4" w:space="0" w:color="auto"/>
              <w:right w:val="single" w:sz="4" w:space="0" w:color="auto"/>
            </w:tcBorders>
            <w:vAlign w:val="center"/>
          </w:tcPr>
          <w:p w14:paraId="39675009"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21"/>
              </w:rPr>
              <w:t>硕士研究生</w:t>
            </w:r>
          </w:p>
        </w:tc>
        <w:tc>
          <w:tcPr>
            <w:tcW w:w="696" w:type="dxa"/>
            <w:tcBorders>
              <w:left w:val="single" w:sz="4" w:space="0" w:color="auto"/>
              <w:bottom w:val="single" w:sz="4" w:space="0" w:color="auto"/>
              <w:right w:val="single" w:sz="12" w:space="0" w:color="auto"/>
            </w:tcBorders>
            <w:vAlign w:val="center"/>
          </w:tcPr>
          <w:p w14:paraId="4B763D6A"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研究生</w:t>
            </w:r>
          </w:p>
        </w:tc>
      </w:tr>
      <w:tr w:rsidR="00DD6931" w14:paraId="4B39F8DB" w14:textId="77777777">
        <w:trPr>
          <w:cantSplit/>
          <w:trHeight w:val="393"/>
          <w:jc w:val="center"/>
        </w:trPr>
        <w:tc>
          <w:tcPr>
            <w:tcW w:w="407" w:type="dxa"/>
            <w:vMerge/>
            <w:tcBorders>
              <w:left w:val="single" w:sz="12" w:space="0" w:color="auto"/>
              <w:bottom w:val="single" w:sz="18" w:space="0" w:color="auto"/>
              <w:right w:val="single" w:sz="4" w:space="0" w:color="auto"/>
            </w:tcBorders>
            <w:vAlign w:val="center"/>
          </w:tcPr>
          <w:p w14:paraId="46377A2B" w14:textId="77777777" w:rsidR="00DD6931" w:rsidRDefault="00DD6931">
            <w:pPr>
              <w:adjustRightInd w:val="0"/>
              <w:snapToGrid w:val="0"/>
              <w:spacing w:beforeLines="15" w:before="36" w:line="240" w:lineRule="atLeast"/>
              <w:jc w:val="center"/>
              <w:rPr>
                <w:rFonts w:eastAsia="仿宋_GB2312"/>
                <w:w w:val="80"/>
                <w:szCs w:val="21"/>
              </w:rPr>
            </w:pPr>
          </w:p>
        </w:tc>
        <w:tc>
          <w:tcPr>
            <w:tcW w:w="417" w:type="dxa"/>
            <w:tcBorders>
              <w:left w:val="single" w:sz="4" w:space="0" w:color="auto"/>
              <w:right w:val="single" w:sz="4" w:space="0" w:color="auto"/>
            </w:tcBorders>
            <w:vAlign w:val="center"/>
          </w:tcPr>
          <w:p w14:paraId="59569BBC" w14:textId="77777777" w:rsidR="00DD6931" w:rsidRDefault="00DD6931">
            <w:pPr>
              <w:adjustRightInd w:val="0"/>
              <w:snapToGrid w:val="0"/>
              <w:spacing w:beforeLines="15" w:before="36" w:line="240" w:lineRule="atLeast"/>
              <w:jc w:val="center"/>
              <w:rPr>
                <w:rFonts w:eastAsia="仿宋_GB2312"/>
                <w:szCs w:val="21"/>
              </w:rPr>
            </w:pPr>
          </w:p>
        </w:tc>
        <w:tc>
          <w:tcPr>
            <w:tcW w:w="1275" w:type="dxa"/>
            <w:gridSpan w:val="2"/>
            <w:tcBorders>
              <w:left w:val="single" w:sz="4" w:space="0" w:color="auto"/>
              <w:bottom w:val="single" w:sz="4" w:space="0" w:color="auto"/>
              <w:right w:val="single" w:sz="4" w:space="0" w:color="auto"/>
            </w:tcBorders>
            <w:vAlign w:val="center"/>
          </w:tcPr>
          <w:p w14:paraId="6AA16C83"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唐立鑫</w:t>
            </w:r>
          </w:p>
        </w:tc>
        <w:tc>
          <w:tcPr>
            <w:tcW w:w="664" w:type="dxa"/>
            <w:gridSpan w:val="3"/>
            <w:tcBorders>
              <w:left w:val="single" w:sz="4" w:space="0" w:color="auto"/>
              <w:right w:val="single" w:sz="4" w:space="0" w:color="auto"/>
            </w:tcBorders>
            <w:vAlign w:val="center"/>
          </w:tcPr>
          <w:p w14:paraId="4DCCC909"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男</w:t>
            </w:r>
          </w:p>
        </w:tc>
        <w:tc>
          <w:tcPr>
            <w:tcW w:w="2995" w:type="dxa"/>
            <w:gridSpan w:val="7"/>
            <w:tcBorders>
              <w:left w:val="single" w:sz="4" w:space="0" w:color="auto"/>
              <w:right w:val="single" w:sz="4" w:space="0" w:color="auto"/>
            </w:tcBorders>
            <w:vAlign w:val="center"/>
          </w:tcPr>
          <w:p w14:paraId="44494A3E"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深圳大学计算机与软件学院</w:t>
            </w:r>
          </w:p>
        </w:tc>
        <w:tc>
          <w:tcPr>
            <w:tcW w:w="2430" w:type="dxa"/>
            <w:gridSpan w:val="5"/>
            <w:tcBorders>
              <w:left w:val="single" w:sz="4" w:space="0" w:color="auto"/>
              <w:bottom w:val="single" w:sz="4" w:space="0" w:color="auto"/>
              <w:right w:val="single" w:sz="4" w:space="0" w:color="auto"/>
            </w:tcBorders>
            <w:vAlign w:val="center"/>
          </w:tcPr>
          <w:p w14:paraId="4AB1FC8C" w14:textId="77777777" w:rsidR="00DD6931" w:rsidRDefault="00350AE2">
            <w:pPr>
              <w:adjustRightInd w:val="0"/>
              <w:snapToGrid w:val="0"/>
              <w:spacing w:beforeLines="15" w:before="36" w:line="240" w:lineRule="atLeast"/>
              <w:jc w:val="center"/>
              <w:rPr>
                <w:rFonts w:eastAsia="仿宋_GB2312"/>
                <w:szCs w:val="18"/>
              </w:rPr>
            </w:pPr>
            <w:r>
              <w:rPr>
                <w:rFonts w:eastAsia="仿宋_GB2312"/>
                <w:szCs w:val="21"/>
              </w:rPr>
              <w:t>440582200108095436</w:t>
            </w:r>
          </w:p>
        </w:tc>
        <w:tc>
          <w:tcPr>
            <w:tcW w:w="972" w:type="dxa"/>
            <w:tcBorders>
              <w:left w:val="single" w:sz="4" w:space="0" w:color="auto"/>
              <w:bottom w:val="single" w:sz="4" w:space="0" w:color="auto"/>
              <w:right w:val="single" w:sz="4" w:space="0" w:color="auto"/>
            </w:tcBorders>
            <w:vAlign w:val="center"/>
          </w:tcPr>
          <w:p w14:paraId="29326067"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21"/>
              </w:rPr>
              <w:t>硕士研究生</w:t>
            </w:r>
          </w:p>
        </w:tc>
        <w:tc>
          <w:tcPr>
            <w:tcW w:w="696" w:type="dxa"/>
            <w:tcBorders>
              <w:left w:val="single" w:sz="4" w:space="0" w:color="auto"/>
              <w:bottom w:val="single" w:sz="4" w:space="0" w:color="auto"/>
              <w:right w:val="single" w:sz="12" w:space="0" w:color="auto"/>
            </w:tcBorders>
            <w:vAlign w:val="center"/>
          </w:tcPr>
          <w:p w14:paraId="0CA90538" w14:textId="77777777" w:rsidR="00DD6931" w:rsidRDefault="00350AE2">
            <w:pPr>
              <w:adjustRightInd w:val="0"/>
              <w:snapToGrid w:val="0"/>
              <w:spacing w:beforeLines="15" w:before="36" w:line="240" w:lineRule="atLeast"/>
              <w:jc w:val="center"/>
              <w:rPr>
                <w:rFonts w:eastAsia="仿宋_GB2312"/>
                <w:szCs w:val="18"/>
              </w:rPr>
            </w:pPr>
            <w:r>
              <w:rPr>
                <w:rFonts w:eastAsia="仿宋_GB2312" w:hint="eastAsia"/>
                <w:szCs w:val="18"/>
              </w:rPr>
              <w:t>研究生</w:t>
            </w:r>
          </w:p>
        </w:tc>
      </w:tr>
      <w:tr w:rsidR="00DD6931" w14:paraId="1F12EC93" w14:textId="77777777">
        <w:trPr>
          <w:cantSplit/>
          <w:trHeight w:val="369"/>
          <w:jc w:val="center"/>
        </w:trPr>
        <w:tc>
          <w:tcPr>
            <w:tcW w:w="407" w:type="dxa"/>
            <w:vMerge/>
            <w:tcBorders>
              <w:left w:val="single" w:sz="12" w:space="0" w:color="auto"/>
              <w:bottom w:val="single" w:sz="18" w:space="0" w:color="auto"/>
              <w:right w:val="single" w:sz="4" w:space="0" w:color="auto"/>
            </w:tcBorders>
            <w:vAlign w:val="center"/>
          </w:tcPr>
          <w:p w14:paraId="0A0CB64A" w14:textId="77777777" w:rsidR="00DD6931" w:rsidRDefault="00DD6931">
            <w:pPr>
              <w:adjustRightInd w:val="0"/>
              <w:snapToGrid w:val="0"/>
              <w:spacing w:beforeLines="15" w:before="36" w:line="240" w:lineRule="atLeast"/>
              <w:jc w:val="center"/>
              <w:rPr>
                <w:rFonts w:eastAsia="仿宋_GB2312"/>
                <w:w w:val="80"/>
                <w:szCs w:val="21"/>
              </w:rPr>
            </w:pPr>
          </w:p>
        </w:tc>
        <w:tc>
          <w:tcPr>
            <w:tcW w:w="970" w:type="dxa"/>
            <w:gridSpan w:val="2"/>
            <w:tcBorders>
              <w:left w:val="single" w:sz="4" w:space="0" w:color="auto"/>
              <w:bottom w:val="single" w:sz="4" w:space="0" w:color="auto"/>
              <w:right w:val="single" w:sz="4" w:space="0" w:color="auto"/>
            </w:tcBorders>
            <w:vAlign w:val="center"/>
          </w:tcPr>
          <w:p w14:paraId="24B9E85C"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总人数</w:t>
            </w:r>
          </w:p>
        </w:tc>
        <w:tc>
          <w:tcPr>
            <w:tcW w:w="1212" w:type="dxa"/>
            <w:gridSpan w:val="3"/>
            <w:tcBorders>
              <w:left w:val="single" w:sz="4" w:space="0" w:color="auto"/>
              <w:bottom w:val="single" w:sz="4" w:space="0" w:color="auto"/>
            </w:tcBorders>
            <w:vAlign w:val="center"/>
          </w:tcPr>
          <w:p w14:paraId="0B13E319"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留学回国</w:t>
            </w:r>
          </w:p>
        </w:tc>
        <w:tc>
          <w:tcPr>
            <w:tcW w:w="946" w:type="dxa"/>
            <w:gridSpan w:val="3"/>
            <w:tcBorders>
              <w:bottom w:val="single" w:sz="4" w:space="0" w:color="auto"/>
            </w:tcBorders>
            <w:vAlign w:val="center"/>
          </w:tcPr>
          <w:p w14:paraId="14FBE91C"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正高级</w:t>
            </w:r>
          </w:p>
        </w:tc>
        <w:tc>
          <w:tcPr>
            <w:tcW w:w="947" w:type="dxa"/>
            <w:gridSpan w:val="3"/>
            <w:tcBorders>
              <w:bottom w:val="single" w:sz="4" w:space="0" w:color="auto"/>
            </w:tcBorders>
            <w:vAlign w:val="center"/>
          </w:tcPr>
          <w:p w14:paraId="1F2AA566"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副高级</w:t>
            </w:r>
          </w:p>
        </w:tc>
        <w:tc>
          <w:tcPr>
            <w:tcW w:w="979" w:type="dxa"/>
            <w:tcBorders>
              <w:right w:val="double" w:sz="4" w:space="0" w:color="auto"/>
            </w:tcBorders>
            <w:vAlign w:val="center"/>
          </w:tcPr>
          <w:p w14:paraId="421805CF"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中级</w:t>
            </w:r>
          </w:p>
        </w:tc>
        <w:tc>
          <w:tcPr>
            <w:tcW w:w="870" w:type="dxa"/>
            <w:gridSpan w:val="2"/>
            <w:tcBorders>
              <w:left w:val="double" w:sz="4" w:space="0" w:color="auto"/>
            </w:tcBorders>
            <w:vAlign w:val="center"/>
          </w:tcPr>
          <w:p w14:paraId="2EA3A22E"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研究生</w:t>
            </w:r>
          </w:p>
        </w:tc>
        <w:tc>
          <w:tcPr>
            <w:tcW w:w="745" w:type="dxa"/>
            <w:tcBorders>
              <w:bottom w:val="single" w:sz="4" w:space="0" w:color="auto"/>
              <w:right w:val="single" w:sz="4" w:space="0" w:color="auto"/>
            </w:tcBorders>
            <w:vAlign w:val="center"/>
          </w:tcPr>
          <w:p w14:paraId="5691793B"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大学</w:t>
            </w:r>
          </w:p>
        </w:tc>
        <w:tc>
          <w:tcPr>
            <w:tcW w:w="1112" w:type="dxa"/>
            <w:gridSpan w:val="3"/>
            <w:tcBorders>
              <w:left w:val="single" w:sz="4" w:space="0" w:color="auto"/>
              <w:bottom w:val="single" w:sz="4" w:space="0" w:color="auto"/>
              <w:right w:val="double" w:sz="4" w:space="0" w:color="auto"/>
            </w:tcBorders>
            <w:vAlign w:val="center"/>
          </w:tcPr>
          <w:p w14:paraId="25E4A0F4"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大专</w:t>
            </w:r>
          </w:p>
        </w:tc>
        <w:tc>
          <w:tcPr>
            <w:tcW w:w="972" w:type="dxa"/>
            <w:tcBorders>
              <w:left w:val="double" w:sz="4" w:space="0" w:color="auto"/>
              <w:bottom w:val="single" w:sz="4" w:space="0" w:color="auto"/>
            </w:tcBorders>
            <w:vAlign w:val="center"/>
          </w:tcPr>
          <w:p w14:paraId="4EFF8648"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博士</w:t>
            </w:r>
          </w:p>
        </w:tc>
        <w:tc>
          <w:tcPr>
            <w:tcW w:w="696" w:type="dxa"/>
            <w:tcBorders>
              <w:bottom w:val="single" w:sz="4" w:space="0" w:color="auto"/>
              <w:right w:val="single" w:sz="12" w:space="0" w:color="auto"/>
            </w:tcBorders>
            <w:vAlign w:val="center"/>
          </w:tcPr>
          <w:p w14:paraId="3BCF6999"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硕士</w:t>
            </w:r>
          </w:p>
        </w:tc>
      </w:tr>
      <w:tr w:rsidR="00DD6931" w14:paraId="6EBB0909" w14:textId="77777777">
        <w:trPr>
          <w:cantSplit/>
          <w:trHeight w:val="369"/>
          <w:jc w:val="center"/>
        </w:trPr>
        <w:tc>
          <w:tcPr>
            <w:tcW w:w="407" w:type="dxa"/>
            <w:vMerge/>
            <w:tcBorders>
              <w:left w:val="single" w:sz="12" w:space="0" w:color="auto"/>
              <w:bottom w:val="single" w:sz="12" w:space="0" w:color="auto"/>
              <w:right w:val="single" w:sz="4" w:space="0" w:color="auto"/>
            </w:tcBorders>
            <w:vAlign w:val="center"/>
          </w:tcPr>
          <w:p w14:paraId="340A7CA6" w14:textId="77777777" w:rsidR="00DD6931" w:rsidRDefault="00DD6931">
            <w:pPr>
              <w:adjustRightInd w:val="0"/>
              <w:snapToGrid w:val="0"/>
              <w:spacing w:beforeLines="15" w:before="36" w:line="240" w:lineRule="atLeast"/>
              <w:jc w:val="center"/>
              <w:rPr>
                <w:rFonts w:eastAsia="仿宋_GB2312"/>
                <w:w w:val="80"/>
                <w:szCs w:val="21"/>
              </w:rPr>
            </w:pPr>
          </w:p>
        </w:tc>
        <w:tc>
          <w:tcPr>
            <w:tcW w:w="970" w:type="dxa"/>
            <w:gridSpan w:val="2"/>
            <w:tcBorders>
              <w:left w:val="single" w:sz="4" w:space="0" w:color="auto"/>
              <w:bottom w:val="single" w:sz="12" w:space="0" w:color="auto"/>
              <w:right w:val="single" w:sz="4" w:space="0" w:color="auto"/>
            </w:tcBorders>
            <w:vAlign w:val="center"/>
          </w:tcPr>
          <w:p w14:paraId="115CBD75"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13</w:t>
            </w:r>
          </w:p>
        </w:tc>
        <w:tc>
          <w:tcPr>
            <w:tcW w:w="1212" w:type="dxa"/>
            <w:gridSpan w:val="3"/>
            <w:tcBorders>
              <w:left w:val="single" w:sz="4" w:space="0" w:color="auto"/>
              <w:bottom w:val="single" w:sz="12" w:space="0" w:color="auto"/>
            </w:tcBorders>
            <w:vAlign w:val="center"/>
          </w:tcPr>
          <w:p w14:paraId="2DDCDA1E"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0</w:t>
            </w:r>
          </w:p>
        </w:tc>
        <w:tc>
          <w:tcPr>
            <w:tcW w:w="946" w:type="dxa"/>
            <w:gridSpan w:val="3"/>
            <w:tcBorders>
              <w:bottom w:val="single" w:sz="12" w:space="0" w:color="auto"/>
            </w:tcBorders>
            <w:vAlign w:val="center"/>
          </w:tcPr>
          <w:p w14:paraId="0CA8759C"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0</w:t>
            </w:r>
          </w:p>
        </w:tc>
        <w:tc>
          <w:tcPr>
            <w:tcW w:w="947" w:type="dxa"/>
            <w:gridSpan w:val="3"/>
            <w:tcBorders>
              <w:bottom w:val="single" w:sz="12" w:space="0" w:color="auto"/>
            </w:tcBorders>
            <w:vAlign w:val="center"/>
          </w:tcPr>
          <w:p w14:paraId="35B4AACE"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1</w:t>
            </w:r>
          </w:p>
        </w:tc>
        <w:tc>
          <w:tcPr>
            <w:tcW w:w="979" w:type="dxa"/>
            <w:tcBorders>
              <w:bottom w:val="single" w:sz="12" w:space="0" w:color="auto"/>
              <w:right w:val="double" w:sz="4" w:space="0" w:color="auto"/>
            </w:tcBorders>
            <w:vAlign w:val="center"/>
          </w:tcPr>
          <w:p w14:paraId="6F095F19" w14:textId="77777777" w:rsidR="00DD6931" w:rsidRDefault="00350AE2">
            <w:pPr>
              <w:adjustRightInd w:val="0"/>
              <w:snapToGrid w:val="0"/>
              <w:spacing w:before="72" w:line="240" w:lineRule="atLeast"/>
              <w:jc w:val="center"/>
              <w:rPr>
                <w:rFonts w:eastAsia="仿宋_GB2312"/>
                <w:szCs w:val="21"/>
              </w:rPr>
            </w:pPr>
            <w:r>
              <w:rPr>
                <w:rFonts w:eastAsia="仿宋_GB2312" w:hint="eastAsia"/>
                <w:szCs w:val="21"/>
              </w:rPr>
              <w:t>1</w:t>
            </w:r>
          </w:p>
        </w:tc>
        <w:tc>
          <w:tcPr>
            <w:tcW w:w="870" w:type="dxa"/>
            <w:gridSpan w:val="2"/>
            <w:tcBorders>
              <w:left w:val="double" w:sz="4" w:space="0" w:color="auto"/>
              <w:bottom w:val="single" w:sz="12" w:space="0" w:color="auto"/>
            </w:tcBorders>
            <w:vAlign w:val="center"/>
          </w:tcPr>
          <w:p w14:paraId="5592401C"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9</w:t>
            </w:r>
          </w:p>
        </w:tc>
        <w:tc>
          <w:tcPr>
            <w:tcW w:w="745" w:type="dxa"/>
            <w:tcBorders>
              <w:bottom w:val="single" w:sz="12" w:space="0" w:color="auto"/>
              <w:right w:val="single" w:sz="4" w:space="0" w:color="auto"/>
            </w:tcBorders>
            <w:vAlign w:val="center"/>
          </w:tcPr>
          <w:p w14:paraId="66B26017" w14:textId="77777777" w:rsidR="00DD6931" w:rsidRDefault="00350AE2">
            <w:pPr>
              <w:adjustRightInd w:val="0"/>
              <w:snapToGrid w:val="0"/>
              <w:spacing w:before="72" w:line="240" w:lineRule="atLeast"/>
              <w:jc w:val="center"/>
              <w:rPr>
                <w:rFonts w:eastAsia="仿宋_GB2312"/>
                <w:szCs w:val="21"/>
              </w:rPr>
            </w:pPr>
            <w:r>
              <w:rPr>
                <w:rFonts w:eastAsia="仿宋_GB2312" w:hint="eastAsia"/>
                <w:szCs w:val="21"/>
              </w:rPr>
              <w:t>3</w:t>
            </w:r>
          </w:p>
        </w:tc>
        <w:tc>
          <w:tcPr>
            <w:tcW w:w="1112" w:type="dxa"/>
            <w:gridSpan w:val="3"/>
            <w:tcBorders>
              <w:left w:val="single" w:sz="4" w:space="0" w:color="auto"/>
              <w:bottom w:val="single" w:sz="12" w:space="0" w:color="auto"/>
              <w:right w:val="double" w:sz="4" w:space="0" w:color="auto"/>
            </w:tcBorders>
            <w:vAlign w:val="center"/>
          </w:tcPr>
          <w:p w14:paraId="641D3E1A" w14:textId="77777777" w:rsidR="00DD6931" w:rsidRDefault="00350AE2">
            <w:pPr>
              <w:adjustRightInd w:val="0"/>
              <w:snapToGrid w:val="0"/>
              <w:spacing w:before="72" w:line="240" w:lineRule="atLeast"/>
              <w:jc w:val="center"/>
              <w:rPr>
                <w:rFonts w:eastAsia="仿宋_GB2312"/>
                <w:szCs w:val="21"/>
              </w:rPr>
            </w:pPr>
            <w:r>
              <w:rPr>
                <w:rFonts w:eastAsia="仿宋_GB2312" w:hint="eastAsia"/>
                <w:szCs w:val="21"/>
              </w:rPr>
              <w:t>0</w:t>
            </w:r>
          </w:p>
        </w:tc>
        <w:tc>
          <w:tcPr>
            <w:tcW w:w="972" w:type="dxa"/>
            <w:tcBorders>
              <w:left w:val="double" w:sz="4" w:space="0" w:color="auto"/>
              <w:bottom w:val="single" w:sz="12" w:space="0" w:color="auto"/>
            </w:tcBorders>
            <w:vAlign w:val="center"/>
          </w:tcPr>
          <w:p w14:paraId="50E44CED"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1</w:t>
            </w:r>
          </w:p>
        </w:tc>
        <w:tc>
          <w:tcPr>
            <w:tcW w:w="696" w:type="dxa"/>
            <w:tcBorders>
              <w:bottom w:val="single" w:sz="12" w:space="0" w:color="auto"/>
              <w:right w:val="single" w:sz="12" w:space="0" w:color="auto"/>
            </w:tcBorders>
            <w:vAlign w:val="center"/>
          </w:tcPr>
          <w:p w14:paraId="61680600"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7</w:t>
            </w:r>
          </w:p>
        </w:tc>
      </w:tr>
      <w:tr w:rsidR="00DD6931" w14:paraId="17B62D74" w14:textId="77777777">
        <w:trPr>
          <w:cantSplit/>
          <w:trHeight w:val="369"/>
          <w:jc w:val="center"/>
        </w:trPr>
        <w:tc>
          <w:tcPr>
            <w:tcW w:w="407" w:type="dxa"/>
            <w:vMerge w:val="restart"/>
            <w:tcBorders>
              <w:top w:val="single" w:sz="12" w:space="0" w:color="auto"/>
              <w:left w:val="single" w:sz="12" w:space="0" w:color="auto"/>
              <w:right w:val="single" w:sz="4" w:space="0" w:color="auto"/>
            </w:tcBorders>
            <w:vAlign w:val="center"/>
          </w:tcPr>
          <w:p w14:paraId="185692B6" w14:textId="77777777" w:rsidR="00DD6931" w:rsidRDefault="00350AE2">
            <w:pPr>
              <w:adjustRightInd w:val="0"/>
              <w:snapToGrid w:val="0"/>
              <w:spacing w:beforeLines="15" w:before="36" w:line="240" w:lineRule="atLeast"/>
              <w:jc w:val="center"/>
              <w:rPr>
                <w:rFonts w:eastAsia="仿宋_GB2312"/>
                <w:w w:val="80"/>
                <w:szCs w:val="21"/>
              </w:rPr>
            </w:pPr>
            <w:r>
              <w:rPr>
                <w:rFonts w:eastAsia="仿宋_GB2312" w:hint="eastAsia"/>
                <w:szCs w:val="21"/>
              </w:rPr>
              <w:t>项目申报单位情况</w:t>
            </w:r>
          </w:p>
        </w:tc>
        <w:tc>
          <w:tcPr>
            <w:tcW w:w="1692" w:type="dxa"/>
            <w:gridSpan w:val="3"/>
            <w:tcBorders>
              <w:top w:val="single" w:sz="12" w:space="0" w:color="auto"/>
              <w:left w:val="single" w:sz="4" w:space="0" w:color="auto"/>
              <w:right w:val="single" w:sz="4" w:space="0" w:color="auto"/>
            </w:tcBorders>
            <w:vAlign w:val="center"/>
          </w:tcPr>
          <w:p w14:paraId="4C470E15" w14:textId="77777777" w:rsidR="00DD6931" w:rsidRDefault="00350AE2">
            <w:pPr>
              <w:adjustRightInd w:val="0"/>
              <w:snapToGrid w:val="0"/>
              <w:spacing w:beforeLines="15" w:before="36" w:line="240" w:lineRule="atLeast"/>
              <w:jc w:val="left"/>
              <w:rPr>
                <w:rFonts w:eastAsia="仿宋_GB2312"/>
                <w:szCs w:val="21"/>
              </w:rPr>
            </w:pPr>
            <w:r>
              <w:rPr>
                <w:rFonts w:eastAsia="仿宋_GB2312" w:hint="eastAsia"/>
                <w:szCs w:val="21"/>
              </w:rPr>
              <w:t>单位名称</w:t>
            </w:r>
          </w:p>
        </w:tc>
        <w:tc>
          <w:tcPr>
            <w:tcW w:w="3659" w:type="dxa"/>
            <w:gridSpan w:val="10"/>
            <w:tcBorders>
              <w:top w:val="single" w:sz="12" w:space="0" w:color="auto"/>
              <w:left w:val="single" w:sz="4" w:space="0" w:color="auto"/>
              <w:right w:val="single" w:sz="4" w:space="0" w:color="auto"/>
            </w:tcBorders>
            <w:vAlign w:val="center"/>
          </w:tcPr>
          <w:p w14:paraId="5CF41DC9"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天津宇翼开鸿智能科技有限公司</w:t>
            </w:r>
          </w:p>
        </w:tc>
        <w:tc>
          <w:tcPr>
            <w:tcW w:w="2289" w:type="dxa"/>
            <w:gridSpan w:val="4"/>
            <w:tcBorders>
              <w:top w:val="single" w:sz="12" w:space="0" w:color="auto"/>
              <w:left w:val="single" w:sz="4" w:space="0" w:color="auto"/>
              <w:right w:val="single" w:sz="4" w:space="0" w:color="auto"/>
            </w:tcBorders>
            <w:vAlign w:val="center"/>
          </w:tcPr>
          <w:p w14:paraId="1C277FEA"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社会统一信用代码</w:t>
            </w:r>
          </w:p>
        </w:tc>
        <w:tc>
          <w:tcPr>
            <w:tcW w:w="1809" w:type="dxa"/>
            <w:gridSpan w:val="3"/>
            <w:tcBorders>
              <w:top w:val="single" w:sz="12" w:space="0" w:color="auto"/>
              <w:left w:val="single" w:sz="4" w:space="0" w:color="auto"/>
              <w:right w:val="single" w:sz="12" w:space="0" w:color="auto"/>
            </w:tcBorders>
            <w:vAlign w:val="center"/>
          </w:tcPr>
          <w:p w14:paraId="3262E9F5" w14:textId="77777777" w:rsidR="00DD6931" w:rsidRDefault="00350AE2">
            <w:pPr>
              <w:adjustRightInd w:val="0"/>
              <w:snapToGrid w:val="0"/>
              <w:spacing w:beforeLines="15" w:before="36" w:line="240" w:lineRule="atLeast"/>
              <w:jc w:val="center"/>
              <w:rPr>
                <w:rFonts w:eastAsia="仿宋_GB2312"/>
                <w:szCs w:val="21"/>
              </w:rPr>
            </w:pPr>
            <w:r>
              <w:rPr>
                <w:rFonts w:eastAsia="仿宋_GB2312"/>
                <w:szCs w:val="21"/>
              </w:rPr>
              <w:t>91120104MACM2RY268</w:t>
            </w:r>
          </w:p>
        </w:tc>
      </w:tr>
      <w:tr w:rsidR="00DD6931" w14:paraId="4881B90A" w14:textId="77777777">
        <w:trPr>
          <w:cantSplit/>
          <w:trHeight w:val="369"/>
          <w:jc w:val="center"/>
        </w:trPr>
        <w:tc>
          <w:tcPr>
            <w:tcW w:w="407" w:type="dxa"/>
            <w:vMerge/>
            <w:tcBorders>
              <w:left w:val="single" w:sz="12" w:space="0" w:color="auto"/>
              <w:right w:val="single" w:sz="4" w:space="0" w:color="auto"/>
            </w:tcBorders>
            <w:vAlign w:val="center"/>
          </w:tcPr>
          <w:p w14:paraId="42FA7FA0" w14:textId="77777777" w:rsidR="00DD6931" w:rsidRDefault="00DD6931">
            <w:pPr>
              <w:adjustRightInd w:val="0"/>
              <w:snapToGrid w:val="0"/>
              <w:spacing w:beforeLines="15" w:before="36" w:line="240" w:lineRule="atLeast"/>
              <w:jc w:val="center"/>
              <w:rPr>
                <w:rFonts w:eastAsia="仿宋_GB2312"/>
                <w:szCs w:val="21"/>
              </w:rPr>
            </w:pPr>
          </w:p>
        </w:tc>
        <w:tc>
          <w:tcPr>
            <w:tcW w:w="1692" w:type="dxa"/>
            <w:gridSpan w:val="3"/>
            <w:tcBorders>
              <w:top w:val="single" w:sz="4" w:space="0" w:color="auto"/>
              <w:left w:val="single" w:sz="4" w:space="0" w:color="auto"/>
              <w:right w:val="single" w:sz="4" w:space="0" w:color="auto"/>
            </w:tcBorders>
            <w:vAlign w:val="center"/>
          </w:tcPr>
          <w:p w14:paraId="1EFEF7B7" w14:textId="77777777" w:rsidR="00DD6931" w:rsidRDefault="00350AE2">
            <w:pPr>
              <w:adjustRightInd w:val="0"/>
              <w:snapToGrid w:val="0"/>
              <w:spacing w:beforeLines="15" w:before="36" w:line="240" w:lineRule="atLeast"/>
              <w:jc w:val="left"/>
              <w:rPr>
                <w:rFonts w:eastAsia="仿宋_GB2312"/>
                <w:szCs w:val="21"/>
              </w:rPr>
            </w:pPr>
            <w:r>
              <w:rPr>
                <w:rFonts w:eastAsia="仿宋_GB2312" w:hint="eastAsia"/>
                <w:szCs w:val="21"/>
              </w:rPr>
              <w:t>开户行</w:t>
            </w:r>
          </w:p>
        </w:tc>
        <w:tc>
          <w:tcPr>
            <w:tcW w:w="3659" w:type="dxa"/>
            <w:gridSpan w:val="10"/>
            <w:tcBorders>
              <w:top w:val="single" w:sz="4" w:space="0" w:color="auto"/>
              <w:left w:val="single" w:sz="4" w:space="0" w:color="auto"/>
              <w:right w:val="single" w:sz="4" w:space="0" w:color="auto"/>
            </w:tcBorders>
            <w:vAlign w:val="center"/>
          </w:tcPr>
          <w:p w14:paraId="3671F21C"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 w:val="18"/>
                <w:szCs w:val="18"/>
              </w:rPr>
              <w:t>中国农业银行股份有限公司天津熙汇支行</w:t>
            </w:r>
          </w:p>
        </w:tc>
        <w:tc>
          <w:tcPr>
            <w:tcW w:w="2289" w:type="dxa"/>
            <w:gridSpan w:val="4"/>
            <w:tcBorders>
              <w:top w:val="single" w:sz="4" w:space="0" w:color="auto"/>
              <w:left w:val="single" w:sz="4" w:space="0" w:color="auto"/>
              <w:right w:val="single" w:sz="4" w:space="0" w:color="auto"/>
            </w:tcBorders>
            <w:vAlign w:val="center"/>
          </w:tcPr>
          <w:p w14:paraId="4C61F2B7"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法定代表人</w:t>
            </w:r>
          </w:p>
        </w:tc>
        <w:tc>
          <w:tcPr>
            <w:tcW w:w="1809" w:type="dxa"/>
            <w:gridSpan w:val="3"/>
            <w:tcBorders>
              <w:top w:val="single" w:sz="4" w:space="0" w:color="auto"/>
              <w:left w:val="single" w:sz="4" w:space="0" w:color="auto"/>
              <w:right w:val="single" w:sz="12" w:space="0" w:color="auto"/>
            </w:tcBorders>
            <w:vAlign w:val="center"/>
          </w:tcPr>
          <w:p w14:paraId="64A92873"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魏轩</w:t>
            </w:r>
          </w:p>
        </w:tc>
      </w:tr>
      <w:tr w:rsidR="00DD6931" w14:paraId="534C8535" w14:textId="77777777">
        <w:trPr>
          <w:cantSplit/>
          <w:trHeight w:val="369"/>
          <w:jc w:val="center"/>
        </w:trPr>
        <w:tc>
          <w:tcPr>
            <w:tcW w:w="407" w:type="dxa"/>
            <w:vMerge/>
            <w:tcBorders>
              <w:left w:val="single" w:sz="12" w:space="0" w:color="auto"/>
              <w:right w:val="single" w:sz="4" w:space="0" w:color="auto"/>
            </w:tcBorders>
            <w:vAlign w:val="center"/>
          </w:tcPr>
          <w:p w14:paraId="33A498BD" w14:textId="77777777" w:rsidR="00DD6931" w:rsidRDefault="00DD6931">
            <w:pPr>
              <w:adjustRightInd w:val="0"/>
              <w:snapToGrid w:val="0"/>
              <w:spacing w:beforeLines="15" w:before="36" w:line="240" w:lineRule="atLeast"/>
              <w:jc w:val="center"/>
              <w:rPr>
                <w:rFonts w:eastAsia="仿宋_GB2312"/>
                <w:szCs w:val="21"/>
              </w:rPr>
            </w:pPr>
          </w:p>
        </w:tc>
        <w:tc>
          <w:tcPr>
            <w:tcW w:w="1692" w:type="dxa"/>
            <w:gridSpan w:val="3"/>
            <w:tcBorders>
              <w:left w:val="single" w:sz="4" w:space="0" w:color="auto"/>
              <w:bottom w:val="single" w:sz="4" w:space="0" w:color="auto"/>
              <w:right w:val="single" w:sz="4" w:space="0" w:color="auto"/>
            </w:tcBorders>
            <w:vAlign w:val="center"/>
          </w:tcPr>
          <w:p w14:paraId="4C8457E9" w14:textId="77777777" w:rsidR="00DD6931" w:rsidRDefault="00350AE2">
            <w:pPr>
              <w:adjustRightInd w:val="0"/>
              <w:snapToGrid w:val="0"/>
              <w:spacing w:beforeLines="15" w:before="36" w:line="240" w:lineRule="atLeast"/>
              <w:jc w:val="left"/>
              <w:rPr>
                <w:rFonts w:eastAsia="仿宋_GB2312"/>
                <w:szCs w:val="21"/>
              </w:rPr>
            </w:pPr>
            <w:r>
              <w:rPr>
                <w:rFonts w:eastAsia="仿宋_GB2312" w:hint="eastAsia"/>
                <w:szCs w:val="21"/>
              </w:rPr>
              <w:t>账户名称</w:t>
            </w:r>
          </w:p>
        </w:tc>
        <w:tc>
          <w:tcPr>
            <w:tcW w:w="3659" w:type="dxa"/>
            <w:gridSpan w:val="10"/>
            <w:tcBorders>
              <w:left w:val="single" w:sz="4" w:space="0" w:color="auto"/>
              <w:bottom w:val="single" w:sz="4" w:space="0" w:color="auto"/>
              <w:right w:val="single" w:sz="4" w:space="0" w:color="auto"/>
            </w:tcBorders>
            <w:vAlign w:val="center"/>
          </w:tcPr>
          <w:p w14:paraId="0C2D69E7" w14:textId="77777777" w:rsidR="00DD6931" w:rsidRDefault="00350AE2">
            <w:pPr>
              <w:adjustRightInd w:val="0"/>
              <w:snapToGrid w:val="0"/>
              <w:spacing w:beforeLines="15" w:before="36" w:line="240" w:lineRule="atLeast"/>
              <w:jc w:val="center"/>
              <w:rPr>
                <w:rFonts w:eastAsia="仿宋_GB2312"/>
                <w:szCs w:val="21"/>
              </w:rPr>
            </w:pPr>
            <w:r>
              <w:rPr>
                <w:rFonts w:ascii="仿宋_GB2312" w:eastAsia="仿宋_GB2312" w:hint="eastAsia"/>
                <w:szCs w:val="21"/>
              </w:rPr>
              <w:t>天津宇翼开鸿智能科技有限公司</w:t>
            </w:r>
          </w:p>
        </w:tc>
        <w:tc>
          <w:tcPr>
            <w:tcW w:w="2289" w:type="dxa"/>
            <w:gridSpan w:val="4"/>
            <w:tcBorders>
              <w:left w:val="single" w:sz="4" w:space="0" w:color="auto"/>
              <w:bottom w:val="single" w:sz="4" w:space="0" w:color="auto"/>
              <w:right w:val="single" w:sz="4" w:space="0" w:color="auto"/>
            </w:tcBorders>
            <w:vAlign w:val="center"/>
          </w:tcPr>
          <w:p w14:paraId="454477BE"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注册资金（万元）</w:t>
            </w:r>
          </w:p>
        </w:tc>
        <w:tc>
          <w:tcPr>
            <w:tcW w:w="1809" w:type="dxa"/>
            <w:gridSpan w:val="3"/>
            <w:tcBorders>
              <w:left w:val="single" w:sz="4" w:space="0" w:color="auto"/>
              <w:bottom w:val="single" w:sz="4" w:space="0" w:color="auto"/>
              <w:right w:val="single" w:sz="12" w:space="0" w:color="auto"/>
            </w:tcBorders>
            <w:vAlign w:val="center"/>
          </w:tcPr>
          <w:p w14:paraId="6EB29008"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1000</w:t>
            </w:r>
          </w:p>
        </w:tc>
      </w:tr>
      <w:tr w:rsidR="00DD6931" w14:paraId="2509DD37" w14:textId="77777777">
        <w:trPr>
          <w:cantSplit/>
          <w:trHeight w:val="419"/>
          <w:jc w:val="center"/>
        </w:trPr>
        <w:tc>
          <w:tcPr>
            <w:tcW w:w="407" w:type="dxa"/>
            <w:vMerge/>
            <w:tcBorders>
              <w:left w:val="single" w:sz="12" w:space="0" w:color="auto"/>
              <w:right w:val="single" w:sz="4" w:space="0" w:color="auto"/>
            </w:tcBorders>
            <w:vAlign w:val="center"/>
          </w:tcPr>
          <w:p w14:paraId="399F174C" w14:textId="77777777" w:rsidR="00DD6931" w:rsidRDefault="00DD6931">
            <w:pPr>
              <w:adjustRightInd w:val="0"/>
              <w:snapToGrid w:val="0"/>
              <w:spacing w:beforeLines="15" w:before="36" w:line="240" w:lineRule="atLeast"/>
              <w:jc w:val="center"/>
              <w:rPr>
                <w:rFonts w:eastAsia="仿宋_GB2312"/>
                <w:szCs w:val="21"/>
              </w:rPr>
            </w:pPr>
          </w:p>
        </w:tc>
        <w:tc>
          <w:tcPr>
            <w:tcW w:w="1692" w:type="dxa"/>
            <w:gridSpan w:val="3"/>
            <w:tcBorders>
              <w:left w:val="single" w:sz="4" w:space="0" w:color="auto"/>
              <w:right w:val="single" w:sz="4" w:space="0" w:color="auto"/>
            </w:tcBorders>
            <w:vAlign w:val="center"/>
          </w:tcPr>
          <w:p w14:paraId="274D9EAB" w14:textId="77777777" w:rsidR="00DD6931" w:rsidRDefault="00350AE2">
            <w:pPr>
              <w:adjustRightInd w:val="0"/>
              <w:snapToGrid w:val="0"/>
              <w:spacing w:beforeLines="15" w:before="36" w:line="240" w:lineRule="atLeast"/>
              <w:jc w:val="left"/>
              <w:rPr>
                <w:rFonts w:eastAsia="仿宋_GB2312"/>
                <w:szCs w:val="21"/>
              </w:rPr>
            </w:pPr>
            <w:r>
              <w:rPr>
                <w:rFonts w:eastAsia="仿宋_GB2312" w:hint="eastAsia"/>
                <w:szCs w:val="21"/>
              </w:rPr>
              <w:t>银行账号</w:t>
            </w:r>
          </w:p>
        </w:tc>
        <w:tc>
          <w:tcPr>
            <w:tcW w:w="3659" w:type="dxa"/>
            <w:gridSpan w:val="10"/>
            <w:tcBorders>
              <w:left w:val="single" w:sz="4" w:space="0" w:color="auto"/>
              <w:bottom w:val="single" w:sz="4" w:space="0" w:color="auto"/>
              <w:right w:val="single" w:sz="4" w:space="0" w:color="auto"/>
            </w:tcBorders>
            <w:vAlign w:val="center"/>
          </w:tcPr>
          <w:p w14:paraId="67CCDAB7"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 w:val="18"/>
                <w:szCs w:val="18"/>
              </w:rPr>
              <w:t>02191101040009263</w:t>
            </w:r>
          </w:p>
        </w:tc>
        <w:tc>
          <w:tcPr>
            <w:tcW w:w="2289" w:type="dxa"/>
            <w:gridSpan w:val="4"/>
            <w:tcBorders>
              <w:left w:val="single" w:sz="4" w:space="0" w:color="auto"/>
              <w:bottom w:val="single" w:sz="4" w:space="0" w:color="auto"/>
              <w:right w:val="single" w:sz="4" w:space="0" w:color="auto"/>
            </w:tcBorders>
            <w:vAlign w:val="center"/>
          </w:tcPr>
          <w:p w14:paraId="38EF7B18"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从业人员</w:t>
            </w:r>
          </w:p>
        </w:tc>
        <w:tc>
          <w:tcPr>
            <w:tcW w:w="1809" w:type="dxa"/>
            <w:gridSpan w:val="3"/>
            <w:tcBorders>
              <w:left w:val="single" w:sz="4" w:space="0" w:color="auto"/>
              <w:bottom w:val="single" w:sz="4" w:space="0" w:color="auto"/>
              <w:right w:val="single" w:sz="12" w:space="0" w:color="auto"/>
            </w:tcBorders>
            <w:vAlign w:val="center"/>
          </w:tcPr>
          <w:p w14:paraId="56520EAD"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18</w:t>
            </w:r>
            <w:r>
              <w:rPr>
                <w:rFonts w:eastAsia="仿宋_GB2312" w:hint="eastAsia"/>
                <w:szCs w:val="21"/>
              </w:rPr>
              <w:t>人</w:t>
            </w:r>
          </w:p>
        </w:tc>
      </w:tr>
      <w:tr w:rsidR="00DD6931" w14:paraId="60D705F5" w14:textId="77777777">
        <w:trPr>
          <w:cantSplit/>
          <w:trHeight w:val="369"/>
          <w:jc w:val="center"/>
        </w:trPr>
        <w:tc>
          <w:tcPr>
            <w:tcW w:w="407" w:type="dxa"/>
            <w:vMerge/>
            <w:tcBorders>
              <w:left w:val="single" w:sz="12" w:space="0" w:color="auto"/>
              <w:right w:val="single" w:sz="4" w:space="0" w:color="auto"/>
            </w:tcBorders>
            <w:vAlign w:val="center"/>
          </w:tcPr>
          <w:p w14:paraId="06783CB5" w14:textId="77777777" w:rsidR="00DD6931" w:rsidRDefault="00DD6931">
            <w:pPr>
              <w:adjustRightInd w:val="0"/>
              <w:snapToGrid w:val="0"/>
              <w:spacing w:beforeLines="15" w:before="36" w:line="240" w:lineRule="atLeast"/>
              <w:jc w:val="center"/>
              <w:rPr>
                <w:rFonts w:eastAsia="仿宋_GB2312"/>
                <w:szCs w:val="21"/>
              </w:rPr>
            </w:pPr>
          </w:p>
        </w:tc>
        <w:tc>
          <w:tcPr>
            <w:tcW w:w="1692" w:type="dxa"/>
            <w:gridSpan w:val="3"/>
            <w:tcBorders>
              <w:left w:val="single" w:sz="4" w:space="0" w:color="auto"/>
              <w:right w:val="single" w:sz="4" w:space="0" w:color="auto"/>
            </w:tcBorders>
            <w:vAlign w:val="center"/>
          </w:tcPr>
          <w:p w14:paraId="4DBDA84C"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最近</w:t>
            </w:r>
            <w:r>
              <w:rPr>
                <w:rFonts w:eastAsia="仿宋_GB2312" w:hint="eastAsia"/>
                <w:szCs w:val="21"/>
              </w:rPr>
              <w:t>3</w:t>
            </w:r>
            <w:r>
              <w:rPr>
                <w:rFonts w:eastAsia="仿宋_GB2312" w:hint="eastAsia"/>
                <w:szCs w:val="21"/>
              </w:rPr>
              <w:t>个月指标</w:t>
            </w:r>
          </w:p>
        </w:tc>
        <w:tc>
          <w:tcPr>
            <w:tcW w:w="1587" w:type="dxa"/>
            <w:gridSpan w:val="6"/>
            <w:tcBorders>
              <w:top w:val="single" w:sz="4" w:space="0" w:color="auto"/>
              <w:left w:val="single" w:sz="4" w:space="0" w:color="auto"/>
              <w:bottom w:val="single" w:sz="4" w:space="0" w:color="auto"/>
              <w:right w:val="single" w:sz="4" w:space="0" w:color="auto"/>
            </w:tcBorders>
            <w:vAlign w:val="center"/>
          </w:tcPr>
          <w:p w14:paraId="7FEE3C74"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资产总额</w:t>
            </w:r>
          </w:p>
        </w:tc>
        <w:tc>
          <w:tcPr>
            <w:tcW w:w="1775" w:type="dxa"/>
            <w:gridSpan w:val="3"/>
            <w:tcBorders>
              <w:top w:val="single" w:sz="4" w:space="0" w:color="auto"/>
              <w:left w:val="single" w:sz="4" w:space="0" w:color="auto"/>
              <w:right w:val="single" w:sz="4" w:space="0" w:color="auto"/>
            </w:tcBorders>
            <w:vAlign w:val="center"/>
          </w:tcPr>
          <w:p w14:paraId="71922DF7"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资产负债率</w:t>
            </w:r>
          </w:p>
        </w:tc>
        <w:tc>
          <w:tcPr>
            <w:tcW w:w="1861" w:type="dxa"/>
            <w:gridSpan w:val="4"/>
            <w:tcBorders>
              <w:top w:val="single" w:sz="4" w:space="0" w:color="auto"/>
              <w:left w:val="single" w:sz="4" w:space="0" w:color="auto"/>
              <w:right w:val="single" w:sz="4" w:space="0" w:color="auto"/>
            </w:tcBorders>
            <w:vAlign w:val="center"/>
          </w:tcPr>
          <w:p w14:paraId="0FFA5871"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主营业务收入</w:t>
            </w:r>
          </w:p>
        </w:tc>
        <w:tc>
          <w:tcPr>
            <w:tcW w:w="2534" w:type="dxa"/>
            <w:gridSpan w:val="4"/>
            <w:tcBorders>
              <w:top w:val="single" w:sz="4" w:space="0" w:color="auto"/>
              <w:left w:val="single" w:sz="4" w:space="0" w:color="auto"/>
              <w:bottom w:val="single" w:sz="4" w:space="0" w:color="auto"/>
              <w:right w:val="single" w:sz="12" w:space="0" w:color="auto"/>
            </w:tcBorders>
            <w:vAlign w:val="center"/>
          </w:tcPr>
          <w:p w14:paraId="121F9655" w14:textId="77777777" w:rsidR="00DD6931" w:rsidRDefault="00350AE2">
            <w:pPr>
              <w:adjustRightInd w:val="0"/>
              <w:snapToGrid w:val="0"/>
              <w:jc w:val="center"/>
              <w:rPr>
                <w:rFonts w:eastAsia="仿宋_GB2312"/>
                <w:szCs w:val="21"/>
              </w:rPr>
            </w:pPr>
            <w:r>
              <w:rPr>
                <w:rFonts w:eastAsia="仿宋_GB2312" w:hint="eastAsia"/>
                <w:szCs w:val="21"/>
              </w:rPr>
              <w:t>利润总额</w:t>
            </w:r>
          </w:p>
        </w:tc>
      </w:tr>
      <w:tr w:rsidR="00DD6931" w14:paraId="18766A6F" w14:textId="77777777">
        <w:trPr>
          <w:cantSplit/>
          <w:trHeight w:val="369"/>
          <w:jc w:val="center"/>
        </w:trPr>
        <w:tc>
          <w:tcPr>
            <w:tcW w:w="407" w:type="dxa"/>
            <w:vMerge/>
            <w:tcBorders>
              <w:left w:val="single" w:sz="12" w:space="0" w:color="auto"/>
              <w:right w:val="single" w:sz="4" w:space="0" w:color="auto"/>
            </w:tcBorders>
            <w:vAlign w:val="center"/>
          </w:tcPr>
          <w:p w14:paraId="340C61FE" w14:textId="77777777" w:rsidR="00DD6931" w:rsidRDefault="00DD6931">
            <w:pPr>
              <w:adjustRightInd w:val="0"/>
              <w:snapToGrid w:val="0"/>
              <w:spacing w:beforeLines="15" w:before="36" w:line="240" w:lineRule="atLeast"/>
              <w:jc w:val="center"/>
              <w:rPr>
                <w:rFonts w:eastAsia="仿宋_GB2312"/>
                <w:szCs w:val="21"/>
              </w:rPr>
            </w:pPr>
          </w:p>
        </w:tc>
        <w:tc>
          <w:tcPr>
            <w:tcW w:w="1692" w:type="dxa"/>
            <w:gridSpan w:val="3"/>
            <w:tcBorders>
              <w:left w:val="single" w:sz="4" w:space="0" w:color="auto"/>
              <w:right w:val="single" w:sz="4" w:space="0" w:color="auto"/>
            </w:tcBorders>
            <w:vAlign w:val="center"/>
          </w:tcPr>
          <w:p w14:paraId="5A182CE1" w14:textId="77777777" w:rsidR="00DD6931" w:rsidRDefault="00350AE2">
            <w:pPr>
              <w:adjustRightInd w:val="0"/>
              <w:snapToGrid w:val="0"/>
              <w:spacing w:beforeLines="15" w:before="36" w:line="240" w:lineRule="atLeast"/>
              <w:jc w:val="center"/>
              <w:rPr>
                <w:rFonts w:eastAsia="仿宋_GB2312"/>
                <w:szCs w:val="21"/>
              </w:rPr>
            </w:pPr>
            <w:r>
              <w:rPr>
                <w:rFonts w:eastAsia="仿宋_GB2312"/>
                <w:szCs w:val="21"/>
              </w:rPr>
              <w:t>7</w:t>
            </w:r>
            <w:r>
              <w:rPr>
                <w:rFonts w:eastAsia="仿宋_GB2312" w:hint="eastAsia"/>
                <w:szCs w:val="21"/>
              </w:rPr>
              <w:t>月</w:t>
            </w:r>
          </w:p>
        </w:tc>
        <w:tc>
          <w:tcPr>
            <w:tcW w:w="1587" w:type="dxa"/>
            <w:gridSpan w:val="6"/>
            <w:tcBorders>
              <w:top w:val="single" w:sz="4" w:space="0" w:color="auto"/>
              <w:left w:val="single" w:sz="4" w:space="0" w:color="auto"/>
              <w:bottom w:val="single" w:sz="4" w:space="0" w:color="auto"/>
              <w:right w:val="single" w:sz="4" w:space="0" w:color="auto"/>
            </w:tcBorders>
            <w:vAlign w:val="center"/>
          </w:tcPr>
          <w:p w14:paraId="6C7EAB3F" w14:textId="77777777" w:rsidR="00DD6931" w:rsidRDefault="00350AE2">
            <w:pPr>
              <w:adjustRightInd w:val="0"/>
              <w:snapToGrid w:val="0"/>
              <w:spacing w:beforeLines="15" w:before="36" w:line="240" w:lineRule="atLeast"/>
              <w:jc w:val="center"/>
              <w:rPr>
                <w:rFonts w:eastAsia="仿宋_GB2312"/>
                <w:szCs w:val="21"/>
              </w:rPr>
            </w:pPr>
            <w:r>
              <w:rPr>
                <w:rFonts w:ascii="宋体" w:hAnsi="宋体" w:cs="宋体" w:hint="eastAsia"/>
                <w:szCs w:val="21"/>
              </w:rPr>
              <w:t>0</w:t>
            </w:r>
          </w:p>
        </w:tc>
        <w:tc>
          <w:tcPr>
            <w:tcW w:w="1775" w:type="dxa"/>
            <w:gridSpan w:val="3"/>
            <w:tcBorders>
              <w:top w:val="single" w:sz="4" w:space="0" w:color="auto"/>
              <w:left w:val="single" w:sz="4" w:space="0" w:color="auto"/>
              <w:right w:val="single" w:sz="4" w:space="0" w:color="auto"/>
            </w:tcBorders>
            <w:vAlign w:val="center"/>
          </w:tcPr>
          <w:p w14:paraId="527C8539" w14:textId="77777777" w:rsidR="00DD6931" w:rsidRDefault="00350AE2">
            <w:pPr>
              <w:adjustRightInd w:val="0"/>
              <w:snapToGrid w:val="0"/>
              <w:spacing w:beforeLines="15" w:before="36" w:line="240" w:lineRule="atLeast"/>
              <w:jc w:val="center"/>
              <w:rPr>
                <w:rFonts w:eastAsia="仿宋_GB2312"/>
                <w:szCs w:val="21"/>
              </w:rPr>
            </w:pPr>
            <w:r>
              <w:rPr>
                <w:rFonts w:ascii="宋体" w:hAnsi="宋体" w:cs="宋体" w:hint="eastAsia"/>
                <w:szCs w:val="21"/>
              </w:rPr>
              <w:t>0</w:t>
            </w:r>
          </w:p>
        </w:tc>
        <w:tc>
          <w:tcPr>
            <w:tcW w:w="1861" w:type="dxa"/>
            <w:gridSpan w:val="4"/>
            <w:tcBorders>
              <w:top w:val="single" w:sz="4" w:space="0" w:color="auto"/>
              <w:left w:val="single" w:sz="4" w:space="0" w:color="auto"/>
              <w:right w:val="single" w:sz="4" w:space="0" w:color="auto"/>
            </w:tcBorders>
            <w:vAlign w:val="center"/>
          </w:tcPr>
          <w:p w14:paraId="0E0FC6EF" w14:textId="77777777" w:rsidR="00DD6931" w:rsidRDefault="00350AE2">
            <w:pPr>
              <w:adjustRightInd w:val="0"/>
              <w:snapToGrid w:val="0"/>
              <w:spacing w:beforeLines="15" w:before="36" w:line="240" w:lineRule="atLeast"/>
              <w:jc w:val="center"/>
              <w:rPr>
                <w:rFonts w:eastAsia="仿宋_GB2312"/>
                <w:szCs w:val="21"/>
              </w:rPr>
            </w:pPr>
            <w:r>
              <w:rPr>
                <w:rFonts w:ascii="宋体" w:hAnsi="宋体" w:cs="宋体" w:hint="eastAsia"/>
                <w:szCs w:val="21"/>
              </w:rPr>
              <w:t>0</w:t>
            </w:r>
          </w:p>
        </w:tc>
        <w:tc>
          <w:tcPr>
            <w:tcW w:w="2534" w:type="dxa"/>
            <w:gridSpan w:val="4"/>
            <w:tcBorders>
              <w:top w:val="single" w:sz="4" w:space="0" w:color="auto"/>
              <w:left w:val="single" w:sz="4" w:space="0" w:color="auto"/>
              <w:right w:val="single" w:sz="12" w:space="0" w:color="auto"/>
            </w:tcBorders>
            <w:vAlign w:val="center"/>
          </w:tcPr>
          <w:p w14:paraId="0E4F6F88" w14:textId="77777777" w:rsidR="00DD6931" w:rsidRDefault="00350AE2">
            <w:pPr>
              <w:adjustRightInd w:val="0"/>
              <w:snapToGrid w:val="0"/>
              <w:spacing w:beforeLines="15" w:before="36" w:line="240" w:lineRule="atLeast"/>
              <w:jc w:val="center"/>
              <w:rPr>
                <w:rFonts w:eastAsia="仿宋_GB2312"/>
                <w:szCs w:val="21"/>
              </w:rPr>
            </w:pPr>
            <w:r>
              <w:rPr>
                <w:rFonts w:ascii="宋体" w:hAnsi="宋体" w:cs="宋体" w:hint="eastAsia"/>
                <w:szCs w:val="21"/>
              </w:rPr>
              <w:t>0</w:t>
            </w:r>
          </w:p>
        </w:tc>
      </w:tr>
      <w:tr w:rsidR="00DD6931" w14:paraId="6F10D238" w14:textId="77777777">
        <w:trPr>
          <w:cantSplit/>
          <w:trHeight w:val="369"/>
          <w:jc w:val="center"/>
        </w:trPr>
        <w:tc>
          <w:tcPr>
            <w:tcW w:w="407" w:type="dxa"/>
            <w:vMerge/>
            <w:tcBorders>
              <w:left w:val="single" w:sz="12" w:space="0" w:color="auto"/>
              <w:right w:val="single" w:sz="4" w:space="0" w:color="auto"/>
            </w:tcBorders>
            <w:vAlign w:val="center"/>
          </w:tcPr>
          <w:p w14:paraId="11DDD661" w14:textId="77777777" w:rsidR="00DD6931" w:rsidRDefault="00DD6931">
            <w:pPr>
              <w:adjustRightInd w:val="0"/>
              <w:snapToGrid w:val="0"/>
              <w:spacing w:beforeLines="15" w:before="36" w:line="240" w:lineRule="atLeast"/>
              <w:jc w:val="center"/>
              <w:rPr>
                <w:rFonts w:eastAsia="仿宋_GB2312"/>
                <w:szCs w:val="21"/>
              </w:rPr>
            </w:pPr>
          </w:p>
        </w:tc>
        <w:tc>
          <w:tcPr>
            <w:tcW w:w="1692" w:type="dxa"/>
            <w:gridSpan w:val="3"/>
            <w:tcBorders>
              <w:left w:val="single" w:sz="4" w:space="0" w:color="auto"/>
              <w:right w:val="single" w:sz="4" w:space="0" w:color="auto"/>
            </w:tcBorders>
            <w:vAlign w:val="center"/>
          </w:tcPr>
          <w:p w14:paraId="0676079B" w14:textId="77777777" w:rsidR="00DD6931" w:rsidRDefault="00350AE2">
            <w:pPr>
              <w:adjustRightInd w:val="0"/>
              <w:snapToGrid w:val="0"/>
              <w:spacing w:beforeLines="15" w:before="36" w:line="240" w:lineRule="atLeast"/>
              <w:jc w:val="center"/>
              <w:rPr>
                <w:rFonts w:eastAsia="仿宋_GB2312"/>
                <w:szCs w:val="21"/>
              </w:rPr>
            </w:pPr>
            <w:r>
              <w:rPr>
                <w:rFonts w:eastAsia="仿宋_GB2312"/>
                <w:szCs w:val="21"/>
              </w:rPr>
              <w:t>8</w:t>
            </w:r>
            <w:r>
              <w:rPr>
                <w:rFonts w:eastAsia="仿宋_GB2312" w:hint="eastAsia"/>
                <w:szCs w:val="21"/>
              </w:rPr>
              <w:t>月</w:t>
            </w:r>
          </w:p>
        </w:tc>
        <w:tc>
          <w:tcPr>
            <w:tcW w:w="1587" w:type="dxa"/>
            <w:gridSpan w:val="6"/>
            <w:tcBorders>
              <w:top w:val="single" w:sz="4" w:space="0" w:color="auto"/>
              <w:left w:val="single" w:sz="4" w:space="0" w:color="auto"/>
              <w:bottom w:val="single" w:sz="4" w:space="0" w:color="auto"/>
              <w:right w:val="single" w:sz="4" w:space="0" w:color="auto"/>
            </w:tcBorders>
            <w:vAlign w:val="center"/>
          </w:tcPr>
          <w:p w14:paraId="790E79E8" w14:textId="77777777" w:rsidR="00DD6931" w:rsidRDefault="00350AE2">
            <w:pPr>
              <w:adjustRightInd w:val="0"/>
              <w:snapToGrid w:val="0"/>
              <w:spacing w:beforeLines="15" w:before="36" w:line="240" w:lineRule="atLeast"/>
              <w:jc w:val="center"/>
              <w:rPr>
                <w:rFonts w:eastAsia="仿宋_GB2312"/>
                <w:szCs w:val="21"/>
              </w:rPr>
            </w:pPr>
            <w:r>
              <w:rPr>
                <w:rFonts w:ascii="宋体" w:hAnsi="宋体" w:cs="宋体" w:hint="eastAsia"/>
                <w:szCs w:val="21"/>
              </w:rPr>
              <w:t>3000000</w:t>
            </w:r>
          </w:p>
        </w:tc>
        <w:tc>
          <w:tcPr>
            <w:tcW w:w="1775" w:type="dxa"/>
            <w:gridSpan w:val="3"/>
            <w:tcBorders>
              <w:top w:val="single" w:sz="4" w:space="0" w:color="auto"/>
              <w:left w:val="single" w:sz="4" w:space="0" w:color="auto"/>
              <w:right w:val="single" w:sz="4" w:space="0" w:color="auto"/>
            </w:tcBorders>
            <w:vAlign w:val="center"/>
          </w:tcPr>
          <w:p w14:paraId="3B67A6C1" w14:textId="77777777" w:rsidR="00DD6931" w:rsidRDefault="00350AE2">
            <w:pPr>
              <w:adjustRightInd w:val="0"/>
              <w:snapToGrid w:val="0"/>
              <w:spacing w:beforeLines="15" w:before="36" w:line="240" w:lineRule="atLeast"/>
              <w:jc w:val="center"/>
              <w:rPr>
                <w:rFonts w:eastAsia="仿宋_GB2312"/>
                <w:szCs w:val="21"/>
              </w:rPr>
            </w:pPr>
            <w:r>
              <w:rPr>
                <w:rFonts w:ascii="宋体" w:hAnsi="宋体" w:cs="宋体" w:hint="eastAsia"/>
                <w:szCs w:val="21"/>
              </w:rPr>
              <w:t>0.62%</w:t>
            </w:r>
          </w:p>
        </w:tc>
        <w:tc>
          <w:tcPr>
            <w:tcW w:w="1861" w:type="dxa"/>
            <w:gridSpan w:val="4"/>
            <w:tcBorders>
              <w:top w:val="single" w:sz="4" w:space="0" w:color="auto"/>
              <w:left w:val="single" w:sz="4" w:space="0" w:color="auto"/>
              <w:right w:val="single" w:sz="4" w:space="0" w:color="auto"/>
            </w:tcBorders>
            <w:vAlign w:val="center"/>
          </w:tcPr>
          <w:p w14:paraId="1274FC21" w14:textId="77777777" w:rsidR="00DD6931" w:rsidRDefault="00350AE2">
            <w:pPr>
              <w:adjustRightInd w:val="0"/>
              <w:snapToGrid w:val="0"/>
              <w:spacing w:beforeLines="15" w:before="36" w:line="240" w:lineRule="atLeast"/>
              <w:jc w:val="center"/>
              <w:rPr>
                <w:rFonts w:eastAsia="仿宋_GB2312"/>
                <w:szCs w:val="21"/>
              </w:rPr>
            </w:pPr>
            <w:r>
              <w:rPr>
                <w:rFonts w:ascii="宋体" w:hAnsi="宋体" w:cs="宋体" w:hint="eastAsia"/>
                <w:szCs w:val="21"/>
              </w:rPr>
              <w:t>0</w:t>
            </w:r>
          </w:p>
        </w:tc>
        <w:tc>
          <w:tcPr>
            <w:tcW w:w="2534" w:type="dxa"/>
            <w:gridSpan w:val="4"/>
            <w:tcBorders>
              <w:top w:val="single" w:sz="4" w:space="0" w:color="auto"/>
              <w:left w:val="single" w:sz="4" w:space="0" w:color="auto"/>
              <w:right w:val="single" w:sz="12" w:space="0" w:color="auto"/>
            </w:tcBorders>
            <w:vAlign w:val="center"/>
          </w:tcPr>
          <w:p w14:paraId="2CF93271" w14:textId="77777777" w:rsidR="00DD6931" w:rsidRDefault="00350AE2">
            <w:pPr>
              <w:adjustRightInd w:val="0"/>
              <w:snapToGrid w:val="0"/>
              <w:spacing w:beforeLines="15" w:before="36" w:line="240" w:lineRule="atLeast"/>
              <w:jc w:val="center"/>
              <w:rPr>
                <w:rFonts w:eastAsia="仿宋_GB2312"/>
                <w:szCs w:val="21"/>
              </w:rPr>
            </w:pPr>
            <w:r>
              <w:rPr>
                <w:rFonts w:ascii="宋体" w:hAnsi="宋体" w:cs="宋体" w:hint="eastAsia"/>
                <w:szCs w:val="21"/>
              </w:rPr>
              <w:t>-18671.77</w:t>
            </w:r>
          </w:p>
        </w:tc>
      </w:tr>
      <w:tr w:rsidR="00DD6931" w14:paraId="6B75C91D" w14:textId="77777777">
        <w:trPr>
          <w:cantSplit/>
          <w:trHeight w:val="369"/>
          <w:jc w:val="center"/>
        </w:trPr>
        <w:tc>
          <w:tcPr>
            <w:tcW w:w="407" w:type="dxa"/>
            <w:vMerge/>
            <w:tcBorders>
              <w:left w:val="single" w:sz="12" w:space="0" w:color="auto"/>
              <w:right w:val="single" w:sz="4" w:space="0" w:color="auto"/>
            </w:tcBorders>
            <w:vAlign w:val="center"/>
          </w:tcPr>
          <w:p w14:paraId="735D9EE2" w14:textId="77777777" w:rsidR="00DD6931" w:rsidRDefault="00DD6931">
            <w:pPr>
              <w:adjustRightInd w:val="0"/>
              <w:snapToGrid w:val="0"/>
              <w:spacing w:beforeLines="15" w:before="36" w:line="240" w:lineRule="atLeast"/>
              <w:jc w:val="center"/>
              <w:rPr>
                <w:rFonts w:eastAsia="仿宋_GB2312"/>
                <w:szCs w:val="21"/>
              </w:rPr>
            </w:pPr>
          </w:p>
        </w:tc>
        <w:tc>
          <w:tcPr>
            <w:tcW w:w="1692" w:type="dxa"/>
            <w:gridSpan w:val="3"/>
            <w:tcBorders>
              <w:left w:val="single" w:sz="4" w:space="0" w:color="auto"/>
              <w:right w:val="single" w:sz="4" w:space="0" w:color="auto"/>
            </w:tcBorders>
            <w:vAlign w:val="center"/>
          </w:tcPr>
          <w:p w14:paraId="69A53DB5" w14:textId="77777777" w:rsidR="00DD6931" w:rsidRDefault="00350AE2">
            <w:pPr>
              <w:adjustRightInd w:val="0"/>
              <w:snapToGrid w:val="0"/>
              <w:spacing w:beforeLines="15" w:before="36" w:line="240" w:lineRule="atLeast"/>
              <w:jc w:val="center"/>
              <w:rPr>
                <w:rFonts w:eastAsia="仿宋_GB2312"/>
                <w:szCs w:val="21"/>
              </w:rPr>
            </w:pPr>
            <w:r>
              <w:rPr>
                <w:rFonts w:eastAsia="仿宋_GB2312"/>
                <w:szCs w:val="21"/>
              </w:rPr>
              <w:t>9</w:t>
            </w:r>
            <w:r>
              <w:rPr>
                <w:rFonts w:eastAsia="仿宋_GB2312" w:hint="eastAsia"/>
                <w:szCs w:val="21"/>
              </w:rPr>
              <w:t>月</w:t>
            </w:r>
          </w:p>
        </w:tc>
        <w:tc>
          <w:tcPr>
            <w:tcW w:w="1587" w:type="dxa"/>
            <w:gridSpan w:val="6"/>
            <w:tcBorders>
              <w:top w:val="single" w:sz="4" w:space="0" w:color="auto"/>
              <w:left w:val="single" w:sz="4" w:space="0" w:color="auto"/>
              <w:bottom w:val="single" w:sz="4" w:space="0" w:color="auto"/>
              <w:right w:val="single" w:sz="4" w:space="0" w:color="auto"/>
            </w:tcBorders>
            <w:vAlign w:val="center"/>
          </w:tcPr>
          <w:p w14:paraId="033D4178" w14:textId="77777777" w:rsidR="00DD6931" w:rsidRDefault="00350AE2">
            <w:pPr>
              <w:adjustRightInd w:val="0"/>
              <w:snapToGrid w:val="0"/>
              <w:spacing w:beforeLines="15" w:before="36" w:line="240" w:lineRule="atLeast"/>
              <w:jc w:val="center"/>
              <w:rPr>
                <w:rFonts w:eastAsia="仿宋_GB2312"/>
                <w:szCs w:val="21"/>
              </w:rPr>
            </w:pPr>
            <w:r>
              <w:rPr>
                <w:rFonts w:ascii="宋体" w:hAnsi="宋体" w:cs="宋体" w:hint="eastAsia"/>
                <w:szCs w:val="21"/>
              </w:rPr>
              <w:t>3742774.88</w:t>
            </w:r>
          </w:p>
        </w:tc>
        <w:tc>
          <w:tcPr>
            <w:tcW w:w="1775" w:type="dxa"/>
            <w:gridSpan w:val="3"/>
            <w:tcBorders>
              <w:top w:val="single" w:sz="4" w:space="0" w:color="auto"/>
              <w:left w:val="single" w:sz="4" w:space="0" w:color="auto"/>
              <w:right w:val="single" w:sz="4" w:space="0" w:color="auto"/>
            </w:tcBorders>
            <w:vAlign w:val="center"/>
          </w:tcPr>
          <w:p w14:paraId="60053D9B" w14:textId="77777777" w:rsidR="00DD6931" w:rsidRDefault="00350AE2">
            <w:pPr>
              <w:adjustRightInd w:val="0"/>
              <w:snapToGrid w:val="0"/>
              <w:spacing w:beforeLines="15" w:before="36" w:line="240" w:lineRule="atLeast"/>
              <w:jc w:val="center"/>
              <w:rPr>
                <w:rFonts w:eastAsia="仿宋_GB2312"/>
                <w:szCs w:val="21"/>
              </w:rPr>
            </w:pPr>
            <w:r>
              <w:rPr>
                <w:rFonts w:ascii="宋体" w:hAnsi="宋体" w:cs="宋体" w:hint="eastAsia"/>
                <w:szCs w:val="21"/>
              </w:rPr>
              <w:t>21.88%</w:t>
            </w:r>
          </w:p>
        </w:tc>
        <w:tc>
          <w:tcPr>
            <w:tcW w:w="1861" w:type="dxa"/>
            <w:gridSpan w:val="4"/>
            <w:tcBorders>
              <w:top w:val="single" w:sz="4" w:space="0" w:color="auto"/>
              <w:left w:val="single" w:sz="4" w:space="0" w:color="auto"/>
              <w:right w:val="single" w:sz="4" w:space="0" w:color="auto"/>
            </w:tcBorders>
            <w:vAlign w:val="center"/>
          </w:tcPr>
          <w:p w14:paraId="4419592C" w14:textId="77777777" w:rsidR="00DD6931" w:rsidRDefault="00350AE2">
            <w:pPr>
              <w:adjustRightInd w:val="0"/>
              <w:snapToGrid w:val="0"/>
              <w:spacing w:beforeLines="15" w:before="36" w:line="240" w:lineRule="atLeast"/>
              <w:jc w:val="center"/>
              <w:rPr>
                <w:rFonts w:eastAsia="仿宋_GB2312"/>
                <w:szCs w:val="21"/>
              </w:rPr>
            </w:pPr>
            <w:r>
              <w:rPr>
                <w:rFonts w:ascii="宋体" w:hAnsi="宋体" w:cs="宋体" w:hint="eastAsia"/>
                <w:szCs w:val="21"/>
              </w:rPr>
              <w:t>0</w:t>
            </w:r>
          </w:p>
        </w:tc>
        <w:tc>
          <w:tcPr>
            <w:tcW w:w="2534" w:type="dxa"/>
            <w:gridSpan w:val="4"/>
            <w:tcBorders>
              <w:top w:val="single" w:sz="4" w:space="0" w:color="auto"/>
              <w:left w:val="single" w:sz="4" w:space="0" w:color="auto"/>
              <w:right w:val="single" w:sz="12" w:space="0" w:color="auto"/>
            </w:tcBorders>
            <w:vAlign w:val="center"/>
          </w:tcPr>
          <w:p w14:paraId="1B7ED31D" w14:textId="77777777" w:rsidR="00DD6931" w:rsidRDefault="00350AE2">
            <w:pPr>
              <w:adjustRightInd w:val="0"/>
              <w:snapToGrid w:val="0"/>
              <w:spacing w:beforeLines="15" w:before="36" w:line="240" w:lineRule="atLeast"/>
              <w:jc w:val="center"/>
              <w:rPr>
                <w:rFonts w:eastAsia="仿宋_GB2312"/>
                <w:szCs w:val="21"/>
              </w:rPr>
            </w:pPr>
            <w:r>
              <w:rPr>
                <w:rFonts w:ascii="宋体" w:hAnsi="宋体" w:cs="宋体" w:hint="eastAsia"/>
                <w:szCs w:val="21"/>
              </w:rPr>
              <w:t>-57443.12</w:t>
            </w:r>
          </w:p>
        </w:tc>
      </w:tr>
      <w:tr w:rsidR="00DD6931" w14:paraId="71F040E4" w14:textId="77777777">
        <w:trPr>
          <w:cantSplit/>
          <w:trHeight w:val="369"/>
          <w:jc w:val="center"/>
        </w:trPr>
        <w:tc>
          <w:tcPr>
            <w:tcW w:w="407" w:type="dxa"/>
            <w:vMerge/>
            <w:tcBorders>
              <w:left w:val="single" w:sz="12" w:space="0" w:color="auto"/>
              <w:right w:val="single" w:sz="4" w:space="0" w:color="auto"/>
            </w:tcBorders>
            <w:vAlign w:val="center"/>
          </w:tcPr>
          <w:p w14:paraId="20B1459D" w14:textId="77777777" w:rsidR="00DD6931" w:rsidRDefault="00DD6931">
            <w:pPr>
              <w:adjustRightInd w:val="0"/>
              <w:snapToGrid w:val="0"/>
              <w:spacing w:beforeLines="15" w:before="36" w:line="240" w:lineRule="atLeast"/>
              <w:jc w:val="center"/>
              <w:rPr>
                <w:rFonts w:eastAsia="仿宋_GB2312"/>
                <w:szCs w:val="21"/>
              </w:rPr>
            </w:pPr>
          </w:p>
        </w:tc>
        <w:tc>
          <w:tcPr>
            <w:tcW w:w="1692" w:type="dxa"/>
            <w:gridSpan w:val="3"/>
            <w:tcBorders>
              <w:left w:val="single" w:sz="4" w:space="0" w:color="auto"/>
              <w:right w:val="single" w:sz="4" w:space="0" w:color="auto"/>
            </w:tcBorders>
            <w:vAlign w:val="center"/>
          </w:tcPr>
          <w:p w14:paraId="4BC8570D"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主要承担研究任务</w:t>
            </w:r>
          </w:p>
        </w:tc>
        <w:tc>
          <w:tcPr>
            <w:tcW w:w="7757" w:type="dxa"/>
            <w:gridSpan w:val="17"/>
            <w:tcBorders>
              <w:top w:val="single" w:sz="4" w:space="0" w:color="auto"/>
              <w:left w:val="single" w:sz="4" w:space="0" w:color="auto"/>
              <w:bottom w:val="single" w:sz="4" w:space="0" w:color="auto"/>
              <w:right w:val="single" w:sz="12" w:space="0" w:color="auto"/>
            </w:tcBorders>
            <w:vAlign w:val="center"/>
          </w:tcPr>
          <w:p w14:paraId="5FC05E58" w14:textId="77777777" w:rsidR="00DD6931" w:rsidRDefault="00350AE2">
            <w:pPr>
              <w:adjustRightInd w:val="0"/>
              <w:snapToGrid w:val="0"/>
              <w:spacing w:beforeLines="15" w:before="36" w:line="240" w:lineRule="atLeast"/>
              <w:jc w:val="left"/>
              <w:rPr>
                <w:rFonts w:eastAsia="仿宋_GB2312"/>
                <w:szCs w:val="21"/>
              </w:rPr>
            </w:pPr>
            <w:r>
              <w:rPr>
                <w:rFonts w:eastAsia="仿宋_GB2312" w:hint="eastAsia"/>
                <w:sz w:val="24"/>
              </w:rPr>
              <w:t>本项目</w:t>
            </w:r>
            <w:r>
              <w:rPr>
                <w:rFonts w:eastAsia="仿宋_GB2312" w:hint="eastAsia"/>
                <w:sz w:val="24"/>
              </w:rPr>
              <w:t>SoC</w:t>
            </w:r>
            <w:r>
              <w:rPr>
                <w:rFonts w:eastAsia="仿宋_GB2312" w:hint="eastAsia"/>
                <w:sz w:val="24"/>
              </w:rPr>
              <w:t>原型系统整体架构设计、兼容性测试、</w:t>
            </w:r>
            <w:r>
              <w:rPr>
                <w:rFonts w:eastAsia="仿宋_GB2312" w:hint="eastAsia"/>
                <w:sz w:val="24"/>
              </w:rPr>
              <w:t>GPU</w:t>
            </w:r>
            <w:r>
              <w:rPr>
                <w:rFonts w:eastAsia="仿宋_GB2312" w:hint="eastAsia"/>
                <w:sz w:val="24"/>
              </w:rPr>
              <w:t>驱动算法设计</w:t>
            </w:r>
          </w:p>
        </w:tc>
      </w:tr>
      <w:tr w:rsidR="00DD6931" w14:paraId="40D2109E" w14:textId="77777777">
        <w:trPr>
          <w:cantSplit/>
          <w:trHeight w:val="369"/>
          <w:jc w:val="center"/>
        </w:trPr>
        <w:tc>
          <w:tcPr>
            <w:tcW w:w="824" w:type="dxa"/>
            <w:gridSpan w:val="2"/>
            <w:vMerge w:val="restart"/>
            <w:tcBorders>
              <w:left w:val="single" w:sz="12" w:space="0" w:color="auto"/>
              <w:right w:val="single" w:sz="4" w:space="0" w:color="auto"/>
            </w:tcBorders>
            <w:vAlign w:val="center"/>
          </w:tcPr>
          <w:p w14:paraId="28F64C63"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科研助理情况</w:t>
            </w:r>
          </w:p>
        </w:tc>
        <w:tc>
          <w:tcPr>
            <w:tcW w:w="9032" w:type="dxa"/>
            <w:gridSpan w:val="19"/>
            <w:tcBorders>
              <w:left w:val="single" w:sz="4" w:space="0" w:color="auto"/>
              <w:right w:val="single" w:sz="12" w:space="0" w:color="auto"/>
            </w:tcBorders>
            <w:vAlign w:val="center"/>
          </w:tcPr>
          <w:p w14:paraId="0BDD38A0" w14:textId="77777777" w:rsidR="00DD6931" w:rsidRDefault="00350AE2">
            <w:pPr>
              <w:adjustRightInd w:val="0"/>
              <w:snapToGrid w:val="0"/>
              <w:spacing w:beforeLines="15" w:before="36" w:line="240" w:lineRule="atLeast"/>
              <w:jc w:val="center"/>
              <w:rPr>
                <w:rFonts w:eastAsia="仿宋_GB2312"/>
                <w:szCs w:val="21"/>
              </w:rPr>
            </w:pPr>
            <w:r>
              <w:rPr>
                <w:rFonts w:eastAsia="仿宋_GB2312" w:hint="eastAsia"/>
                <w:szCs w:val="21"/>
              </w:rPr>
              <w:t>科研助理共</w:t>
            </w:r>
            <w:r>
              <w:rPr>
                <w:rFonts w:eastAsia="仿宋_GB2312" w:hint="eastAsia"/>
                <w:szCs w:val="21"/>
              </w:rPr>
              <w:t xml:space="preserve"> 1 </w:t>
            </w:r>
            <w:r>
              <w:rPr>
                <w:rFonts w:eastAsia="仿宋_GB2312" w:hint="eastAsia"/>
                <w:szCs w:val="21"/>
              </w:rPr>
              <w:t>人，其中科研财务助理</w:t>
            </w:r>
            <w:r>
              <w:rPr>
                <w:rFonts w:eastAsia="仿宋_GB2312" w:hint="eastAsia"/>
                <w:szCs w:val="21"/>
              </w:rPr>
              <w:t xml:space="preserve"> 1 </w:t>
            </w:r>
            <w:r>
              <w:rPr>
                <w:rFonts w:eastAsia="仿宋_GB2312" w:hint="eastAsia"/>
                <w:szCs w:val="21"/>
              </w:rPr>
              <w:t>人。</w:t>
            </w:r>
          </w:p>
        </w:tc>
      </w:tr>
      <w:tr w:rsidR="00DD6931" w14:paraId="72CF0AFD" w14:textId="77777777">
        <w:trPr>
          <w:cantSplit/>
          <w:trHeight w:val="369"/>
          <w:jc w:val="center"/>
        </w:trPr>
        <w:tc>
          <w:tcPr>
            <w:tcW w:w="824" w:type="dxa"/>
            <w:gridSpan w:val="2"/>
            <w:vMerge/>
            <w:tcBorders>
              <w:left w:val="single" w:sz="12" w:space="0" w:color="auto"/>
              <w:right w:val="single" w:sz="4" w:space="0" w:color="auto"/>
            </w:tcBorders>
            <w:vAlign w:val="center"/>
          </w:tcPr>
          <w:p w14:paraId="55D4439B" w14:textId="77777777" w:rsidR="00DD6931" w:rsidRDefault="00DD6931">
            <w:pPr>
              <w:adjustRightInd w:val="0"/>
              <w:snapToGrid w:val="0"/>
              <w:spacing w:beforeLines="15" w:before="36" w:line="240" w:lineRule="atLeast"/>
              <w:jc w:val="center"/>
              <w:rPr>
                <w:rFonts w:eastAsia="仿宋_GB2312"/>
                <w:szCs w:val="21"/>
              </w:rPr>
            </w:pPr>
          </w:p>
        </w:tc>
        <w:tc>
          <w:tcPr>
            <w:tcW w:w="1567" w:type="dxa"/>
            <w:gridSpan w:val="3"/>
            <w:vMerge w:val="restart"/>
            <w:tcBorders>
              <w:left w:val="single" w:sz="4" w:space="0" w:color="auto"/>
              <w:right w:val="single" w:sz="4" w:space="0" w:color="auto"/>
            </w:tcBorders>
            <w:vAlign w:val="center"/>
          </w:tcPr>
          <w:p w14:paraId="4B3272B7" w14:textId="77777777" w:rsidR="00DD6931" w:rsidRDefault="00350AE2">
            <w:pPr>
              <w:adjustRightInd w:val="0"/>
              <w:snapToGrid w:val="0"/>
              <w:spacing w:beforeLines="15" w:before="36" w:line="240" w:lineRule="atLeast"/>
              <w:jc w:val="center"/>
              <w:rPr>
                <w:rFonts w:ascii="仿宋_GB2312" w:eastAsia="仿宋_GB2312"/>
                <w:szCs w:val="21"/>
              </w:rPr>
            </w:pPr>
            <w:r>
              <w:rPr>
                <w:rFonts w:ascii="仿宋_GB2312" w:eastAsia="仿宋_GB2312" w:hint="eastAsia"/>
                <w:szCs w:val="21"/>
              </w:rPr>
              <w:t>科研财务助理信息</w:t>
            </w:r>
          </w:p>
        </w:tc>
        <w:tc>
          <w:tcPr>
            <w:tcW w:w="1295" w:type="dxa"/>
            <w:gridSpan w:val="5"/>
            <w:tcBorders>
              <w:left w:val="single" w:sz="4" w:space="0" w:color="auto"/>
              <w:right w:val="single" w:sz="8" w:space="0" w:color="auto"/>
            </w:tcBorders>
            <w:vAlign w:val="center"/>
          </w:tcPr>
          <w:p w14:paraId="6967B56A" w14:textId="77777777" w:rsidR="00DD6931" w:rsidRDefault="00350AE2">
            <w:pPr>
              <w:adjustRightInd w:val="0"/>
              <w:snapToGrid w:val="0"/>
              <w:spacing w:line="240" w:lineRule="atLeast"/>
              <w:jc w:val="center"/>
              <w:rPr>
                <w:rFonts w:ascii="仿宋_GB2312" w:eastAsia="仿宋_GB2312"/>
                <w:szCs w:val="21"/>
              </w:rPr>
            </w:pPr>
            <w:r>
              <w:rPr>
                <w:rFonts w:eastAsia="仿宋_GB2312" w:hint="eastAsia"/>
                <w:szCs w:val="21"/>
              </w:rPr>
              <w:t>姓名</w:t>
            </w:r>
          </w:p>
        </w:tc>
        <w:tc>
          <w:tcPr>
            <w:tcW w:w="3636" w:type="dxa"/>
            <w:gridSpan w:val="7"/>
            <w:tcBorders>
              <w:left w:val="single" w:sz="8" w:space="0" w:color="auto"/>
              <w:right w:val="single" w:sz="4" w:space="0" w:color="auto"/>
            </w:tcBorders>
            <w:vAlign w:val="center"/>
          </w:tcPr>
          <w:p w14:paraId="4AA782AB" w14:textId="77777777" w:rsidR="00DD6931" w:rsidRDefault="00350AE2">
            <w:pPr>
              <w:adjustRightInd w:val="0"/>
              <w:snapToGrid w:val="0"/>
              <w:spacing w:beforeLines="15" w:before="36" w:line="240" w:lineRule="atLeast"/>
              <w:jc w:val="center"/>
              <w:rPr>
                <w:rFonts w:ascii="仿宋_GB2312" w:eastAsia="仿宋_GB2312"/>
                <w:szCs w:val="21"/>
              </w:rPr>
            </w:pPr>
            <w:r>
              <w:rPr>
                <w:rFonts w:eastAsia="仿宋_GB2312" w:hint="eastAsia"/>
                <w:szCs w:val="21"/>
              </w:rPr>
              <w:t>所在单位</w:t>
            </w:r>
          </w:p>
        </w:tc>
        <w:tc>
          <w:tcPr>
            <w:tcW w:w="2534" w:type="dxa"/>
            <w:gridSpan w:val="4"/>
            <w:tcBorders>
              <w:left w:val="single" w:sz="4" w:space="0" w:color="auto"/>
              <w:right w:val="single" w:sz="12" w:space="0" w:color="auto"/>
            </w:tcBorders>
            <w:vAlign w:val="center"/>
          </w:tcPr>
          <w:p w14:paraId="174CA7D3" w14:textId="77777777" w:rsidR="00DD6931" w:rsidRDefault="00350AE2">
            <w:pPr>
              <w:adjustRightInd w:val="0"/>
              <w:snapToGrid w:val="0"/>
              <w:spacing w:beforeLines="15" w:before="36" w:line="240" w:lineRule="atLeast"/>
              <w:jc w:val="center"/>
              <w:rPr>
                <w:rFonts w:ascii="仿宋_GB2312" w:eastAsia="仿宋_GB2312"/>
                <w:szCs w:val="21"/>
              </w:rPr>
            </w:pPr>
            <w:r>
              <w:rPr>
                <w:rFonts w:eastAsia="仿宋_GB2312" w:hint="eastAsia"/>
                <w:szCs w:val="21"/>
              </w:rPr>
              <w:t>证件号码</w:t>
            </w:r>
          </w:p>
        </w:tc>
      </w:tr>
      <w:tr w:rsidR="00DD6931" w14:paraId="33061832" w14:textId="77777777">
        <w:trPr>
          <w:cantSplit/>
          <w:trHeight w:val="369"/>
          <w:jc w:val="center"/>
        </w:trPr>
        <w:tc>
          <w:tcPr>
            <w:tcW w:w="824" w:type="dxa"/>
            <w:gridSpan w:val="2"/>
            <w:vMerge/>
            <w:tcBorders>
              <w:left w:val="single" w:sz="12" w:space="0" w:color="auto"/>
              <w:right w:val="single" w:sz="4" w:space="0" w:color="auto"/>
            </w:tcBorders>
            <w:vAlign w:val="center"/>
          </w:tcPr>
          <w:p w14:paraId="0BE574BD" w14:textId="77777777" w:rsidR="00DD6931" w:rsidRDefault="00DD6931">
            <w:pPr>
              <w:adjustRightInd w:val="0"/>
              <w:snapToGrid w:val="0"/>
              <w:spacing w:beforeLines="15" w:before="36" w:line="240" w:lineRule="atLeast"/>
              <w:jc w:val="center"/>
              <w:rPr>
                <w:rFonts w:eastAsia="仿宋_GB2312"/>
                <w:szCs w:val="21"/>
              </w:rPr>
            </w:pPr>
          </w:p>
        </w:tc>
        <w:tc>
          <w:tcPr>
            <w:tcW w:w="1567" w:type="dxa"/>
            <w:gridSpan w:val="3"/>
            <w:vMerge/>
            <w:tcBorders>
              <w:left w:val="single" w:sz="4" w:space="0" w:color="auto"/>
              <w:right w:val="single" w:sz="4" w:space="0" w:color="auto"/>
            </w:tcBorders>
            <w:vAlign w:val="center"/>
          </w:tcPr>
          <w:p w14:paraId="7CBC2EA1" w14:textId="77777777" w:rsidR="00DD6931" w:rsidRDefault="00DD6931">
            <w:pPr>
              <w:spacing w:line="240" w:lineRule="exact"/>
              <w:jc w:val="center"/>
              <w:rPr>
                <w:rFonts w:ascii="仿宋_GB2312" w:eastAsia="仿宋_GB2312"/>
                <w:szCs w:val="21"/>
              </w:rPr>
            </w:pPr>
          </w:p>
        </w:tc>
        <w:tc>
          <w:tcPr>
            <w:tcW w:w="1295" w:type="dxa"/>
            <w:gridSpan w:val="5"/>
            <w:tcBorders>
              <w:left w:val="single" w:sz="4" w:space="0" w:color="auto"/>
              <w:right w:val="single" w:sz="8" w:space="0" w:color="auto"/>
            </w:tcBorders>
            <w:vAlign w:val="center"/>
          </w:tcPr>
          <w:p w14:paraId="5A55CAA0" w14:textId="77777777" w:rsidR="00DD6931" w:rsidRDefault="00350AE2">
            <w:pPr>
              <w:spacing w:line="240" w:lineRule="exact"/>
              <w:jc w:val="center"/>
              <w:rPr>
                <w:rFonts w:ascii="仿宋_GB2312" w:eastAsia="仿宋_GB2312"/>
                <w:szCs w:val="21"/>
              </w:rPr>
            </w:pPr>
            <w:r>
              <w:rPr>
                <w:rFonts w:ascii="仿宋_GB2312" w:eastAsia="仿宋_GB2312" w:hint="eastAsia"/>
                <w:szCs w:val="21"/>
                <w:lang w:eastAsia="zh-Hans"/>
              </w:rPr>
              <w:t>唐云</w:t>
            </w:r>
          </w:p>
        </w:tc>
        <w:tc>
          <w:tcPr>
            <w:tcW w:w="3636" w:type="dxa"/>
            <w:gridSpan w:val="7"/>
            <w:tcBorders>
              <w:left w:val="single" w:sz="8" w:space="0" w:color="auto"/>
              <w:right w:val="single" w:sz="4" w:space="0" w:color="auto"/>
            </w:tcBorders>
            <w:vAlign w:val="center"/>
          </w:tcPr>
          <w:p w14:paraId="284B4AF2" w14:textId="77777777" w:rsidR="00DD6931" w:rsidRDefault="00350AE2">
            <w:pPr>
              <w:spacing w:line="240" w:lineRule="exact"/>
              <w:jc w:val="center"/>
              <w:rPr>
                <w:rFonts w:ascii="仿宋_GB2312" w:eastAsia="仿宋_GB2312"/>
                <w:szCs w:val="21"/>
              </w:rPr>
            </w:pPr>
            <w:r>
              <w:rPr>
                <w:rFonts w:ascii="仿宋_GB2312" w:eastAsia="仿宋_GB2312" w:hint="eastAsia"/>
                <w:szCs w:val="21"/>
              </w:rPr>
              <w:t>天津宇翼开鸿智能科技有限公司</w:t>
            </w:r>
          </w:p>
        </w:tc>
        <w:tc>
          <w:tcPr>
            <w:tcW w:w="2534" w:type="dxa"/>
            <w:gridSpan w:val="4"/>
            <w:tcBorders>
              <w:left w:val="single" w:sz="4" w:space="0" w:color="auto"/>
              <w:right w:val="single" w:sz="12" w:space="0" w:color="auto"/>
            </w:tcBorders>
            <w:vAlign w:val="center"/>
          </w:tcPr>
          <w:p w14:paraId="6B86F230" w14:textId="77777777" w:rsidR="00DD6931" w:rsidRDefault="00350AE2">
            <w:pPr>
              <w:adjustRightInd w:val="0"/>
              <w:snapToGrid w:val="0"/>
              <w:spacing w:beforeLines="15" w:before="36" w:line="240" w:lineRule="atLeast"/>
              <w:jc w:val="center"/>
              <w:rPr>
                <w:rFonts w:ascii="仿宋_GB2312" w:eastAsia="仿宋_GB2312"/>
                <w:szCs w:val="21"/>
              </w:rPr>
            </w:pPr>
            <w:r>
              <w:rPr>
                <w:rFonts w:ascii="仿宋_GB2312" w:eastAsia="仿宋_GB2312" w:hint="eastAsia"/>
                <w:szCs w:val="21"/>
              </w:rPr>
              <w:t>130683200002153342</w:t>
            </w:r>
          </w:p>
        </w:tc>
      </w:tr>
    </w:tbl>
    <w:p w14:paraId="0BDAFA47" w14:textId="77777777" w:rsidR="00DD6931" w:rsidRDefault="00350AE2">
      <w:r>
        <w:br w:type="page"/>
      </w:r>
    </w:p>
    <w:tbl>
      <w:tblPr>
        <w:tblW w:w="921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645"/>
        <w:gridCol w:w="8574"/>
      </w:tblGrid>
      <w:tr w:rsidR="00DD6931" w14:paraId="699FE65D" w14:textId="77777777">
        <w:trPr>
          <w:trHeight w:val="454"/>
          <w:jc w:val="center"/>
        </w:trPr>
        <w:tc>
          <w:tcPr>
            <w:tcW w:w="9219" w:type="dxa"/>
            <w:gridSpan w:val="2"/>
            <w:vAlign w:val="center"/>
          </w:tcPr>
          <w:p w14:paraId="6AC02D8A" w14:textId="77777777" w:rsidR="00DD6931" w:rsidRDefault="00350AE2">
            <w:pPr>
              <w:ind w:left="-84"/>
              <w:jc w:val="center"/>
              <w:rPr>
                <w:rFonts w:ascii="仿宋_GB2312" w:eastAsia="仿宋_GB2312"/>
                <w:b/>
                <w:szCs w:val="21"/>
              </w:rPr>
            </w:pPr>
            <w:r>
              <w:rPr>
                <w:rFonts w:ascii="仿宋_GB2312" w:eastAsia="仿宋_GB2312" w:hint="eastAsia"/>
                <w:b/>
                <w:szCs w:val="21"/>
              </w:rPr>
              <w:lastRenderedPageBreak/>
              <w:t>项目简介</w:t>
            </w:r>
          </w:p>
        </w:tc>
      </w:tr>
      <w:tr w:rsidR="00DD6931" w14:paraId="280CC437" w14:textId="77777777">
        <w:trPr>
          <w:trHeight w:val="2268"/>
          <w:jc w:val="center"/>
        </w:trPr>
        <w:tc>
          <w:tcPr>
            <w:tcW w:w="645" w:type="dxa"/>
            <w:vAlign w:val="center"/>
          </w:tcPr>
          <w:p w14:paraId="365578D1" w14:textId="77777777" w:rsidR="00DD6931" w:rsidRDefault="00350AE2">
            <w:pPr>
              <w:spacing w:line="240" w:lineRule="exact"/>
              <w:ind w:left="-85"/>
              <w:jc w:val="center"/>
              <w:rPr>
                <w:rFonts w:ascii="仿宋_GB2312" w:eastAsia="仿宋_GB2312"/>
                <w:b/>
                <w:szCs w:val="21"/>
              </w:rPr>
            </w:pPr>
            <w:r>
              <w:rPr>
                <w:rFonts w:ascii="仿宋_GB2312" w:eastAsia="仿宋_GB2312" w:hint="eastAsia"/>
                <w:szCs w:val="21"/>
              </w:rPr>
              <w:t>目的与必要性</w:t>
            </w:r>
          </w:p>
        </w:tc>
        <w:tc>
          <w:tcPr>
            <w:tcW w:w="8574" w:type="dxa"/>
            <w:tcBorders>
              <w:bottom w:val="nil"/>
            </w:tcBorders>
            <w:vAlign w:val="center"/>
          </w:tcPr>
          <w:p w14:paraId="0808CD82" w14:textId="77777777" w:rsidR="00DD6931" w:rsidRDefault="00DD6931">
            <w:pPr>
              <w:ind w:firstLineChars="200" w:firstLine="420"/>
              <w:rPr>
                <w:rFonts w:ascii="仿宋_GB2312" w:eastAsia="仿宋_GB2312"/>
                <w:szCs w:val="21"/>
              </w:rPr>
            </w:pPr>
          </w:p>
          <w:p w14:paraId="54C0B710" w14:textId="77777777" w:rsidR="00DD6931" w:rsidRDefault="00350AE2">
            <w:pPr>
              <w:ind w:firstLineChars="200" w:firstLine="420"/>
              <w:rPr>
                <w:rFonts w:ascii="仿宋_GB2312" w:eastAsia="仿宋_GB2312"/>
                <w:szCs w:val="21"/>
              </w:rPr>
            </w:pPr>
            <w:r>
              <w:rPr>
                <w:rFonts w:ascii="仿宋_GB2312" w:eastAsia="仿宋_GB2312" w:hint="eastAsia"/>
                <w:szCs w:val="21"/>
              </w:rPr>
              <w:t>当前基于ARM架构的SoC芯片在移动设备、嵌入式设备等领域应用广泛，年出货量达300亿颗，占SoC芯片市场的90%以上。由于世界格局的变化以及中美在高科技领域竞争激烈，ARM架构的芯片具有一定的局限性。基于渲染与显示分离思想设计，采用RISC-V指令集的专用SoC产品，具有显著的商业价值和战略意义。</w:t>
            </w:r>
          </w:p>
          <w:p w14:paraId="003BBB8E" w14:textId="77777777" w:rsidR="00DD6931" w:rsidRDefault="00DD6931">
            <w:pPr>
              <w:rPr>
                <w:rFonts w:ascii="仿宋_GB2312" w:eastAsia="仿宋_GB2312"/>
                <w:szCs w:val="21"/>
              </w:rPr>
            </w:pPr>
          </w:p>
          <w:p w14:paraId="0E96E8CB" w14:textId="77777777" w:rsidR="00DD6931" w:rsidRDefault="00350AE2">
            <w:pPr>
              <w:ind w:firstLineChars="200" w:firstLine="420"/>
              <w:rPr>
                <w:rFonts w:ascii="仿宋_GB2312" w:eastAsia="仿宋_GB2312"/>
                <w:szCs w:val="21"/>
              </w:rPr>
            </w:pPr>
            <w:r>
              <w:rPr>
                <w:rFonts w:ascii="仿宋_GB2312" w:eastAsia="仿宋_GB2312" w:hint="eastAsia"/>
                <w:szCs w:val="21"/>
              </w:rPr>
              <w:t>首先，渲染和显示的任务性质差异明显。渲染涉及大量的图形计算、动态效果处理和资源调度，对计算能力和响应速度要求较高；而显示则主要关注稳定性、色彩准确性和低延迟。传统的通用处理器集成方案往往在这两者之间取得妥协，但难以满足高端应用的性能需求。独立的专用芯片可以为渲染和显示各自提供优化的硬件环境，在降低成本的前提下，进一步提升系统的整体性能。</w:t>
            </w:r>
          </w:p>
          <w:p w14:paraId="4E6D5BAF" w14:textId="77777777" w:rsidR="00DD6931" w:rsidRDefault="00DD6931">
            <w:pPr>
              <w:rPr>
                <w:rFonts w:ascii="仿宋_GB2312" w:eastAsia="仿宋_GB2312"/>
                <w:szCs w:val="21"/>
              </w:rPr>
            </w:pPr>
          </w:p>
          <w:p w14:paraId="546329A9" w14:textId="77777777" w:rsidR="00DD6931" w:rsidRDefault="00350AE2">
            <w:pPr>
              <w:rPr>
                <w:rFonts w:ascii="仿宋_GB2312" w:eastAsia="仿宋_GB2312"/>
                <w:szCs w:val="21"/>
              </w:rPr>
            </w:pPr>
            <w:r>
              <w:rPr>
                <w:rFonts w:ascii="仿宋_GB2312" w:eastAsia="仿宋_GB2312"/>
                <w:szCs w:val="21"/>
              </w:rPr>
              <w:tab/>
            </w:r>
            <w:r>
              <w:rPr>
                <w:rFonts w:ascii="仿宋_GB2312" w:eastAsia="仿宋_GB2312" w:hint="eastAsia"/>
                <w:szCs w:val="21"/>
              </w:rPr>
              <w:t>其次，分离的架构带来了更大的灵活性。在云计算和边缘计算盛行的今天，渲染任务可以远程执行，利用云端强大的计算能力为用户提供丰富的动态内容。而显示终端则只需专注于高质量、低延迟的展示，大大减轻了前端设备的计算负担。这不仅降低了显示设备的功耗和成本，还为实现轻量化、薄型化提供了可能。</w:t>
            </w:r>
          </w:p>
          <w:p w14:paraId="7B4229AF" w14:textId="77777777" w:rsidR="00DD6931" w:rsidRDefault="00DD6931">
            <w:pPr>
              <w:rPr>
                <w:rFonts w:ascii="仿宋_GB2312" w:eastAsia="仿宋_GB2312"/>
                <w:szCs w:val="21"/>
              </w:rPr>
            </w:pPr>
          </w:p>
          <w:p w14:paraId="344610FE" w14:textId="77777777" w:rsidR="00DD6931" w:rsidRDefault="00350AE2">
            <w:pPr>
              <w:rPr>
                <w:rFonts w:ascii="仿宋_GB2312" w:eastAsia="仿宋_GB2312"/>
                <w:szCs w:val="21"/>
              </w:rPr>
            </w:pPr>
            <w:r>
              <w:rPr>
                <w:rFonts w:ascii="仿宋_GB2312" w:eastAsia="仿宋_GB2312"/>
                <w:szCs w:val="21"/>
              </w:rPr>
              <w:tab/>
            </w:r>
            <w:r>
              <w:rPr>
                <w:rFonts w:ascii="仿宋_GB2312" w:eastAsia="仿宋_GB2312" w:hint="eastAsia"/>
                <w:szCs w:val="21"/>
              </w:rPr>
              <w:t>再者，随着AI和深度学习技术的发展，对商业显示内容的个性化和智能化需求日益增长。渲染-显示分离的芯片和系统可以更方便地嵌入AI模块，对内容进行智能分析和处理，如智能广告推荐、场景识别等，从而提供更具吸引力和互动性的展示效果。</w:t>
            </w:r>
          </w:p>
          <w:p w14:paraId="7F06A1D5" w14:textId="77777777" w:rsidR="00DD6931" w:rsidRDefault="00DD6931">
            <w:pPr>
              <w:rPr>
                <w:rFonts w:ascii="仿宋_GB2312" w:eastAsia="仿宋_GB2312"/>
                <w:szCs w:val="21"/>
              </w:rPr>
            </w:pPr>
          </w:p>
          <w:p w14:paraId="3C7B661C" w14:textId="77777777" w:rsidR="00DD6931" w:rsidRDefault="00350AE2">
            <w:pPr>
              <w:rPr>
                <w:rFonts w:ascii="仿宋_GB2312" w:eastAsia="仿宋_GB2312"/>
                <w:szCs w:val="21"/>
              </w:rPr>
            </w:pPr>
            <w:r>
              <w:rPr>
                <w:rFonts w:ascii="仿宋_GB2312" w:eastAsia="仿宋_GB2312"/>
                <w:szCs w:val="21"/>
              </w:rPr>
              <w:tab/>
            </w:r>
            <w:r>
              <w:rPr>
                <w:rFonts w:ascii="仿宋_GB2312" w:eastAsia="仿宋_GB2312" w:hint="eastAsia"/>
                <w:szCs w:val="21"/>
              </w:rPr>
              <w:t>此外，安全性在分离的架构下，RISC-V指令集可以保证自主可控，商业敏感信息和用户数据可以在云端进行加密处理，能有效防止数据泄露和恶意篡改。最后，随着IoT和5G技术的普及，依赖传统的集成方案已不再适用。渲染-显示分离的专用芯片和系统可以为显示器提供更高的可扩展性和兼容性，助力其融入未来的智能生态。</w:t>
            </w:r>
          </w:p>
          <w:p w14:paraId="65091237" w14:textId="77777777" w:rsidR="00DD6931" w:rsidRDefault="00DD6931">
            <w:pPr>
              <w:rPr>
                <w:rFonts w:ascii="仿宋_GB2312" w:eastAsia="仿宋_GB2312"/>
                <w:szCs w:val="21"/>
              </w:rPr>
            </w:pPr>
          </w:p>
        </w:tc>
      </w:tr>
      <w:tr w:rsidR="00DD6931" w14:paraId="3172FFAE" w14:textId="77777777">
        <w:trPr>
          <w:trHeight w:val="2268"/>
          <w:jc w:val="center"/>
        </w:trPr>
        <w:tc>
          <w:tcPr>
            <w:tcW w:w="645" w:type="dxa"/>
            <w:vAlign w:val="center"/>
          </w:tcPr>
          <w:p w14:paraId="0CD02B9B" w14:textId="77777777" w:rsidR="00DD6931" w:rsidRDefault="00350AE2">
            <w:pPr>
              <w:spacing w:line="240" w:lineRule="exact"/>
              <w:ind w:left="-85"/>
              <w:jc w:val="center"/>
              <w:rPr>
                <w:rFonts w:ascii="仿宋_GB2312" w:eastAsia="仿宋_GB2312"/>
                <w:b/>
                <w:szCs w:val="21"/>
              </w:rPr>
            </w:pPr>
            <w:r>
              <w:rPr>
                <w:rFonts w:ascii="仿宋_GB2312" w:eastAsia="仿宋_GB2312" w:hint="eastAsia"/>
                <w:szCs w:val="21"/>
              </w:rPr>
              <w:t>工作基础及已具备条件</w:t>
            </w:r>
          </w:p>
        </w:tc>
        <w:tc>
          <w:tcPr>
            <w:tcW w:w="8574" w:type="dxa"/>
            <w:tcBorders>
              <w:top w:val="single" w:sz="4" w:space="0" w:color="auto"/>
              <w:bottom w:val="single" w:sz="4" w:space="0" w:color="auto"/>
            </w:tcBorders>
            <w:vAlign w:val="center"/>
          </w:tcPr>
          <w:p w14:paraId="29258093" w14:textId="77777777" w:rsidR="00DD6931" w:rsidRDefault="00DD6931">
            <w:pPr>
              <w:rPr>
                <w:rFonts w:ascii="仿宋_GB2312" w:eastAsia="仿宋_GB2312"/>
                <w:szCs w:val="21"/>
              </w:rPr>
            </w:pPr>
          </w:p>
          <w:p w14:paraId="1EC241C6" w14:textId="77777777" w:rsidR="00DD6931" w:rsidRDefault="00350AE2">
            <w:pPr>
              <w:rPr>
                <w:rFonts w:ascii="仿宋_GB2312" w:eastAsia="仿宋_GB2312"/>
                <w:szCs w:val="21"/>
              </w:rPr>
            </w:pPr>
            <w:r>
              <w:rPr>
                <w:rFonts w:ascii="仿宋_GB2312" w:eastAsia="仿宋_GB2312"/>
                <w:szCs w:val="21"/>
              </w:rPr>
              <w:tab/>
            </w:r>
            <w:r>
              <w:rPr>
                <w:rFonts w:ascii="仿宋_GB2312" w:eastAsia="仿宋_GB2312" w:hint="eastAsia"/>
                <w:szCs w:val="21"/>
              </w:rPr>
              <w:t>项目组在商业显示和R</w:t>
            </w:r>
            <w:r>
              <w:rPr>
                <w:rFonts w:ascii="仿宋_GB2312" w:eastAsia="仿宋_GB2312"/>
                <w:szCs w:val="21"/>
              </w:rPr>
              <w:t>ISC-</w:t>
            </w:r>
            <w:r>
              <w:rPr>
                <w:rFonts w:ascii="仿宋_GB2312" w:eastAsia="仿宋_GB2312" w:hint="eastAsia"/>
                <w:szCs w:val="21"/>
              </w:rPr>
              <w:t>V处理器领域已有深厚的积累。</w:t>
            </w:r>
          </w:p>
          <w:p w14:paraId="1D620F84" w14:textId="77777777" w:rsidR="00DD6931" w:rsidRDefault="00350AE2">
            <w:pPr>
              <w:rPr>
                <w:rFonts w:ascii="仿宋_GB2312" w:eastAsia="仿宋_GB2312"/>
                <w:szCs w:val="21"/>
              </w:rPr>
            </w:pPr>
            <w:r>
              <w:rPr>
                <w:rFonts w:ascii="仿宋_GB2312" w:eastAsia="仿宋_GB2312"/>
                <w:szCs w:val="21"/>
              </w:rPr>
              <w:tab/>
            </w:r>
            <w:r>
              <w:rPr>
                <w:rFonts w:ascii="仿宋_GB2312" w:eastAsia="仿宋_GB2312" w:hint="eastAsia"/>
                <w:szCs w:val="21"/>
              </w:rPr>
              <w:t>1</w:t>
            </w:r>
            <w:r>
              <w:rPr>
                <w:rFonts w:ascii="仿宋_GB2312" w:eastAsia="仿宋_GB2312"/>
                <w:szCs w:val="21"/>
              </w:rPr>
              <w:t xml:space="preserve"> </w:t>
            </w:r>
            <w:r>
              <w:rPr>
                <w:rFonts w:ascii="仿宋_GB2312" w:eastAsia="仿宋_GB2312" w:hint="eastAsia"/>
                <w:szCs w:val="21"/>
              </w:rPr>
              <w:t>团队成员在商业显示系统领域深耕多年，尤其是系统集成和软件开发方面，拥有丰富的经验和深厚的技术积累。基于瑞芯微R</w:t>
            </w:r>
            <w:r>
              <w:rPr>
                <w:rFonts w:ascii="仿宋_GB2312" w:eastAsia="仿宋_GB2312"/>
                <w:szCs w:val="21"/>
              </w:rPr>
              <w:t>K</w:t>
            </w:r>
            <w:r>
              <w:rPr>
                <w:rFonts w:ascii="仿宋_GB2312" w:eastAsia="仿宋_GB2312" w:hint="eastAsia"/>
                <w:szCs w:val="21"/>
              </w:rPr>
              <w:t>系列处理器S</w:t>
            </w:r>
            <w:r>
              <w:rPr>
                <w:rFonts w:ascii="仿宋_GB2312" w:eastAsia="仿宋_GB2312"/>
                <w:szCs w:val="21"/>
              </w:rPr>
              <w:t>oC</w:t>
            </w:r>
            <w:r>
              <w:rPr>
                <w:rFonts w:ascii="仿宋_GB2312" w:eastAsia="仿宋_GB2312" w:hint="eastAsia"/>
                <w:szCs w:val="21"/>
              </w:rPr>
              <w:t>硬件平台，开发了在A</w:t>
            </w:r>
            <w:r>
              <w:rPr>
                <w:rFonts w:ascii="仿宋_GB2312" w:eastAsia="仿宋_GB2312"/>
                <w:szCs w:val="21"/>
              </w:rPr>
              <w:t>ndroid</w:t>
            </w:r>
            <w:r>
              <w:rPr>
                <w:rFonts w:ascii="仿宋_GB2312" w:eastAsia="仿宋_GB2312" w:hint="eastAsia"/>
                <w:szCs w:val="21"/>
              </w:rPr>
              <w:t xml:space="preserve">平台上的多款商用显示系统。具体包括叫号机、广告机等多种形态，成功应用于银行、教育、交通等多个行业领域。 </w:t>
            </w:r>
          </w:p>
          <w:p w14:paraId="55F9F279" w14:textId="77777777" w:rsidR="00DD6931" w:rsidRDefault="00DD6931">
            <w:pPr>
              <w:rPr>
                <w:rFonts w:ascii="仿宋_GB2312" w:eastAsia="仿宋_GB2312"/>
                <w:szCs w:val="21"/>
              </w:rPr>
            </w:pPr>
          </w:p>
          <w:p w14:paraId="70D7FCA6" w14:textId="77777777" w:rsidR="00DD6931" w:rsidRDefault="00350AE2">
            <w:pPr>
              <w:rPr>
                <w:rFonts w:ascii="仿宋_GB2312" w:eastAsia="仿宋_GB2312"/>
                <w:szCs w:val="21"/>
              </w:rPr>
            </w:pPr>
            <w:r>
              <w:rPr>
                <w:rFonts w:ascii="仿宋_GB2312" w:eastAsia="仿宋_GB2312"/>
                <w:szCs w:val="21"/>
              </w:rPr>
              <w:tab/>
            </w:r>
            <w:r>
              <w:rPr>
                <w:rFonts w:ascii="仿宋_GB2312" w:eastAsia="仿宋_GB2312" w:hint="eastAsia"/>
                <w:szCs w:val="21"/>
              </w:rPr>
              <w:t>2</w:t>
            </w:r>
            <w:r>
              <w:rPr>
                <w:rFonts w:ascii="仿宋_GB2312" w:eastAsia="仿宋_GB2312"/>
                <w:szCs w:val="21"/>
              </w:rPr>
              <w:t xml:space="preserve"> </w:t>
            </w:r>
            <w:r>
              <w:rPr>
                <w:rFonts w:ascii="仿宋_GB2312" w:eastAsia="仿宋_GB2312" w:hint="eastAsia"/>
                <w:szCs w:val="21"/>
              </w:rPr>
              <w:t>团队成员在R</w:t>
            </w:r>
            <w:r>
              <w:rPr>
                <w:rFonts w:ascii="仿宋_GB2312" w:eastAsia="仿宋_GB2312"/>
                <w:szCs w:val="21"/>
              </w:rPr>
              <w:t>ISC-V</w:t>
            </w:r>
            <w:r>
              <w:rPr>
                <w:rFonts w:ascii="仿宋_GB2312" w:eastAsia="仿宋_GB2312" w:hint="eastAsia"/>
                <w:szCs w:val="21"/>
              </w:rPr>
              <w:t>系统和数据流计算计算上也有丰富的积累。其中所设计的R</w:t>
            </w:r>
            <w:r>
              <w:rPr>
                <w:rFonts w:ascii="仿宋_GB2312" w:eastAsia="仿宋_GB2312"/>
                <w:szCs w:val="21"/>
              </w:rPr>
              <w:t>ISC-V</w:t>
            </w:r>
            <w:r>
              <w:rPr>
                <w:rFonts w:ascii="仿宋_GB2312" w:eastAsia="仿宋_GB2312" w:hint="eastAsia"/>
                <w:szCs w:val="21"/>
              </w:rPr>
              <w:t>数据流处理器的C</w:t>
            </w:r>
            <w:r>
              <w:rPr>
                <w:rFonts w:ascii="仿宋_GB2312" w:eastAsia="仿宋_GB2312"/>
                <w:szCs w:val="21"/>
              </w:rPr>
              <w:t>hisel</w:t>
            </w:r>
            <w:r>
              <w:rPr>
                <w:rFonts w:ascii="仿宋_GB2312" w:eastAsia="仿宋_GB2312" w:hint="eastAsia"/>
                <w:szCs w:val="21"/>
              </w:rPr>
              <w:t>设计已经在G</w:t>
            </w:r>
            <w:r>
              <w:rPr>
                <w:rFonts w:ascii="仿宋_GB2312" w:eastAsia="仿宋_GB2312"/>
                <w:szCs w:val="21"/>
              </w:rPr>
              <w:t>ithub</w:t>
            </w:r>
            <w:r>
              <w:rPr>
                <w:rFonts w:ascii="仿宋_GB2312" w:eastAsia="仿宋_GB2312" w:hint="eastAsia"/>
                <w:szCs w:val="21"/>
              </w:rPr>
              <w:t>上公开，一种R</w:t>
            </w:r>
            <w:r>
              <w:rPr>
                <w:rFonts w:ascii="仿宋_GB2312" w:eastAsia="仿宋_GB2312"/>
                <w:szCs w:val="21"/>
              </w:rPr>
              <w:t>ISC-V</w:t>
            </w:r>
            <w:r>
              <w:rPr>
                <w:rFonts w:ascii="仿宋_GB2312" w:eastAsia="仿宋_GB2312" w:hint="eastAsia"/>
                <w:szCs w:val="21"/>
              </w:rPr>
              <w:t>上的数据准备条件检测加速部件已经发表相关论文。在数据流处理器加速部件、数据流语言和运行库和数据流可视化等方向也已经有自己的特色和优势，发表了相关论文和获得了若干授权的发明专利。</w:t>
            </w:r>
          </w:p>
          <w:p w14:paraId="29044D57" w14:textId="77777777" w:rsidR="00DD6931" w:rsidRDefault="00DD6931">
            <w:pPr>
              <w:rPr>
                <w:rFonts w:ascii="仿宋_GB2312" w:eastAsia="仿宋_GB2312"/>
                <w:szCs w:val="21"/>
              </w:rPr>
            </w:pPr>
          </w:p>
          <w:p w14:paraId="2517BEC6" w14:textId="77777777" w:rsidR="00DD6931" w:rsidRDefault="00350AE2">
            <w:pPr>
              <w:rPr>
                <w:rFonts w:ascii="仿宋_GB2312" w:eastAsia="仿宋_GB2312"/>
                <w:szCs w:val="21"/>
              </w:rPr>
            </w:pPr>
            <w:r>
              <w:rPr>
                <w:rFonts w:ascii="仿宋_GB2312" w:eastAsia="仿宋_GB2312"/>
                <w:szCs w:val="21"/>
              </w:rPr>
              <w:tab/>
            </w:r>
            <w:r>
              <w:rPr>
                <w:rFonts w:ascii="仿宋_GB2312" w:eastAsia="仿宋_GB2312" w:hint="eastAsia"/>
                <w:szCs w:val="21"/>
              </w:rPr>
              <w:t>3</w:t>
            </w:r>
            <w:r>
              <w:rPr>
                <w:rFonts w:ascii="仿宋_GB2312" w:eastAsia="仿宋_GB2312"/>
                <w:szCs w:val="21"/>
              </w:rPr>
              <w:t xml:space="preserve"> </w:t>
            </w:r>
            <w:r>
              <w:rPr>
                <w:rFonts w:ascii="仿宋_GB2312" w:eastAsia="仿宋_GB2312" w:hint="eastAsia"/>
                <w:szCs w:val="21"/>
              </w:rPr>
              <w:t>团队成员在操作系统领域也有深耕，为上述专用处理器S</w:t>
            </w:r>
            <w:r>
              <w:rPr>
                <w:rFonts w:ascii="仿宋_GB2312" w:eastAsia="仿宋_GB2312"/>
                <w:szCs w:val="21"/>
              </w:rPr>
              <w:t>oC</w:t>
            </w:r>
            <w:r>
              <w:rPr>
                <w:rFonts w:ascii="仿宋_GB2312" w:eastAsia="仿宋_GB2312" w:hint="eastAsia"/>
                <w:szCs w:val="21"/>
              </w:rPr>
              <w:t>进行L</w:t>
            </w:r>
            <w:r>
              <w:rPr>
                <w:rFonts w:ascii="仿宋_GB2312" w:eastAsia="仿宋_GB2312"/>
                <w:szCs w:val="21"/>
              </w:rPr>
              <w:t>inux</w:t>
            </w:r>
            <w:r>
              <w:rPr>
                <w:rFonts w:ascii="仿宋_GB2312" w:eastAsia="仿宋_GB2312" w:hint="eastAsia"/>
                <w:szCs w:val="21"/>
              </w:rPr>
              <w:t>/</w:t>
            </w:r>
            <w:r>
              <w:rPr>
                <w:rFonts w:ascii="仿宋_GB2312" w:eastAsia="仿宋_GB2312"/>
                <w:szCs w:val="21"/>
              </w:rPr>
              <w:t>OpenHarmony</w:t>
            </w:r>
            <w:r>
              <w:rPr>
                <w:rFonts w:ascii="仿宋_GB2312" w:eastAsia="仿宋_GB2312" w:hint="eastAsia"/>
                <w:szCs w:val="21"/>
              </w:rPr>
              <w:t>等操作系统和其他系统软件的移植和适配。团队成员是开放原子基金会“O</w:t>
            </w:r>
            <w:r>
              <w:rPr>
                <w:rFonts w:ascii="仿宋_GB2312" w:eastAsia="仿宋_GB2312"/>
                <w:szCs w:val="21"/>
              </w:rPr>
              <w:t>penHarmony</w:t>
            </w:r>
            <w:r>
              <w:rPr>
                <w:rFonts w:ascii="仿宋_GB2312" w:eastAsia="仿宋_GB2312" w:hint="eastAsia"/>
                <w:szCs w:val="21"/>
              </w:rPr>
              <w:t>”高校俱乐部成员， 包含深圳大学O</w:t>
            </w:r>
            <w:r>
              <w:rPr>
                <w:rFonts w:ascii="仿宋_GB2312" w:eastAsia="仿宋_GB2312"/>
                <w:szCs w:val="21"/>
              </w:rPr>
              <w:t xml:space="preserve">penHarmony </w:t>
            </w:r>
            <w:r>
              <w:rPr>
                <w:rFonts w:ascii="仿宋_GB2312" w:eastAsia="仿宋_GB2312" w:hint="eastAsia"/>
                <w:szCs w:val="21"/>
              </w:rPr>
              <w:t>俱乐部的指导老师、主席、核心成员。已经成功在R</w:t>
            </w:r>
            <w:r>
              <w:rPr>
                <w:rFonts w:ascii="仿宋_GB2312" w:eastAsia="仿宋_GB2312"/>
                <w:szCs w:val="21"/>
              </w:rPr>
              <w:t>K3399</w:t>
            </w:r>
            <w:r>
              <w:rPr>
                <w:rFonts w:ascii="仿宋_GB2312" w:eastAsia="仿宋_GB2312" w:hint="eastAsia"/>
                <w:szCs w:val="21"/>
              </w:rPr>
              <w:t>上移植了O</w:t>
            </w:r>
            <w:r>
              <w:rPr>
                <w:rFonts w:ascii="仿宋_GB2312" w:eastAsia="仿宋_GB2312"/>
                <w:szCs w:val="21"/>
              </w:rPr>
              <w:t xml:space="preserve">penharmony </w:t>
            </w:r>
            <w:r>
              <w:rPr>
                <w:rFonts w:ascii="仿宋_GB2312" w:eastAsia="仿宋_GB2312" w:hint="eastAsia"/>
                <w:szCs w:val="21"/>
              </w:rPr>
              <w:t>3.2系统，正在准备通过兼容性测试。并且在</w:t>
            </w:r>
            <w:r>
              <w:rPr>
                <w:rFonts w:ascii="仿宋_GB2312" w:eastAsia="仿宋_GB2312"/>
                <w:szCs w:val="21"/>
              </w:rPr>
              <w:t>RT-thread</w:t>
            </w:r>
            <w:r>
              <w:rPr>
                <w:rFonts w:ascii="仿宋_GB2312" w:eastAsia="仿宋_GB2312" w:hint="eastAsia"/>
                <w:szCs w:val="21"/>
              </w:rPr>
              <w:t>、f</w:t>
            </w:r>
            <w:r>
              <w:rPr>
                <w:rFonts w:ascii="仿宋_GB2312" w:eastAsia="仿宋_GB2312"/>
                <w:szCs w:val="21"/>
              </w:rPr>
              <w:t>reeRTOS</w:t>
            </w:r>
            <w:r>
              <w:rPr>
                <w:rFonts w:ascii="仿宋_GB2312" w:eastAsia="仿宋_GB2312" w:hint="eastAsia"/>
                <w:szCs w:val="21"/>
              </w:rPr>
              <w:t>的实时操作系统上也有丰富的项目经验。在国内x</w:t>
            </w:r>
            <w:r>
              <w:rPr>
                <w:rFonts w:ascii="仿宋_GB2312" w:eastAsia="仿宋_GB2312"/>
                <w:szCs w:val="21"/>
              </w:rPr>
              <w:t>v6</w:t>
            </w:r>
            <w:r>
              <w:rPr>
                <w:rFonts w:ascii="仿宋_GB2312" w:eastAsia="仿宋_GB2312" w:hint="eastAsia"/>
                <w:szCs w:val="21"/>
              </w:rPr>
              <w:t>操作系统的教学也是中坚力量，完成了国内第一本关于x</w:t>
            </w:r>
            <w:r>
              <w:rPr>
                <w:rFonts w:ascii="仿宋_GB2312" w:eastAsia="仿宋_GB2312"/>
                <w:szCs w:val="21"/>
              </w:rPr>
              <w:t>v6</w:t>
            </w:r>
            <w:r>
              <w:rPr>
                <w:rFonts w:ascii="仿宋_GB2312" w:eastAsia="仿宋_GB2312" w:hint="eastAsia"/>
                <w:szCs w:val="21"/>
              </w:rPr>
              <w:t>操作系统分析和实验的教材《操作系统原型-</w:t>
            </w:r>
            <w:r>
              <w:rPr>
                <w:rFonts w:ascii="仿宋_GB2312" w:eastAsia="仿宋_GB2312"/>
                <w:szCs w:val="21"/>
              </w:rPr>
              <w:t>XV6</w:t>
            </w:r>
            <w:r>
              <w:rPr>
                <w:rFonts w:ascii="仿宋_GB2312" w:eastAsia="仿宋_GB2312" w:hint="eastAsia"/>
                <w:szCs w:val="21"/>
              </w:rPr>
              <w:t>分析</w:t>
            </w:r>
            <w:del w:id="1" w:author="luo" w:date="2023-10-27T15:37:00Z">
              <w:r w:rsidDel="00E82ACF">
                <w:rPr>
                  <w:rFonts w:ascii="仿宋_GB2312" w:eastAsia="仿宋_GB2312" w:hint="eastAsia"/>
                  <w:szCs w:val="21"/>
                </w:rPr>
                <w:delText>核</w:delText>
              </w:r>
            </w:del>
            <w:ins w:id="2" w:author="luo" w:date="2023-10-27T15:37:00Z">
              <w:r w:rsidR="00E82ACF">
                <w:rPr>
                  <w:rFonts w:ascii="仿宋_GB2312" w:eastAsia="仿宋_GB2312" w:hint="eastAsia"/>
                  <w:szCs w:val="21"/>
                </w:rPr>
                <w:t>与</w:t>
              </w:r>
            </w:ins>
            <w:del w:id="3" w:author="luo" w:date="2023-10-27T15:37:00Z">
              <w:r w:rsidDel="00E82ACF">
                <w:rPr>
                  <w:rFonts w:ascii="仿宋_GB2312" w:eastAsia="仿宋_GB2312" w:hint="eastAsia"/>
                  <w:szCs w:val="21"/>
                </w:rPr>
                <w:delText>试</w:delText>
              </w:r>
            </w:del>
            <w:ins w:id="4" w:author="luo" w:date="2023-10-27T15:37:00Z">
              <w:r w:rsidR="00E82ACF">
                <w:rPr>
                  <w:rFonts w:ascii="仿宋_GB2312" w:eastAsia="仿宋_GB2312" w:hint="eastAsia"/>
                  <w:szCs w:val="21"/>
                </w:rPr>
                <w:t>实</w:t>
              </w:r>
            </w:ins>
            <w:r>
              <w:rPr>
                <w:rFonts w:ascii="仿宋_GB2312" w:eastAsia="仿宋_GB2312" w:hint="eastAsia"/>
                <w:szCs w:val="21"/>
              </w:rPr>
              <w:t>验》。</w:t>
            </w:r>
          </w:p>
          <w:p w14:paraId="1AFE864D" w14:textId="77777777" w:rsidR="00DD6931" w:rsidRDefault="00DD6931">
            <w:pPr>
              <w:rPr>
                <w:rFonts w:ascii="仿宋_GB2312" w:eastAsia="仿宋_GB2312"/>
                <w:szCs w:val="21"/>
              </w:rPr>
            </w:pPr>
          </w:p>
        </w:tc>
      </w:tr>
      <w:tr w:rsidR="00DD6931" w14:paraId="75A10EFD" w14:textId="77777777">
        <w:trPr>
          <w:trHeight w:val="2268"/>
          <w:jc w:val="center"/>
        </w:trPr>
        <w:tc>
          <w:tcPr>
            <w:tcW w:w="645" w:type="dxa"/>
            <w:vAlign w:val="center"/>
          </w:tcPr>
          <w:p w14:paraId="23C78989" w14:textId="77777777" w:rsidR="00DD6931" w:rsidRDefault="00350AE2">
            <w:pPr>
              <w:spacing w:line="240" w:lineRule="exact"/>
              <w:ind w:left="-85"/>
              <w:jc w:val="center"/>
              <w:rPr>
                <w:rFonts w:ascii="仿宋_GB2312" w:eastAsia="仿宋_GB2312"/>
                <w:szCs w:val="21"/>
              </w:rPr>
            </w:pPr>
            <w:r>
              <w:rPr>
                <w:rFonts w:ascii="仿宋_GB2312" w:eastAsia="仿宋_GB2312" w:hint="eastAsia"/>
                <w:szCs w:val="21"/>
              </w:rPr>
              <w:lastRenderedPageBreak/>
              <w:t>总体目标</w:t>
            </w:r>
          </w:p>
        </w:tc>
        <w:tc>
          <w:tcPr>
            <w:tcW w:w="8574" w:type="dxa"/>
            <w:tcBorders>
              <w:top w:val="single" w:sz="4" w:space="0" w:color="auto"/>
              <w:bottom w:val="single" w:sz="4" w:space="0" w:color="auto"/>
            </w:tcBorders>
            <w:vAlign w:val="center"/>
          </w:tcPr>
          <w:p w14:paraId="38F3FFA6" w14:textId="77777777" w:rsidR="00DD6931" w:rsidRDefault="00350AE2">
            <w:pPr>
              <w:rPr>
                <w:rFonts w:ascii="仿宋_GB2312" w:eastAsia="仿宋_GB2312"/>
                <w:szCs w:val="21"/>
              </w:rPr>
            </w:pPr>
            <w:r>
              <w:rPr>
                <w:rFonts w:ascii="仿宋_GB2312" w:eastAsia="仿宋_GB2312" w:hint="eastAsia"/>
                <w:szCs w:val="21"/>
              </w:rPr>
              <w:t>本研究项目具有以下三个总体目标：</w:t>
            </w:r>
          </w:p>
          <w:p w14:paraId="03A34399" w14:textId="77777777" w:rsidR="00DD6931" w:rsidRDefault="00DD6931">
            <w:pPr>
              <w:rPr>
                <w:rFonts w:ascii="仿宋_GB2312" w:eastAsia="仿宋_GB2312"/>
                <w:szCs w:val="21"/>
              </w:rPr>
            </w:pPr>
          </w:p>
          <w:p w14:paraId="2964F237" w14:textId="77777777" w:rsidR="00DD6931" w:rsidRDefault="00350AE2">
            <w:pPr>
              <w:rPr>
                <w:rFonts w:ascii="仿宋_GB2312" w:eastAsia="仿宋_GB2312"/>
                <w:szCs w:val="21"/>
              </w:rPr>
            </w:pPr>
            <w:r>
              <w:rPr>
                <w:rFonts w:ascii="仿宋_GB2312" w:eastAsia="仿宋_GB2312" w:hint="eastAsia"/>
                <w:szCs w:val="21"/>
              </w:rPr>
              <w:t>1 完成“RISC-V指令集显示专用SoC芯片”的原理验证。</w:t>
            </w:r>
          </w:p>
          <w:p w14:paraId="20ACF336" w14:textId="77777777" w:rsidR="00DD6931" w:rsidRDefault="00350AE2">
            <w:pPr>
              <w:ind w:firstLineChars="200" w:firstLine="420"/>
              <w:rPr>
                <w:rFonts w:ascii="仿宋_GB2312" w:eastAsia="仿宋_GB2312"/>
                <w:szCs w:val="21"/>
              </w:rPr>
            </w:pPr>
            <w:r>
              <w:rPr>
                <w:rFonts w:ascii="仿宋_GB2312" w:eastAsia="仿宋_GB2312" w:hint="eastAsia"/>
                <w:szCs w:val="21"/>
              </w:rPr>
              <w:t>本项目的SoC将去除大量无关外设，使得芯片本身造价下降,价格上超越使用通用处理器SoC的方案；精简板级硬件设计从而降低硬件PCB设计、调试和生产制造成本；规范的“运-端”接口和统一的系统组件形式，降低应用软件和运行系统的设计和维护成本。</w:t>
            </w:r>
          </w:p>
          <w:p w14:paraId="25FB202E" w14:textId="77777777" w:rsidR="00DD6931" w:rsidRDefault="00DD6931">
            <w:pPr>
              <w:rPr>
                <w:rFonts w:ascii="仿宋_GB2312" w:eastAsia="仿宋_GB2312"/>
                <w:szCs w:val="21"/>
              </w:rPr>
            </w:pPr>
          </w:p>
          <w:p w14:paraId="2E0E5C14" w14:textId="77777777" w:rsidR="00DD6931" w:rsidRDefault="00350AE2">
            <w:pPr>
              <w:rPr>
                <w:rFonts w:ascii="仿宋_GB2312" w:eastAsia="仿宋_GB2312"/>
                <w:szCs w:val="21"/>
              </w:rPr>
            </w:pPr>
            <w:r>
              <w:rPr>
                <w:rFonts w:ascii="仿宋_GB2312" w:eastAsia="仿宋_GB2312" w:hint="eastAsia"/>
                <w:szCs w:val="21"/>
              </w:rPr>
              <w:t>2 完成“RISC-V指令集显示专用SoC芯片”操作系统开发。</w:t>
            </w:r>
          </w:p>
          <w:p w14:paraId="77EF3D29" w14:textId="77777777" w:rsidR="00DD6931" w:rsidRDefault="00350AE2">
            <w:pPr>
              <w:ind w:firstLineChars="200" w:firstLine="420"/>
              <w:rPr>
                <w:rFonts w:ascii="仿宋_GB2312" w:eastAsia="仿宋_GB2312"/>
                <w:szCs w:val="21"/>
              </w:rPr>
            </w:pPr>
            <w:r>
              <w:rPr>
                <w:rFonts w:ascii="仿宋_GB2312" w:eastAsia="仿宋_GB2312" w:hint="eastAsia"/>
                <w:szCs w:val="21"/>
              </w:rPr>
              <w:t>开发出在“RISC-V指令集显示专用SoC芯片”之上运行的操作系统，便于第三方设计软件模块提供增值服务；在操作系统中实现AI接口，为用户动作识别和内容的自动生成提供基础架构；便于用户在云端更改AI模型，灵活适用不同的场合并提供不同的服务。</w:t>
            </w:r>
          </w:p>
          <w:p w14:paraId="300A3C31" w14:textId="77777777" w:rsidR="00DD6931" w:rsidRDefault="00DD6931">
            <w:pPr>
              <w:rPr>
                <w:rFonts w:ascii="仿宋_GB2312" w:eastAsia="仿宋_GB2312"/>
                <w:szCs w:val="21"/>
              </w:rPr>
            </w:pPr>
          </w:p>
          <w:p w14:paraId="13B3E5AA" w14:textId="77777777" w:rsidR="00DD6931" w:rsidRDefault="00350AE2">
            <w:pPr>
              <w:rPr>
                <w:rFonts w:ascii="仿宋_GB2312" w:eastAsia="仿宋_GB2312"/>
                <w:szCs w:val="21"/>
              </w:rPr>
            </w:pPr>
            <w:r>
              <w:rPr>
                <w:rFonts w:ascii="仿宋_GB2312" w:eastAsia="仿宋_GB2312" w:hint="eastAsia"/>
                <w:szCs w:val="21"/>
              </w:rPr>
              <w:t>3 实现一套终端开发环境SDK。</w:t>
            </w:r>
          </w:p>
          <w:p w14:paraId="777E77A2" w14:textId="77777777" w:rsidR="00DD6931" w:rsidRDefault="00350AE2">
            <w:pPr>
              <w:ind w:firstLineChars="200" w:firstLine="420"/>
              <w:rPr>
                <w:rFonts w:ascii="仿宋_GB2312" w:eastAsia="仿宋_GB2312"/>
                <w:szCs w:val="21"/>
              </w:rPr>
            </w:pPr>
            <w:r>
              <w:rPr>
                <w:rFonts w:ascii="仿宋_GB2312" w:eastAsia="仿宋_GB2312" w:hint="eastAsia"/>
                <w:szCs w:val="21"/>
              </w:rPr>
              <w:t>在“RISC-V指令集显示专用SoC芯片”设备上使用基于数据流的显示任务计算模式，完成一套开发环境SDK，让端设备软件的设计过程可以使用图形化拖拽形式进行设计开发，达到将需求分析和设计环节融合</w:t>
            </w:r>
            <w:del w:id="5" w:author="luo" w:date="2023-10-27T15:38:00Z">
              <w:r w:rsidDel="00E82ACF">
                <w:rPr>
                  <w:rFonts w:ascii="仿宋_GB2312" w:eastAsia="仿宋_GB2312" w:hint="eastAsia"/>
                  <w:szCs w:val="21"/>
                </w:rPr>
                <w:delText>的</w:delText>
              </w:r>
            </w:del>
            <w:r>
              <w:rPr>
                <w:rFonts w:ascii="仿宋_GB2312" w:eastAsia="仿宋_GB2312" w:hint="eastAsia"/>
                <w:szCs w:val="21"/>
              </w:rPr>
              <w:t>，降低开发者编程难度和编码工作量的目标。</w:t>
            </w:r>
          </w:p>
          <w:p w14:paraId="49C069A1" w14:textId="77777777" w:rsidR="00DD6931" w:rsidRDefault="00DD6931">
            <w:pPr>
              <w:ind w:firstLineChars="200" w:firstLine="420"/>
              <w:rPr>
                <w:rFonts w:ascii="仿宋_GB2312" w:eastAsia="仿宋_GB2312"/>
                <w:szCs w:val="21"/>
              </w:rPr>
            </w:pPr>
          </w:p>
        </w:tc>
      </w:tr>
      <w:tr w:rsidR="00DD6931" w14:paraId="1156C29D" w14:textId="77777777">
        <w:trPr>
          <w:trHeight w:val="2268"/>
          <w:jc w:val="center"/>
        </w:trPr>
        <w:tc>
          <w:tcPr>
            <w:tcW w:w="645" w:type="dxa"/>
            <w:vAlign w:val="center"/>
          </w:tcPr>
          <w:p w14:paraId="3EC90762" w14:textId="77777777" w:rsidR="00DD6931" w:rsidRDefault="00350AE2">
            <w:pPr>
              <w:spacing w:line="240" w:lineRule="exact"/>
              <w:ind w:left="-85"/>
              <w:jc w:val="center"/>
              <w:rPr>
                <w:rFonts w:ascii="仿宋_GB2312" w:eastAsia="仿宋_GB2312"/>
                <w:szCs w:val="21"/>
              </w:rPr>
            </w:pPr>
            <w:r>
              <w:rPr>
                <w:rFonts w:ascii="仿宋_GB2312" w:eastAsia="仿宋_GB2312" w:hint="eastAsia"/>
                <w:szCs w:val="21"/>
              </w:rPr>
              <w:t>主要内容</w:t>
            </w:r>
          </w:p>
        </w:tc>
        <w:tc>
          <w:tcPr>
            <w:tcW w:w="8574" w:type="dxa"/>
            <w:tcBorders>
              <w:top w:val="nil"/>
            </w:tcBorders>
            <w:vAlign w:val="center"/>
          </w:tcPr>
          <w:p w14:paraId="412CFDAA" w14:textId="77777777" w:rsidR="00DD6931" w:rsidRDefault="00DD6931">
            <w:pPr>
              <w:rPr>
                <w:rFonts w:ascii="仿宋_GB2312" w:eastAsia="仿宋_GB2312"/>
                <w:szCs w:val="21"/>
              </w:rPr>
            </w:pPr>
          </w:p>
          <w:p w14:paraId="760C2C09" w14:textId="77777777" w:rsidR="00DD6931" w:rsidRDefault="00350AE2">
            <w:pPr>
              <w:rPr>
                <w:rFonts w:ascii="仿宋_GB2312" w:eastAsia="仿宋_GB2312"/>
                <w:szCs w:val="21"/>
              </w:rPr>
            </w:pPr>
            <w:r>
              <w:rPr>
                <w:rFonts w:ascii="仿宋_GB2312" w:eastAsia="仿宋_GB2312" w:hint="eastAsia"/>
                <w:szCs w:val="21"/>
              </w:rPr>
              <w:t>1 研发低成本的商业显示器芯片的原型系统。</w:t>
            </w:r>
          </w:p>
          <w:p w14:paraId="4C0247D6" w14:textId="77777777" w:rsidR="00DD6931" w:rsidRDefault="00350AE2">
            <w:pPr>
              <w:rPr>
                <w:rFonts w:ascii="仿宋_GB2312" w:eastAsia="仿宋_GB2312"/>
                <w:szCs w:val="21"/>
              </w:rPr>
            </w:pPr>
            <w:r>
              <w:rPr>
                <w:rFonts w:ascii="仿宋_GB2312" w:eastAsia="仿宋_GB2312" w:hint="eastAsia"/>
                <w:szCs w:val="21"/>
              </w:rPr>
              <w:tab/>
              <w:t>参考开源的R</w:t>
            </w:r>
            <w:r>
              <w:rPr>
                <w:rFonts w:ascii="仿宋_GB2312" w:eastAsia="仿宋_GB2312"/>
                <w:szCs w:val="21"/>
              </w:rPr>
              <w:t>ISC-V</w:t>
            </w:r>
            <w:r>
              <w:rPr>
                <w:rFonts w:ascii="仿宋_GB2312" w:eastAsia="仿宋_GB2312" w:hint="eastAsia"/>
                <w:szCs w:val="21"/>
              </w:rPr>
              <w:t>处理器核（包括Rocke</w:t>
            </w:r>
            <w:r>
              <w:rPr>
                <w:rFonts w:ascii="仿宋_GB2312" w:eastAsia="仿宋_GB2312"/>
                <w:szCs w:val="21"/>
              </w:rPr>
              <w:t>tChip</w:t>
            </w:r>
            <w:r>
              <w:rPr>
                <w:rFonts w:ascii="仿宋_GB2312" w:eastAsia="仿宋_GB2312" w:hint="eastAsia"/>
                <w:szCs w:val="21"/>
              </w:rPr>
              <w:t>、S</w:t>
            </w:r>
            <w:r>
              <w:rPr>
                <w:rFonts w:ascii="仿宋_GB2312" w:eastAsia="仿宋_GB2312"/>
                <w:szCs w:val="21"/>
              </w:rPr>
              <w:t>iF</w:t>
            </w:r>
            <w:r>
              <w:rPr>
                <w:rFonts w:ascii="仿宋_GB2312" w:eastAsia="仿宋_GB2312" w:hint="eastAsia"/>
                <w:szCs w:val="21"/>
              </w:rPr>
              <w:t>ive和国内的香山、蜂鸟等），研发适用于商显系统的处理器核的架构；研究基于A</w:t>
            </w:r>
            <w:r>
              <w:rPr>
                <w:rFonts w:ascii="仿宋_GB2312" w:eastAsia="仿宋_GB2312"/>
                <w:szCs w:val="21"/>
              </w:rPr>
              <w:t>XI</w:t>
            </w:r>
            <w:r>
              <w:rPr>
                <w:rFonts w:ascii="仿宋_GB2312" w:eastAsia="仿宋_GB2312" w:hint="eastAsia"/>
                <w:szCs w:val="21"/>
              </w:rPr>
              <w:t>总线等处理器系统互联技术，扩展外设形成S</w:t>
            </w:r>
            <w:r>
              <w:rPr>
                <w:rFonts w:ascii="仿宋_GB2312" w:eastAsia="仿宋_GB2312"/>
                <w:szCs w:val="21"/>
              </w:rPr>
              <w:t>oC</w:t>
            </w:r>
            <w:r>
              <w:rPr>
                <w:rFonts w:ascii="仿宋_GB2312" w:eastAsia="仿宋_GB2312" w:hint="eastAsia"/>
                <w:szCs w:val="21"/>
              </w:rPr>
              <w:t>框架；研究显示（VGA/HDMI等）、音频、存储、网络等必须的功能部件的结构和实现技术；设计和实现数据流加速硬件和相应指令集的扩展。</w:t>
            </w:r>
          </w:p>
          <w:p w14:paraId="0E8AAC3F" w14:textId="77777777" w:rsidR="00DD6931" w:rsidRDefault="00DD6931">
            <w:pPr>
              <w:rPr>
                <w:rFonts w:ascii="仿宋_GB2312" w:eastAsia="仿宋_GB2312"/>
                <w:szCs w:val="21"/>
              </w:rPr>
            </w:pPr>
          </w:p>
          <w:p w14:paraId="78FE95A5" w14:textId="77777777" w:rsidR="00DD6931" w:rsidRDefault="00350AE2">
            <w:pPr>
              <w:rPr>
                <w:rFonts w:ascii="仿宋_GB2312" w:eastAsia="仿宋_GB2312"/>
                <w:szCs w:val="21"/>
              </w:rPr>
            </w:pPr>
            <w:r>
              <w:rPr>
                <w:rFonts w:ascii="仿宋_GB2312" w:eastAsia="仿宋_GB2312" w:hint="eastAsia"/>
                <w:szCs w:val="21"/>
              </w:rPr>
              <w:t>2 研发“普适智能商业显示器”系统框架。</w:t>
            </w:r>
          </w:p>
          <w:p w14:paraId="59BFD3F3" w14:textId="77777777" w:rsidR="00DD6931" w:rsidRDefault="00350AE2">
            <w:pPr>
              <w:rPr>
                <w:rFonts w:ascii="仿宋_GB2312" w:eastAsia="仿宋_GB2312"/>
                <w:szCs w:val="21"/>
              </w:rPr>
            </w:pPr>
            <w:r>
              <w:rPr>
                <w:rFonts w:ascii="仿宋_GB2312" w:eastAsia="仿宋_GB2312" w:hint="eastAsia"/>
                <w:szCs w:val="21"/>
              </w:rPr>
              <w:tab/>
              <w:t>为该处理器SoC研发必要的操作系统，尝试移植类Linux操作系统或OpenHarmony Lite_a/m操作系统，研发相应的音视频驱动程序；设计和实现商业显示器设备端的软件框架，包括自身的节目的播放模块、通信交互控制接口、内容交互接口；AI模块的交互机制。</w:t>
            </w:r>
          </w:p>
          <w:p w14:paraId="2F32F89B" w14:textId="77777777" w:rsidR="00DD6931" w:rsidRDefault="00DD6931">
            <w:pPr>
              <w:rPr>
                <w:rFonts w:ascii="仿宋_GB2312" w:eastAsia="仿宋_GB2312"/>
                <w:szCs w:val="21"/>
              </w:rPr>
            </w:pPr>
          </w:p>
          <w:p w14:paraId="5178184A" w14:textId="77777777" w:rsidR="00DD6931" w:rsidRDefault="00350AE2">
            <w:pPr>
              <w:rPr>
                <w:rFonts w:ascii="仿宋_GB2312" w:eastAsia="仿宋_GB2312"/>
                <w:szCs w:val="21"/>
              </w:rPr>
            </w:pPr>
            <w:r>
              <w:rPr>
                <w:rFonts w:ascii="仿宋_GB2312" w:eastAsia="仿宋_GB2312" w:hint="eastAsia"/>
                <w:szCs w:val="21"/>
              </w:rPr>
              <w:t>3 研究一种数据流编程模式的商业显示器终端开发环境。</w:t>
            </w:r>
          </w:p>
          <w:p w14:paraId="0748C1C0" w14:textId="77777777" w:rsidR="00DD6931" w:rsidRDefault="00350AE2">
            <w:pPr>
              <w:rPr>
                <w:rFonts w:ascii="仿宋_GB2312" w:eastAsia="仿宋_GB2312"/>
                <w:szCs w:val="21"/>
              </w:rPr>
            </w:pPr>
            <w:r>
              <w:rPr>
                <w:rFonts w:ascii="仿宋_GB2312" w:eastAsia="仿宋_GB2312" w:hint="eastAsia"/>
                <w:szCs w:val="21"/>
              </w:rPr>
              <w:tab/>
              <w:t>分析商业显示器终端任务的特性，研究专用于商业显示器系统的数据流执行库中的任务表达、多线程并行执行机制和数据驱动机制；基于D</w:t>
            </w:r>
            <w:r>
              <w:rPr>
                <w:rFonts w:ascii="仿宋_GB2312" w:eastAsia="仿宋_GB2312"/>
                <w:szCs w:val="21"/>
              </w:rPr>
              <w:t>F</w:t>
            </w:r>
            <w:r>
              <w:rPr>
                <w:rFonts w:ascii="仿宋_GB2312" w:eastAsia="仿宋_GB2312" w:hint="eastAsia"/>
                <w:szCs w:val="21"/>
              </w:rPr>
              <w:t>C</w:t>
            </w:r>
            <w:r>
              <w:rPr>
                <w:rFonts w:ascii="仿宋_GB2312" w:eastAsia="仿宋_GB2312"/>
                <w:szCs w:val="21"/>
              </w:rPr>
              <w:t>PP</w:t>
            </w:r>
            <w:r>
              <w:rPr>
                <w:rFonts w:ascii="仿宋_GB2312" w:eastAsia="仿宋_GB2312" w:hint="eastAsia"/>
                <w:szCs w:val="21"/>
              </w:rPr>
              <w:t>数据流运行库之上进行扩展和开发；研发一个提供图形化的拖拽式编程环境，实现低代码开发。</w:t>
            </w:r>
          </w:p>
          <w:p w14:paraId="0D3DA7B0" w14:textId="77777777" w:rsidR="00DD6931" w:rsidRDefault="00DD6931">
            <w:pPr>
              <w:rPr>
                <w:rFonts w:ascii="仿宋_GB2312" w:eastAsia="仿宋_GB2312"/>
                <w:szCs w:val="21"/>
              </w:rPr>
            </w:pPr>
          </w:p>
        </w:tc>
      </w:tr>
      <w:tr w:rsidR="00DD6931" w14:paraId="776B606F" w14:textId="77777777">
        <w:trPr>
          <w:trHeight w:val="2268"/>
          <w:jc w:val="center"/>
        </w:trPr>
        <w:tc>
          <w:tcPr>
            <w:tcW w:w="645" w:type="dxa"/>
            <w:tcBorders>
              <w:top w:val="single" w:sz="4" w:space="0" w:color="auto"/>
            </w:tcBorders>
            <w:vAlign w:val="center"/>
          </w:tcPr>
          <w:p w14:paraId="4874B2F0" w14:textId="77777777" w:rsidR="00DD6931" w:rsidRDefault="00350AE2">
            <w:pPr>
              <w:spacing w:line="240" w:lineRule="exact"/>
              <w:ind w:left="-85"/>
              <w:jc w:val="center"/>
              <w:rPr>
                <w:rFonts w:ascii="仿宋_GB2312" w:eastAsia="仿宋_GB2312"/>
                <w:szCs w:val="21"/>
              </w:rPr>
            </w:pPr>
            <w:r>
              <w:rPr>
                <w:rFonts w:ascii="仿宋_GB2312" w:eastAsia="仿宋_GB2312" w:hint="eastAsia"/>
                <w:szCs w:val="21"/>
              </w:rPr>
              <w:t>主要创新点</w:t>
            </w:r>
          </w:p>
        </w:tc>
        <w:tc>
          <w:tcPr>
            <w:tcW w:w="8574" w:type="dxa"/>
            <w:tcBorders>
              <w:top w:val="single" w:sz="4" w:space="0" w:color="auto"/>
            </w:tcBorders>
            <w:vAlign w:val="center"/>
          </w:tcPr>
          <w:p w14:paraId="400179FA" w14:textId="77777777" w:rsidR="00DD6931" w:rsidRDefault="00DD6931">
            <w:pPr>
              <w:rPr>
                <w:rFonts w:ascii="仿宋_GB2312" w:eastAsia="仿宋_GB2312"/>
                <w:szCs w:val="21"/>
              </w:rPr>
            </w:pPr>
          </w:p>
          <w:p w14:paraId="13B14F07" w14:textId="77777777" w:rsidR="00DD6931" w:rsidRDefault="00350AE2">
            <w:pPr>
              <w:rPr>
                <w:rFonts w:ascii="仿宋_GB2312" w:eastAsia="仿宋_GB2312"/>
                <w:szCs w:val="21"/>
              </w:rPr>
            </w:pPr>
            <w:r>
              <w:rPr>
                <w:rFonts w:ascii="仿宋_GB2312" w:eastAsia="仿宋_GB2312" w:hint="eastAsia"/>
                <w:szCs w:val="21"/>
              </w:rPr>
              <w:t>本项目主要创新点包括以下几个：</w:t>
            </w:r>
          </w:p>
          <w:p w14:paraId="143185E7" w14:textId="77777777" w:rsidR="00DD6931" w:rsidRDefault="00350AE2">
            <w:pPr>
              <w:rPr>
                <w:rFonts w:ascii="仿宋_GB2312" w:eastAsia="仿宋_GB2312"/>
                <w:szCs w:val="21"/>
              </w:rPr>
            </w:pPr>
            <w:r>
              <w:rPr>
                <w:rFonts w:ascii="仿宋_GB2312" w:eastAsia="仿宋_GB2312" w:hint="eastAsia"/>
                <w:szCs w:val="21"/>
              </w:rPr>
              <w:t>1渲染-显示分离的专用商业显示SoC芯片结构创新。</w:t>
            </w:r>
          </w:p>
          <w:p w14:paraId="4AEAB7E6" w14:textId="77777777" w:rsidR="00DD6931" w:rsidRDefault="00350AE2">
            <w:pPr>
              <w:ind w:firstLineChars="200" w:firstLine="420"/>
              <w:rPr>
                <w:rFonts w:ascii="仿宋_GB2312" w:eastAsia="仿宋_GB2312"/>
                <w:szCs w:val="21"/>
              </w:rPr>
            </w:pPr>
            <w:r>
              <w:rPr>
                <w:rFonts w:ascii="仿宋_GB2312" w:eastAsia="仿宋_GB2312" w:hint="eastAsia"/>
                <w:szCs w:val="21"/>
              </w:rPr>
              <w:t>渲染-显示分离的“瘦-</w:t>
            </w:r>
            <w:del w:id="6" w:author="luo" w:date="2023-10-27T14:54:00Z">
              <w:r w:rsidDel="00350AE2">
                <w:rPr>
                  <w:rFonts w:ascii="仿宋_GB2312" w:eastAsia="仿宋_GB2312" w:hint="eastAsia"/>
                  <w:szCs w:val="21"/>
                </w:rPr>
                <w:delText>pad</w:delText>
              </w:r>
            </w:del>
            <w:ins w:id="7" w:author="luo" w:date="2023-10-27T14:54:00Z">
              <w:r>
                <w:rPr>
                  <w:rFonts w:ascii="仿宋_GB2312" w:eastAsia="仿宋_GB2312"/>
                  <w:szCs w:val="21"/>
                </w:rPr>
                <w:t>P</w:t>
              </w:r>
              <w:r>
                <w:rPr>
                  <w:rFonts w:ascii="仿宋_GB2312" w:eastAsia="仿宋_GB2312" w:hint="eastAsia"/>
                  <w:szCs w:val="21"/>
                </w:rPr>
                <w:t>ad</w:t>
              </w:r>
            </w:ins>
            <w:r>
              <w:rPr>
                <w:rFonts w:ascii="仿宋_GB2312" w:eastAsia="仿宋_GB2312" w:hint="eastAsia"/>
                <w:szCs w:val="21"/>
              </w:rPr>
              <w:t>”思想来源于瘦客户机的启发，在商业显示器系统的领域属于首次尝试，现在的商业显示器系统开发厂商仍停留在以重量级的通用S</w:t>
            </w:r>
            <w:r>
              <w:rPr>
                <w:rFonts w:ascii="仿宋_GB2312" w:eastAsia="仿宋_GB2312"/>
                <w:szCs w:val="21"/>
              </w:rPr>
              <w:t>oC</w:t>
            </w:r>
            <w:r>
              <w:rPr>
                <w:rFonts w:ascii="仿宋_GB2312" w:eastAsia="仿宋_GB2312" w:hint="eastAsia"/>
                <w:szCs w:val="21"/>
              </w:rPr>
              <w:t>配合上Android系统来开发应用的水平。同质性很高，都还没有形成核心的竞争力。“瘦-</w:t>
            </w:r>
            <w:del w:id="8" w:author="luo" w:date="2023-10-27T14:55:00Z">
              <w:r w:rsidDel="00ED6DE0">
                <w:rPr>
                  <w:rFonts w:ascii="仿宋_GB2312" w:eastAsia="仿宋_GB2312" w:hint="eastAsia"/>
                  <w:szCs w:val="21"/>
                </w:rPr>
                <w:delText>pad</w:delText>
              </w:r>
            </w:del>
            <w:ins w:id="9" w:author="luo" w:date="2023-10-27T14:55:00Z">
              <w:r w:rsidR="00ED6DE0">
                <w:rPr>
                  <w:rFonts w:ascii="仿宋_GB2312" w:eastAsia="仿宋_GB2312"/>
                  <w:szCs w:val="21"/>
                </w:rPr>
                <w:t>P</w:t>
              </w:r>
              <w:r w:rsidR="00ED6DE0">
                <w:rPr>
                  <w:rFonts w:ascii="仿宋_GB2312" w:eastAsia="仿宋_GB2312" w:hint="eastAsia"/>
                  <w:szCs w:val="21"/>
                </w:rPr>
                <w:t>ad</w:t>
              </w:r>
            </w:ins>
            <w:r>
              <w:rPr>
                <w:rFonts w:ascii="仿宋_GB2312" w:eastAsia="仿宋_GB2312" w:hint="eastAsia"/>
                <w:szCs w:val="21"/>
              </w:rPr>
              <w:t>”将对S</w:t>
            </w:r>
            <w:r>
              <w:rPr>
                <w:rFonts w:ascii="仿宋_GB2312" w:eastAsia="仿宋_GB2312"/>
                <w:szCs w:val="21"/>
              </w:rPr>
              <w:t>oC</w:t>
            </w:r>
            <w:r>
              <w:rPr>
                <w:rFonts w:ascii="仿宋_GB2312" w:eastAsia="仿宋_GB2312" w:hint="eastAsia"/>
                <w:szCs w:val="21"/>
              </w:rPr>
              <w:t>芯片成本、主板PCB设计制造和软件等多个环节都具有价格优势，定制化的So</w:t>
            </w:r>
            <w:r>
              <w:rPr>
                <w:rFonts w:ascii="仿宋_GB2312" w:eastAsia="仿宋_GB2312"/>
                <w:szCs w:val="21"/>
              </w:rPr>
              <w:t>C</w:t>
            </w:r>
            <w:r>
              <w:rPr>
                <w:rFonts w:ascii="仿宋_GB2312" w:eastAsia="仿宋_GB2312" w:hint="eastAsia"/>
                <w:szCs w:val="21"/>
              </w:rPr>
              <w:t>可以将显示、音频等核心功能部件进行强化，以相同的价格提供更高的性能配置。因此有可能在商业显示器领域占据主导地位。</w:t>
            </w:r>
          </w:p>
          <w:p w14:paraId="299DC940" w14:textId="77777777" w:rsidR="00DD6931" w:rsidRDefault="00350AE2">
            <w:pPr>
              <w:rPr>
                <w:rFonts w:ascii="仿宋_GB2312" w:eastAsia="仿宋_GB2312"/>
                <w:szCs w:val="21"/>
              </w:rPr>
            </w:pPr>
            <w:r>
              <w:rPr>
                <w:rFonts w:ascii="仿宋_GB2312" w:eastAsia="仿宋_GB2312" w:hint="eastAsia"/>
                <w:szCs w:val="21"/>
              </w:rPr>
              <w:t>2适用于专用商业显示SoC芯片的操作系统架构创新。</w:t>
            </w:r>
          </w:p>
          <w:p w14:paraId="253E55CC" w14:textId="77777777" w:rsidR="00DD6931" w:rsidRDefault="00350AE2">
            <w:pPr>
              <w:ind w:firstLineChars="200" w:firstLine="420"/>
              <w:rPr>
                <w:rFonts w:ascii="仿宋_GB2312" w:eastAsia="仿宋_GB2312"/>
                <w:szCs w:val="21"/>
              </w:rPr>
            </w:pPr>
            <w:r>
              <w:rPr>
                <w:rFonts w:ascii="仿宋_GB2312" w:eastAsia="仿宋_GB2312" w:hint="eastAsia"/>
                <w:szCs w:val="21"/>
              </w:rPr>
              <w:t>明确云端和设备的接口功能划分和规范，并且明确数据分析和报告模块，以及A</w:t>
            </w:r>
            <w:r>
              <w:rPr>
                <w:rFonts w:ascii="仿宋_GB2312" w:eastAsia="仿宋_GB2312"/>
                <w:szCs w:val="21"/>
              </w:rPr>
              <w:t>I</w:t>
            </w:r>
            <w:r>
              <w:rPr>
                <w:rFonts w:ascii="仿宋_GB2312" w:eastAsia="仿宋_GB2312" w:hint="eastAsia"/>
                <w:szCs w:val="21"/>
              </w:rPr>
              <w:t>推理模块。为了适应不同的应用场合和用户需求，特别容纳了模型切换机制。特别是在O</w:t>
            </w:r>
            <w:r>
              <w:rPr>
                <w:rFonts w:ascii="仿宋_GB2312" w:eastAsia="仿宋_GB2312"/>
                <w:szCs w:val="21"/>
              </w:rPr>
              <w:t>penHarmony</w:t>
            </w:r>
            <w:r>
              <w:rPr>
                <w:rFonts w:ascii="仿宋_GB2312" w:eastAsia="仿宋_GB2312" w:hint="eastAsia"/>
                <w:szCs w:val="21"/>
              </w:rPr>
              <w:t>标准系统上虽然已经有DLLite-Micro是一个轻量级的AI推理框架，但是仍未有成熟的模型切换机制。</w:t>
            </w:r>
          </w:p>
          <w:p w14:paraId="636E39C4" w14:textId="77777777" w:rsidR="00DD6931" w:rsidRDefault="00350AE2">
            <w:pPr>
              <w:rPr>
                <w:rFonts w:ascii="仿宋_GB2312" w:eastAsia="仿宋_GB2312"/>
                <w:szCs w:val="21"/>
              </w:rPr>
            </w:pPr>
            <w:r>
              <w:rPr>
                <w:rFonts w:ascii="仿宋_GB2312" w:eastAsia="仿宋_GB2312" w:hint="eastAsia"/>
                <w:szCs w:val="21"/>
              </w:rPr>
              <w:t>3专用商业显示SoC芯片使用数据流计算技术的创新。</w:t>
            </w:r>
          </w:p>
          <w:p w14:paraId="16AAF90F" w14:textId="77777777" w:rsidR="00DD6931" w:rsidRDefault="00350AE2">
            <w:pPr>
              <w:ind w:firstLineChars="200" w:firstLine="420"/>
              <w:rPr>
                <w:rFonts w:ascii="仿宋_GB2312" w:eastAsia="仿宋_GB2312"/>
                <w:szCs w:val="21"/>
              </w:rPr>
            </w:pPr>
            <w:r>
              <w:rPr>
                <w:rFonts w:ascii="仿宋_GB2312" w:eastAsia="仿宋_GB2312" w:hint="eastAsia"/>
                <w:szCs w:val="21"/>
              </w:rPr>
              <w:t>数据流计算在高度并发的场景中由于传统的控制流编程模型。而商业显示器系统并发任</w:t>
            </w:r>
            <w:r>
              <w:rPr>
                <w:rFonts w:ascii="仿宋_GB2312" w:eastAsia="仿宋_GB2312" w:hint="eastAsia"/>
                <w:szCs w:val="21"/>
              </w:rPr>
              <w:lastRenderedPageBreak/>
              <w:t>务多、而且任务依赖关系明确，特别适用与D</w:t>
            </w:r>
            <w:r>
              <w:rPr>
                <w:rFonts w:ascii="仿宋_GB2312" w:eastAsia="仿宋_GB2312"/>
                <w:szCs w:val="21"/>
              </w:rPr>
              <w:t>AG</w:t>
            </w:r>
            <w:r>
              <w:rPr>
                <w:rFonts w:ascii="仿宋_GB2312" w:eastAsia="仿宋_GB2312" w:hint="eastAsia"/>
                <w:szCs w:val="21"/>
              </w:rPr>
              <w:t>方式来描述其任务。项目引入数据流计算技术，将降低设备的开发难度、提供较高的编程质量，以较低的硬件配置（较低的价格）获得更高的运行性能，从而为产品提高竞争力</w:t>
            </w:r>
          </w:p>
          <w:p w14:paraId="38217AA8" w14:textId="77777777" w:rsidR="00DD6931" w:rsidRDefault="00350AE2">
            <w:pPr>
              <w:rPr>
                <w:rFonts w:ascii="仿宋_GB2312" w:eastAsia="仿宋_GB2312"/>
                <w:szCs w:val="21"/>
              </w:rPr>
            </w:pPr>
            <w:r>
              <w:rPr>
                <w:rFonts w:ascii="仿宋_GB2312" w:eastAsia="仿宋_GB2312" w:hint="eastAsia"/>
                <w:szCs w:val="21"/>
              </w:rPr>
              <w:fldChar w:fldCharType="begin">
                <w:ffData>
                  <w:name w:val="DOCCXD"/>
                  <w:enabled/>
                  <w:calcOnExit w:val="0"/>
                  <w:textInput/>
                </w:ffData>
              </w:fldChar>
            </w:r>
            <w:r>
              <w:rPr>
                <w:rFonts w:ascii="仿宋_GB2312" w:eastAsia="仿宋_GB2312" w:hint="eastAsia"/>
                <w:szCs w:val="21"/>
              </w:rPr>
              <w:instrText xml:space="preserve"> FORMTEXT </w:instrText>
            </w:r>
            <w:r w:rsidR="00000000">
              <w:rPr>
                <w:rFonts w:ascii="仿宋_GB2312" w:eastAsia="仿宋_GB2312"/>
                <w:szCs w:val="21"/>
              </w:rPr>
            </w:r>
            <w:r w:rsidR="00000000">
              <w:rPr>
                <w:rFonts w:ascii="仿宋_GB2312" w:eastAsia="仿宋_GB2312"/>
                <w:szCs w:val="21"/>
              </w:rPr>
              <w:fldChar w:fldCharType="separate"/>
            </w:r>
            <w:r>
              <w:rPr>
                <w:rFonts w:ascii="仿宋_GB2312" w:eastAsia="仿宋_GB2312" w:hint="eastAsia"/>
                <w:szCs w:val="21"/>
              </w:rPr>
              <w:fldChar w:fldCharType="end"/>
            </w:r>
          </w:p>
        </w:tc>
      </w:tr>
    </w:tbl>
    <w:p w14:paraId="6D5F879F" w14:textId="77777777" w:rsidR="00DD6931" w:rsidRDefault="00DD6931"/>
    <w:p w14:paraId="04E2BE00" w14:textId="77777777" w:rsidR="00DD6931" w:rsidRDefault="00350AE2">
      <w:r>
        <w:br w:type="page"/>
      </w:r>
    </w:p>
    <w:tbl>
      <w:tblPr>
        <w:tblW w:w="921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645"/>
        <w:gridCol w:w="8573"/>
      </w:tblGrid>
      <w:tr w:rsidR="00DD6931" w14:paraId="08BA4FE7" w14:textId="77777777">
        <w:trPr>
          <w:trHeight w:val="2068"/>
          <w:jc w:val="center"/>
        </w:trPr>
        <w:tc>
          <w:tcPr>
            <w:tcW w:w="645" w:type="dxa"/>
            <w:vAlign w:val="center"/>
          </w:tcPr>
          <w:p w14:paraId="099FB462" w14:textId="77777777" w:rsidR="00DD6931" w:rsidRDefault="00350AE2">
            <w:pPr>
              <w:spacing w:line="240" w:lineRule="exact"/>
              <w:ind w:left="-85"/>
              <w:jc w:val="center"/>
              <w:rPr>
                <w:rFonts w:ascii="仿宋_GB2312" w:eastAsia="仿宋_GB2312"/>
                <w:szCs w:val="21"/>
              </w:rPr>
            </w:pPr>
            <w:r>
              <w:rPr>
                <w:rFonts w:ascii="仿宋_GB2312" w:eastAsia="仿宋_GB2312" w:hint="eastAsia"/>
                <w:szCs w:val="21"/>
              </w:rPr>
              <w:lastRenderedPageBreak/>
              <w:t>进度安排</w:t>
            </w:r>
          </w:p>
        </w:tc>
        <w:tc>
          <w:tcPr>
            <w:tcW w:w="8573" w:type="dxa"/>
            <w:vAlign w:val="center"/>
          </w:tcPr>
          <w:p w14:paraId="4ED7D7C9" w14:textId="77777777" w:rsidR="00DD6931" w:rsidRDefault="00350AE2">
            <w:pPr>
              <w:rPr>
                <w:rFonts w:ascii="仿宋_GB2312" w:eastAsia="仿宋_GB2312"/>
                <w:szCs w:val="21"/>
              </w:rPr>
            </w:pPr>
            <w:r>
              <w:rPr>
                <w:rFonts w:ascii="仿宋_GB2312" w:eastAsia="仿宋_GB2312" w:hint="eastAsia"/>
                <w:szCs w:val="21"/>
              </w:rPr>
              <w:t>简要介绍。（500字以内）</w:t>
            </w:r>
          </w:p>
          <w:p w14:paraId="497E1F19" w14:textId="77777777" w:rsidR="00DD6931" w:rsidRDefault="00350AE2">
            <w:pPr>
              <w:tabs>
                <w:tab w:val="left" w:pos="720"/>
              </w:tabs>
              <w:adjustRightInd w:val="0"/>
              <w:snapToGrid w:val="0"/>
              <w:rPr>
                <w:rFonts w:ascii="仿宋_GB2312" w:eastAsia="仿宋_GB2312"/>
                <w:szCs w:val="21"/>
              </w:rPr>
            </w:pPr>
            <w:r>
              <w:rPr>
                <w:rFonts w:ascii="仿宋_GB2312" w:eastAsia="仿宋_GB2312" w:hint="eastAsia"/>
                <w:szCs w:val="21"/>
              </w:rPr>
              <w:t>项目进度安排为4个阶段，各自为半年时间：</w:t>
            </w:r>
          </w:p>
          <w:p w14:paraId="067BDD33" w14:textId="77777777" w:rsidR="00DD6931" w:rsidRDefault="00350AE2">
            <w:pPr>
              <w:tabs>
                <w:tab w:val="left" w:pos="720"/>
              </w:tabs>
              <w:adjustRightInd w:val="0"/>
              <w:snapToGrid w:val="0"/>
              <w:rPr>
                <w:rFonts w:ascii="仿宋_GB2312" w:eastAsia="仿宋_GB2312"/>
                <w:szCs w:val="21"/>
              </w:rPr>
            </w:pPr>
            <w:r>
              <w:rPr>
                <w:rFonts w:ascii="仿宋_GB2312" w:eastAsia="仿宋_GB2312" w:hint="eastAsia"/>
                <w:szCs w:val="21"/>
              </w:rPr>
              <w:t>1）2024/01~2024/06: 完成处理器核的设计、通过AXI总线整合基本的I2C、I2S、DDR接口，整合VGA或HDMI接口，可以运行RISC-V代码并进行图形显示。撰写专利申请书1项。</w:t>
            </w:r>
          </w:p>
          <w:p w14:paraId="58E19C35" w14:textId="77777777" w:rsidR="00DD6931" w:rsidRDefault="00350AE2">
            <w:pPr>
              <w:tabs>
                <w:tab w:val="left" w:pos="720"/>
              </w:tabs>
              <w:adjustRightInd w:val="0"/>
              <w:snapToGrid w:val="0"/>
              <w:rPr>
                <w:rFonts w:ascii="仿宋_GB2312" w:eastAsia="仿宋_GB2312"/>
                <w:szCs w:val="21"/>
              </w:rPr>
            </w:pPr>
            <w:r>
              <w:rPr>
                <w:rFonts w:ascii="仿宋_GB2312" w:eastAsia="仿宋_GB2312" w:hint="eastAsia"/>
                <w:szCs w:val="21"/>
              </w:rPr>
              <w:t>2）2024/07~2024/12: 完成XV6、Linux或OpenHarmony Lite-OS的移植；完成数据流硬件加速部件的设计和验证；完成显示驱动、音频驱动，实现多媒体展示基本功能。撰写专利申请1项，申请软著1项。</w:t>
            </w:r>
          </w:p>
          <w:p w14:paraId="62327D4F" w14:textId="77777777" w:rsidR="00DD6931" w:rsidRDefault="00350AE2">
            <w:pPr>
              <w:tabs>
                <w:tab w:val="left" w:pos="720"/>
              </w:tabs>
              <w:adjustRightInd w:val="0"/>
              <w:snapToGrid w:val="0"/>
              <w:rPr>
                <w:rFonts w:ascii="仿宋_GB2312" w:eastAsia="仿宋_GB2312"/>
                <w:szCs w:val="21"/>
              </w:rPr>
            </w:pPr>
            <w:r>
              <w:rPr>
                <w:rFonts w:ascii="仿宋_GB2312" w:eastAsia="仿宋_GB2312" w:hint="eastAsia"/>
                <w:szCs w:val="21"/>
              </w:rPr>
              <w:t>3）2025/01~2025/06: 完成数据流运行库，测试验证数据流加速对客户端任务的加速效果；完成端设备的数据流图形化开发环境。申请软著1项，撰写学术论文2篇，并完成投稿。</w:t>
            </w:r>
          </w:p>
          <w:p w14:paraId="45FE3AA8" w14:textId="77777777" w:rsidR="00DD6931" w:rsidRDefault="00350AE2">
            <w:pPr>
              <w:tabs>
                <w:tab w:val="left" w:pos="720"/>
              </w:tabs>
              <w:adjustRightInd w:val="0"/>
              <w:snapToGrid w:val="0"/>
              <w:rPr>
                <w:rFonts w:ascii="仿宋_GB2312" w:eastAsia="仿宋_GB2312"/>
                <w:szCs w:val="21"/>
              </w:rPr>
            </w:pPr>
            <w:r>
              <w:rPr>
                <w:rFonts w:ascii="仿宋_GB2312" w:eastAsia="仿宋_GB2312" w:hint="eastAsia"/>
                <w:szCs w:val="21"/>
              </w:rPr>
              <w:t>4）2025/07~2025/12: 完成系统原型功能的验证，测试FPGA硬件的工作频率，推测产品的最终性能和价格。进行第三方测试获得相关测试报告，撰写项目结题报告。</w:t>
            </w:r>
          </w:p>
          <w:p w14:paraId="451D1BA5" w14:textId="77777777" w:rsidR="00DD6931" w:rsidRDefault="00350AE2">
            <w:pPr>
              <w:rPr>
                <w:rFonts w:ascii="仿宋_GB2312" w:eastAsia="仿宋_GB2312"/>
                <w:szCs w:val="21"/>
              </w:rPr>
            </w:pPr>
            <w:r>
              <w:rPr>
                <w:rFonts w:ascii="仿宋_GB2312" w:eastAsia="仿宋_GB2312" w:hint="eastAsia"/>
                <w:szCs w:val="21"/>
              </w:rPr>
              <w:fldChar w:fldCharType="begin">
                <w:ffData>
                  <w:name w:val="DOCXMJD"/>
                  <w:enabled/>
                  <w:calcOnExit w:val="0"/>
                  <w:textInput/>
                </w:ffData>
              </w:fldChar>
            </w:r>
            <w:r>
              <w:rPr>
                <w:rFonts w:ascii="仿宋_GB2312" w:eastAsia="仿宋_GB2312" w:hint="eastAsia"/>
                <w:szCs w:val="21"/>
              </w:rPr>
              <w:instrText xml:space="preserve"> FORMTEXT </w:instrText>
            </w:r>
            <w:r w:rsidR="00000000">
              <w:rPr>
                <w:rFonts w:ascii="仿宋_GB2312" w:eastAsia="仿宋_GB2312"/>
                <w:szCs w:val="21"/>
              </w:rPr>
            </w:r>
            <w:r w:rsidR="00000000">
              <w:rPr>
                <w:rFonts w:ascii="仿宋_GB2312" w:eastAsia="仿宋_GB2312"/>
                <w:szCs w:val="21"/>
              </w:rPr>
              <w:fldChar w:fldCharType="separate"/>
            </w:r>
            <w:r>
              <w:rPr>
                <w:rFonts w:ascii="仿宋_GB2312" w:eastAsia="仿宋_GB2312" w:hint="eastAsia"/>
                <w:szCs w:val="21"/>
              </w:rPr>
              <w:fldChar w:fldCharType="end"/>
            </w:r>
          </w:p>
        </w:tc>
      </w:tr>
      <w:tr w:rsidR="00DD6931" w14:paraId="00DB5CF7" w14:textId="77777777">
        <w:trPr>
          <w:trHeight w:val="4803"/>
          <w:jc w:val="center"/>
        </w:trPr>
        <w:tc>
          <w:tcPr>
            <w:tcW w:w="645" w:type="dxa"/>
            <w:tcBorders>
              <w:bottom w:val="single" w:sz="4" w:space="0" w:color="auto"/>
            </w:tcBorders>
            <w:vAlign w:val="center"/>
          </w:tcPr>
          <w:p w14:paraId="6E9804EA" w14:textId="77777777" w:rsidR="00DD6931" w:rsidRDefault="00350AE2">
            <w:pPr>
              <w:pStyle w:val="32"/>
              <w:spacing w:line="240" w:lineRule="exact"/>
              <w:ind w:left="-85"/>
              <w:jc w:val="center"/>
              <w:rPr>
                <w:rFonts w:ascii="仿宋_GB2312" w:eastAsia="仿宋_GB2312"/>
                <w:b w:val="0"/>
                <w:sz w:val="21"/>
                <w:szCs w:val="21"/>
              </w:rPr>
            </w:pPr>
            <w:r>
              <w:rPr>
                <w:rFonts w:ascii="仿宋_GB2312" w:eastAsia="仿宋_GB2312" w:hint="eastAsia"/>
                <w:b w:val="0"/>
                <w:sz w:val="21"/>
                <w:szCs w:val="21"/>
              </w:rPr>
              <w:t>主要考核指标</w:t>
            </w:r>
          </w:p>
        </w:tc>
        <w:tc>
          <w:tcPr>
            <w:tcW w:w="8573" w:type="dxa"/>
            <w:tcBorders>
              <w:bottom w:val="single" w:sz="4" w:space="0" w:color="auto"/>
            </w:tcBorders>
          </w:tcPr>
          <w:p w14:paraId="59018775" w14:textId="77777777" w:rsidR="00DD6931" w:rsidRDefault="00DD6931">
            <w:pPr>
              <w:adjustRightInd w:val="0"/>
              <w:snapToGrid w:val="0"/>
              <w:ind w:firstLineChars="150" w:firstLine="315"/>
              <w:rPr>
                <w:rFonts w:ascii="仿宋_GB2312" w:eastAsia="仿宋_GB2312"/>
                <w:szCs w:val="21"/>
              </w:rPr>
            </w:pPr>
          </w:p>
          <w:p w14:paraId="2AB6767C" w14:textId="77777777" w:rsidR="00DD6931" w:rsidRDefault="00350AE2">
            <w:pPr>
              <w:tabs>
                <w:tab w:val="left" w:pos="720"/>
              </w:tabs>
              <w:adjustRightInd w:val="0"/>
              <w:snapToGrid w:val="0"/>
              <w:rPr>
                <w:rFonts w:ascii="仿宋_GB2312" w:eastAsia="仿宋_GB2312"/>
                <w:szCs w:val="21"/>
              </w:rPr>
            </w:pPr>
            <w:r>
              <w:rPr>
                <w:rFonts w:ascii="仿宋_GB2312" w:eastAsia="仿宋_GB2312" w:hint="eastAsia"/>
                <w:szCs w:val="21"/>
              </w:rPr>
              <w:t>考核指标需明确，有量化内容。指相应成果的数量指标、技术指标、质量指标、应用指标和产业化指标等，其中，数量指标可以为专利、产品等的数量；论文代表作应注重质量，不以数量作为评价标准；技术指标可以为关键技术、产品的性能参数等；质量指标可以为产品的耐震动、高低温、无故障运行时间等；应用指标可以为成果应用的对象、范围和效果等；产业化指标可以为成果产业化的数量、经济效益等。同时，对各项考核指标需填写立项时已有的指标值/状态以及项目完成时要到达的指标值/状态。同时，考核指标也应包括支撑和服务其他重大科研、经济、社会发展、生态环境、科学普及需求等方面的直接和间接效益。如对国家重大工程、社会民生发展等提供了关键技术支撑，成果转让并带动了环境改善、实现了销售收入等。</w:t>
            </w:r>
          </w:p>
          <w:p w14:paraId="34EC4ADD" w14:textId="77777777" w:rsidR="00DD6931" w:rsidRDefault="00DD6931">
            <w:pPr>
              <w:tabs>
                <w:tab w:val="left" w:pos="720"/>
              </w:tabs>
              <w:adjustRightInd w:val="0"/>
              <w:snapToGrid w:val="0"/>
              <w:rPr>
                <w:rFonts w:ascii="仿宋_GB2312" w:eastAsia="仿宋_GB2312"/>
                <w:szCs w:val="21"/>
              </w:rPr>
            </w:pPr>
          </w:p>
          <w:p w14:paraId="6800D5A0" w14:textId="77777777" w:rsidR="00DD6931" w:rsidRDefault="00350AE2">
            <w:pPr>
              <w:tabs>
                <w:tab w:val="left" w:pos="510"/>
              </w:tabs>
              <w:adjustRightInd w:val="0"/>
              <w:snapToGrid w:val="0"/>
              <w:rPr>
                <w:rFonts w:ascii="仿宋_GB2312" w:eastAsia="仿宋_GB2312"/>
                <w:szCs w:val="21"/>
              </w:rPr>
            </w:pPr>
            <w:r>
              <w:rPr>
                <w:rFonts w:ascii="仿宋_GB2312" w:eastAsia="仿宋_GB2312"/>
                <w:szCs w:val="21"/>
              </w:rPr>
              <w:tab/>
            </w:r>
            <w:r>
              <w:rPr>
                <w:rFonts w:ascii="仿宋_GB2312" w:eastAsia="仿宋_GB2312" w:hint="eastAsia"/>
                <w:szCs w:val="21"/>
              </w:rPr>
              <w:t>项目结题时的考核指标如下：</w:t>
            </w:r>
          </w:p>
          <w:p w14:paraId="0310570F" w14:textId="77777777" w:rsidR="00DD6931" w:rsidRDefault="00350AE2">
            <w:pPr>
              <w:tabs>
                <w:tab w:val="left" w:pos="720"/>
              </w:tabs>
              <w:adjustRightInd w:val="0"/>
              <w:snapToGrid w:val="0"/>
              <w:rPr>
                <w:rFonts w:ascii="仿宋_GB2312" w:eastAsia="仿宋_GB2312"/>
                <w:szCs w:val="21"/>
              </w:rPr>
            </w:pPr>
            <w:r>
              <w:rPr>
                <w:rFonts w:ascii="仿宋_GB2312" w:eastAsia="仿宋_GB2312" w:hint="eastAsia"/>
                <w:szCs w:val="21"/>
              </w:rPr>
              <w:t>数量指标：F</w:t>
            </w:r>
            <w:r>
              <w:rPr>
                <w:rFonts w:ascii="仿宋_GB2312" w:eastAsia="仿宋_GB2312"/>
                <w:szCs w:val="21"/>
              </w:rPr>
              <w:t>PGA</w:t>
            </w:r>
            <w:r>
              <w:rPr>
                <w:rFonts w:ascii="仿宋_GB2312" w:eastAsia="仿宋_GB2312" w:hint="eastAsia"/>
                <w:szCs w:val="21"/>
              </w:rPr>
              <w:t>原型系统1个，S</w:t>
            </w:r>
            <w:r>
              <w:rPr>
                <w:rFonts w:ascii="仿宋_GB2312" w:eastAsia="仿宋_GB2312"/>
                <w:szCs w:val="21"/>
              </w:rPr>
              <w:t>CI/EI</w:t>
            </w:r>
            <w:r>
              <w:rPr>
                <w:rFonts w:ascii="仿宋_GB2312" w:eastAsia="仿宋_GB2312" w:hint="eastAsia"/>
                <w:szCs w:val="21"/>
              </w:rPr>
              <w:t>论文2篇，专利申请数2，软件著作权数2；</w:t>
            </w:r>
          </w:p>
          <w:p w14:paraId="24E89E90" w14:textId="77777777" w:rsidR="00DD6931" w:rsidRDefault="00350AE2">
            <w:pPr>
              <w:tabs>
                <w:tab w:val="left" w:pos="720"/>
              </w:tabs>
              <w:adjustRightInd w:val="0"/>
              <w:snapToGrid w:val="0"/>
              <w:rPr>
                <w:rFonts w:ascii="仿宋_GB2312" w:eastAsia="仿宋_GB2312"/>
                <w:szCs w:val="21"/>
              </w:rPr>
            </w:pPr>
            <w:r>
              <w:rPr>
                <w:rFonts w:ascii="仿宋_GB2312" w:eastAsia="仿宋_GB2312" w:hint="eastAsia"/>
                <w:szCs w:val="21"/>
              </w:rPr>
              <w:t>技术指标：</w:t>
            </w:r>
            <w:r>
              <w:rPr>
                <w:rFonts w:ascii="仿宋_GB2312" w:eastAsia="仿宋_GB2312"/>
                <w:szCs w:val="21"/>
              </w:rPr>
              <w:tab/>
            </w:r>
            <w:r>
              <w:rPr>
                <w:rFonts w:ascii="仿宋_GB2312" w:eastAsia="仿宋_GB2312" w:hint="eastAsia"/>
                <w:szCs w:val="21"/>
              </w:rPr>
              <w:t>1处理器核心支持的R</w:t>
            </w:r>
            <w:r>
              <w:rPr>
                <w:rFonts w:ascii="仿宋_GB2312" w:eastAsia="仿宋_GB2312"/>
                <w:szCs w:val="21"/>
              </w:rPr>
              <w:t>ISC-V</w:t>
            </w:r>
            <w:r>
              <w:rPr>
                <w:rFonts w:ascii="仿宋_GB2312" w:eastAsia="仿宋_GB2312" w:hint="eastAsia"/>
                <w:szCs w:val="21"/>
              </w:rPr>
              <w:t>指令集涵盖：R</w:t>
            </w:r>
            <w:r>
              <w:rPr>
                <w:rFonts w:ascii="仿宋_GB2312" w:eastAsia="仿宋_GB2312"/>
                <w:szCs w:val="21"/>
              </w:rPr>
              <w:t>V32I</w:t>
            </w:r>
            <w:r>
              <w:rPr>
                <w:rFonts w:ascii="仿宋_GB2312" w:eastAsia="仿宋_GB2312" w:hint="eastAsia"/>
                <w:szCs w:val="21"/>
              </w:rPr>
              <w:t>、RV32I、RV64I，扩展指令集支持M（乘法扩展）A（原子扩展）F和D（浮点扩展），以及我们扩展的数据流指令集R</w:t>
            </w:r>
            <w:r>
              <w:rPr>
                <w:rFonts w:ascii="仿宋_GB2312" w:eastAsia="仿宋_GB2312"/>
                <w:szCs w:val="21"/>
              </w:rPr>
              <w:t>VDF</w:t>
            </w:r>
            <w:r>
              <w:rPr>
                <w:rFonts w:ascii="仿宋_GB2312" w:eastAsia="仿宋_GB2312" w:hint="eastAsia"/>
                <w:szCs w:val="21"/>
              </w:rPr>
              <w:t>。</w:t>
            </w:r>
          </w:p>
          <w:p w14:paraId="0B17B211" w14:textId="77777777" w:rsidR="00DD6931" w:rsidRDefault="00350AE2">
            <w:pPr>
              <w:tabs>
                <w:tab w:val="left" w:pos="720"/>
              </w:tabs>
              <w:adjustRightInd w:val="0"/>
              <w:snapToGrid w:val="0"/>
              <w:rPr>
                <w:rFonts w:ascii="仿宋_GB2312" w:eastAsia="仿宋_GB2312"/>
                <w:szCs w:val="21"/>
              </w:rPr>
            </w:pPr>
            <w:r>
              <w:rPr>
                <w:rFonts w:ascii="仿宋_GB2312" w:eastAsia="仿宋_GB2312"/>
                <w:szCs w:val="21"/>
              </w:rPr>
              <w:tab/>
            </w:r>
            <w:r>
              <w:rPr>
                <w:rFonts w:ascii="仿宋_GB2312" w:eastAsia="仿宋_GB2312"/>
                <w:szCs w:val="21"/>
              </w:rPr>
              <w:tab/>
            </w:r>
            <w:r>
              <w:rPr>
                <w:rFonts w:ascii="仿宋_GB2312" w:eastAsia="仿宋_GB2312"/>
                <w:szCs w:val="21"/>
              </w:rPr>
              <w:tab/>
            </w:r>
            <w:r>
              <w:rPr>
                <w:rFonts w:ascii="仿宋_GB2312" w:eastAsia="仿宋_GB2312" w:hint="eastAsia"/>
                <w:szCs w:val="21"/>
              </w:rPr>
              <w:t>2</w:t>
            </w:r>
            <w:r>
              <w:rPr>
                <w:rFonts w:ascii="仿宋_GB2312" w:eastAsia="仿宋_GB2312"/>
                <w:szCs w:val="21"/>
              </w:rPr>
              <w:t xml:space="preserve"> FPGA</w:t>
            </w:r>
            <w:r>
              <w:rPr>
                <w:rFonts w:ascii="仿宋_GB2312" w:eastAsia="仿宋_GB2312" w:hint="eastAsia"/>
                <w:szCs w:val="21"/>
              </w:rPr>
              <w:t>原型验证系统</w:t>
            </w:r>
            <w:r w:rsidR="00CB293F">
              <w:rPr>
                <w:rFonts w:ascii="仿宋_GB2312" w:eastAsia="仿宋_GB2312" w:hint="eastAsia"/>
                <w:szCs w:val="21"/>
              </w:rPr>
              <w:t>支持I2S、I2</w:t>
            </w:r>
            <w:r w:rsidR="00CB293F">
              <w:rPr>
                <w:rFonts w:ascii="仿宋_GB2312" w:eastAsia="仿宋_GB2312"/>
                <w:szCs w:val="21"/>
              </w:rPr>
              <w:t>C</w:t>
            </w:r>
            <w:r w:rsidR="00CB293F">
              <w:rPr>
                <w:rFonts w:ascii="仿宋_GB2312" w:eastAsia="仿宋_GB2312" w:hint="eastAsia"/>
                <w:szCs w:val="21"/>
              </w:rPr>
              <w:t>音频接口</w:t>
            </w:r>
            <w:r>
              <w:rPr>
                <w:rFonts w:ascii="仿宋_GB2312" w:eastAsia="仿宋_GB2312" w:hint="eastAsia"/>
                <w:szCs w:val="21"/>
              </w:rPr>
              <w:t>；</w:t>
            </w:r>
          </w:p>
          <w:p w14:paraId="2716DFB0" w14:textId="77777777" w:rsidR="00DD6931" w:rsidRDefault="00350AE2">
            <w:pPr>
              <w:tabs>
                <w:tab w:val="left" w:pos="720"/>
              </w:tabs>
              <w:adjustRightInd w:val="0"/>
              <w:snapToGrid w:val="0"/>
              <w:rPr>
                <w:rFonts w:ascii="仿宋_GB2312" w:eastAsia="仿宋_GB2312"/>
                <w:szCs w:val="21"/>
              </w:rPr>
            </w:pPr>
            <w:r>
              <w:rPr>
                <w:rFonts w:ascii="仿宋_GB2312" w:eastAsia="仿宋_GB2312"/>
                <w:szCs w:val="21"/>
              </w:rPr>
              <w:tab/>
            </w:r>
            <w:r>
              <w:rPr>
                <w:rFonts w:ascii="仿宋_GB2312" w:eastAsia="仿宋_GB2312"/>
                <w:szCs w:val="21"/>
              </w:rPr>
              <w:tab/>
            </w:r>
            <w:r>
              <w:rPr>
                <w:rFonts w:ascii="仿宋_GB2312" w:eastAsia="仿宋_GB2312"/>
                <w:szCs w:val="21"/>
              </w:rPr>
              <w:tab/>
            </w:r>
            <w:r>
              <w:rPr>
                <w:rFonts w:ascii="仿宋_GB2312" w:eastAsia="仿宋_GB2312" w:hint="eastAsia"/>
                <w:szCs w:val="21"/>
              </w:rPr>
              <w:t>3</w:t>
            </w:r>
            <w:r>
              <w:rPr>
                <w:rFonts w:ascii="仿宋_GB2312" w:eastAsia="仿宋_GB2312"/>
                <w:szCs w:val="21"/>
              </w:rPr>
              <w:t xml:space="preserve"> </w:t>
            </w:r>
            <w:r>
              <w:rPr>
                <w:rFonts w:ascii="仿宋_GB2312" w:eastAsia="仿宋_GB2312" w:hint="eastAsia"/>
                <w:szCs w:val="21"/>
              </w:rPr>
              <w:t>原型支持V</w:t>
            </w:r>
            <w:r>
              <w:rPr>
                <w:rFonts w:ascii="仿宋_GB2312" w:eastAsia="仿宋_GB2312"/>
                <w:szCs w:val="21"/>
              </w:rPr>
              <w:t>GA</w:t>
            </w:r>
            <w:r>
              <w:rPr>
                <w:rFonts w:ascii="仿宋_GB2312" w:eastAsia="仿宋_GB2312" w:hint="eastAsia"/>
                <w:szCs w:val="21"/>
              </w:rPr>
              <w:t>或H</w:t>
            </w:r>
            <w:r>
              <w:rPr>
                <w:rFonts w:ascii="仿宋_GB2312" w:eastAsia="仿宋_GB2312"/>
                <w:szCs w:val="21"/>
              </w:rPr>
              <w:t>DMI</w:t>
            </w:r>
            <w:r>
              <w:rPr>
                <w:rFonts w:ascii="仿宋_GB2312" w:eastAsia="仿宋_GB2312" w:hint="eastAsia"/>
                <w:szCs w:val="21"/>
              </w:rPr>
              <w:t>图像显示；</w:t>
            </w:r>
          </w:p>
          <w:p w14:paraId="33902E8B" w14:textId="77777777" w:rsidR="00DD6931" w:rsidRDefault="00350AE2">
            <w:pPr>
              <w:tabs>
                <w:tab w:val="left" w:pos="720"/>
              </w:tabs>
              <w:adjustRightInd w:val="0"/>
              <w:snapToGrid w:val="0"/>
              <w:rPr>
                <w:rFonts w:ascii="仿宋_GB2312" w:eastAsia="仿宋_GB2312"/>
                <w:szCs w:val="21"/>
              </w:rPr>
            </w:pPr>
            <w:r>
              <w:rPr>
                <w:rFonts w:ascii="仿宋_GB2312" w:eastAsia="仿宋_GB2312" w:hint="eastAsia"/>
                <w:szCs w:val="21"/>
              </w:rPr>
              <w:t>质量指标：原型系统暂不设质量指标；</w:t>
            </w:r>
          </w:p>
          <w:p w14:paraId="3D56488A" w14:textId="77777777" w:rsidR="00DD6931" w:rsidRDefault="00350AE2">
            <w:pPr>
              <w:tabs>
                <w:tab w:val="left" w:pos="720"/>
              </w:tabs>
              <w:adjustRightInd w:val="0"/>
              <w:snapToGrid w:val="0"/>
              <w:rPr>
                <w:rFonts w:ascii="仿宋_GB2312" w:eastAsia="仿宋_GB2312"/>
                <w:color w:val="0070C0"/>
                <w:szCs w:val="21"/>
              </w:rPr>
            </w:pPr>
            <w:r>
              <w:rPr>
                <w:rFonts w:ascii="仿宋_GB2312" w:eastAsia="仿宋_GB2312" w:hint="eastAsia"/>
                <w:szCs w:val="21"/>
              </w:rPr>
              <w:t>应用指标：构建轻量级“瘦</w:t>
            </w:r>
            <w:r>
              <w:rPr>
                <w:rFonts w:ascii="仿宋_GB2312" w:eastAsia="仿宋_GB2312"/>
                <w:szCs w:val="21"/>
              </w:rPr>
              <w:t>-</w:t>
            </w:r>
            <w:del w:id="10" w:author="luo" w:date="2023-10-27T14:54:00Z">
              <w:r w:rsidDel="00350AE2">
                <w:rPr>
                  <w:rFonts w:ascii="仿宋_GB2312" w:eastAsia="仿宋_GB2312"/>
                  <w:szCs w:val="21"/>
                </w:rPr>
                <w:delText>pad</w:delText>
              </w:r>
            </w:del>
            <w:ins w:id="11" w:author="luo" w:date="2023-10-27T14:54:00Z">
              <w:r>
                <w:rPr>
                  <w:rFonts w:ascii="仿宋_GB2312" w:eastAsia="仿宋_GB2312"/>
                  <w:szCs w:val="21"/>
                </w:rPr>
                <w:t>Pad</w:t>
              </w:r>
            </w:ins>
            <w:r>
              <w:rPr>
                <w:rFonts w:ascii="仿宋_GB2312" w:eastAsia="仿宋_GB2312" w:hint="eastAsia"/>
                <w:szCs w:val="21"/>
              </w:rPr>
              <w:t>”商业显示器系统的标准处理器构件，形成产业参考模型。</w:t>
            </w:r>
          </w:p>
          <w:p w14:paraId="322998E5" w14:textId="77777777" w:rsidR="00DD6931" w:rsidRDefault="00350AE2">
            <w:pPr>
              <w:tabs>
                <w:tab w:val="left" w:pos="720"/>
              </w:tabs>
              <w:adjustRightInd w:val="0"/>
              <w:snapToGrid w:val="0"/>
              <w:rPr>
                <w:rFonts w:ascii="仿宋_GB2312" w:eastAsia="仿宋_GB2312"/>
                <w:szCs w:val="21"/>
              </w:rPr>
            </w:pPr>
            <w:r>
              <w:rPr>
                <w:rFonts w:ascii="仿宋_GB2312" w:eastAsia="仿宋_GB2312" w:hint="eastAsia"/>
                <w:szCs w:val="21"/>
              </w:rPr>
              <w:fldChar w:fldCharType="begin">
                <w:ffData>
                  <w:name w:val="DOCGZZB"/>
                  <w:enabled/>
                  <w:calcOnExit w:val="0"/>
                  <w:textInput/>
                </w:ffData>
              </w:fldChar>
            </w:r>
            <w:r>
              <w:rPr>
                <w:rFonts w:ascii="仿宋_GB2312" w:eastAsia="仿宋_GB2312" w:hint="eastAsia"/>
                <w:szCs w:val="21"/>
              </w:rPr>
              <w:instrText xml:space="preserve"> FORMTEXT </w:instrText>
            </w:r>
            <w:r w:rsidR="00000000">
              <w:rPr>
                <w:rFonts w:ascii="仿宋_GB2312" w:eastAsia="仿宋_GB2312"/>
                <w:szCs w:val="21"/>
              </w:rPr>
            </w:r>
            <w:r w:rsidR="00000000">
              <w:rPr>
                <w:rFonts w:ascii="仿宋_GB2312" w:eastAsia="仿宋_GB2312"/>
                <w:szCs w:val="21"/>
              </w:rPr>
              <w:fldChar w:fldCharType="separate"/>
            </w:r>
            <w:r>
              <w:rPr>
                <w:rFonts w:ascii="仿宋_GB2312" w:eastAsia="仿宋_GB2312" w:hint="eastAsia"/>
                <w:szCs w:val="21"/>
              </w:rPr>
              <w:fldChar w:fldCharType="end"/>
            </w:r>
          </w:p>
        </w:tc>
      </w:tr>
      <w:tr w:rsidR="00DD6931" w14:paraId="5F35A6BE" w14:textId="77777777">
        <w:trPr>
          <w:cantSplit/>
          <w:trHeight w:val="2068"/>
          <w:jc w:val="center"/>
        </w:trPr>
        <w:tc>
          <w:tcPr>
            <w:tcW w:w="645" w:type="dxa"/>
            <w:tcBorders>
              <w:top w:val="single" w:sz="4" w:space="0" w:color="auto"/>
              <w:bottom w:val="single" w:sz="4" w:space="0" w:color="auto"/>
            </w:tcBorders>
            <w:vAlign w:val="center"/>
          </w:tcPr>
          <w:p w14:paraId="7A8A260D" w14:textId="77777777" w:rsidR="00DD6931" w:rsidRDefault="00350AE2">
            <w:pPr>
              <w:pStyle w:val="32"/>
              <w:spacing w:line="240" w:lineRule="exact"/>
              <w:ind w:left="-85"/>
              <w:jc w:val="center"/>
              <w:rPr>
                <w:rFonts w:ascii="仿宋_GB2312" w:eastAsia="仿宋_GB2312"/>
                <w:b w:val="0"/>
                <w:sz w:val="21"/>
                <w:szCs w:val="21"/>
              </w:rPr>
            </w:pPr>
            <w:r>
              <w:rPr>
                <w:rFonts w:ascii="仿宋_GB2312" w:eastAsia="仿宋_GB2312" w:hint="eastAsia"/>
                <w:b w:val="0"/>
                <w:sz w:val="21"/>
                <w:szCs w:val="21"/>
              </w:rPr>
              <w:t>成果应用后可取得的成效</w:t>
            </w:r>
          </w:p>
        </w:tc>
        <w:tc>
          <w:tcPr>
            <w:tcW w:w="8573" w:type="dxa"/>
            <w:tcBorders>
              <w:top w:val="single" w:sz="4" w:space="0" w:color="auto"/>
              <w:bottom w:val="single" w:sz="4" w:space="0" w:color="auto"/>
            </w:tcBorders>
            <w:vAlign w:val="center"/>
          </w:tcPr>
          <w:p w14:paraId="20E2B504" w14:textId="77777777" w:rsidR="00DD6931" w:rsidRDefault="00350AE2">
            <w:pPr>
              <w:rPr>
                <w:rFonts w:ascii="仿宋_GB2312" w:eastAsia="仿宋_GB2312"/>
                <w:szCs w:val="21"/>
              </w:rPr>
            </w:pPr>
            <w:r>
              <w:rPr>
                <w:rFonts w:ascii="仿宋_GB2312" w:eastAsia="仿宋_GB2312" w:hint="eastAsia"/>
                <w:szCs w:val="21"/>
              </w:rPr>
              <w:t>简要介绍。（500字以内）</w:t>
            </w:r>
          </w:p>
          <w:p w14:paraId="344715DF" w14:textId="77777777" w:rsidR="00DD6931" w:rsidRDefault="00DD6931">
            <w:pPr>
              <w:rPr>
                <w:rFonts w:ascii="仿宋_GB2312" w:eastAsia="仿宋_GB2312"/>
                <w:szCs w:val="21"/>
              </w:rPr>
            </w:pPr>
          </w:p>
          <w:p w14:paraId="261EE76D" w14:textId="77777777" w:rsidR="00DD6931" w:rsidRDefault="00350AE2">
            <w:pPr>
              <w:adjustRightInd w:val="0"/>
              <w:snapToGrid w:val="0"/>
              <w:rPr>
                <w:rFonts w:ascii="仿宋_GB2312" w:eastAsia="仿宋_GB2312"/>
                <w:szCs w:val="21"/>
              </w:rPr>
            </w:pPr>
            <w:r>
              <w:rPr>
                <w:rFonts w:ascii="仿宋_GB2312" w:eastAsia="仿宋_GB2312"/>
                <w:szCs w:val="21"/>
              </w:rPr>
              <w:tab/>
            </w:r>
            <w:r>
              <w:rPr>
                <w:rFonts w:ascii="仿宋_GB2312" w:eastAsia="仿宋_GB2312" w:hint="eastAsia"/>
                <w:szCs w:val="21"/>
              </w:rPr>
              <w:t>本项目自行设计专用的商显RISC-V处理器不仅是对国内处理器设计技术的一次重大推进，也是对整个芯片设计行业的一种促进。为国内企业和研究机构提供了一个在全球竞争中赶超的机会。在商业显示产业方面，这种专用RISC-V处理器能够满足高性能、低功耗的需求，推动显示技术的发展，提升产品竞争力，为用户带来更优质的视觉体验。同时，这种自主设计的处理器也是自主可控技术发展的一个重要方向，它有助于减少对外部技术的依赖，增强国家在关键技术领域的话语权，对提升民族自信心和实现技术自主具有深远的意义。</w:t>
            </w:r>
          </w:p>
          <w:p w14:paraId="0AA10B28" w14:textId="77777777" w:rsidR="00DD6931" w:rsidRDefault="00350AE2">
            <w:pPr>
              <w:rPr>
                <w:rFonts w:ascii="仿宋_GB2312" w:eastAsia="仿宋_GB2312"/>
                <w:w w:val="90"/>
                <w:szCs w:val="21"/>
              </w:rPr>
            </w:pPr>
            <w:r>
              <w:rPr>
                <w:rFonts w:ascii="仿宋_GB2312" w:eastAsia="仿宋_GB2312" w:hint="eastAsia"/>
                <w:szCs w:val="21"/>
              </w:rPr>
              <w:fldChar w:fldCharType="begin">
                <w:ffData>
                  <w:name w:val="DOCXMZB"/>
                  <w:enabled/>
                  <w:calcOnExit w:val="0"/>
                  <w:textInput/>
                </w:ffData>
              </w:fldChar>
            </w:r>
            <w:r>
              <w:rPr>
                <w:rFonts w:ascii="仿宋_GB2312" w:eastAsia="仿宋_GB2312" w:hint="eastAsia"/>
                <w:szCs w:val="21"/>
              </w:rPr>
              <w:instrText xml:space="preserve"> FORMTEXT </w:instrText>
            </w:r>
            <w:r w:rsidR="00000000">
              <w:rPr>
                <w:rFonts w:ascii="仿宋_GB2312" w:eastAsia="仿宋_GB2312"/>
                <w:szCs w:val="21"/>
              </w:rPr>
            </w:r>
            <w:r w:rsidR="00000000">
              <w:rPr>
                <w:rFonts w:ascii="仿宋_GB2312" w:eastAsia="仿宋_GB2312"/>
                <w:szCs w:val="21"/>
              </w:rPr>
              <w:fldChar w:fldCharType="separate"/>
            </w:r>
            <w:r>
              <w:rPr>
                <w:rFonts w:ascii="仿宋_GB2312" w:eastAsia="仿宋_GB2312" w:hint="eastAsia"/>
                <w:szCs w:val="21"/>
              </w:rPr>
              <w:fldChar w:fldCharType="end"/>
            </w:r>
          </w:p>
        </w:tc>
      </w:tr>
      <w:tr w:rsidR="00DD6931" w14:paraId="5D5254DC" w14:textId="77777777">
        <w:trPr>
          <w:cantSplit/>
          <w:trHeight w:val="2068"/>
          <w:jc w:val="center"/>
        </w:trPr>
        <w:tc>
          <w:tcPr>
            <w:tcW w:w="645" w:type="dxa"/>
            <w:tcBorders>
              <w:top w:val="single" w:sz="4" w:space="0" w:color="auto"/>
              <w:bottom w:val="single" w:sz="12" w:space="0" w:color="auto"/>
            </w:tcBorders>
            <w:vAlign w:val="center"/>
          </w:tcPr>
          <w:p w14:paraId="284A9D1E" w14:textId="77777777" w:rsidR="00DD6931" w:rsidRDefault="00350AE2">
            <w:pPr>
              <w:pStyle w:val="32"/>
              <w:spacing w:line="240" w:lineRule="exact"/>
              <w:ind w:left="-85"/>
              <w:jc w:val="center"/>
              <w:rPr>
                <w:rFonts w:ascii="仿宋_GB2312" w:eastAsia="仿宋_GB2312"/>
                <w:sz w:val="21"/>
                <w:szCs w:val="21"/>
              </w:rPr>
            </w:pPr>
            <w:r>
              <w:rPr>
                <w:rFonts w:ascii="仿宋_GB2312" w:eastAsia="仿宋_GB2312" w:hint="eastAsia"/>
                <w:b w:val="0"/>
                <w:sz w:val="21"/>
                <w:szCs w:val="21"/>
              </w:rPr>
              <w:t>其它说明</w:t>
            </w:r>
          </w:p>
        </w:tc>
        <w:tc>
          <w:tcPr>
            <w:tcW w:w="8573" w:type="dxa"/>
            <w:tcBorders>
              <w:top w:val="single" w:sz="4" w:space="0" w:color="auto"/>
              <w:bottom w:val="single" w:sz="12" w:space="0" w:color="auto"/>
            </w:tcBorders>
            <w:vAlign w:val="center"/>
          </w:tcPr>
          <w:p w14:paraId="517A566C" w14:textId="77777777" w:rsidR="00DD6931" w:rsidRDefault="00DD6931">
            <w:pPr>
              <w:rPr>
                <w:rFonts w:ascii="仿宋_GB2312" w:eastAsia="仿宋_GB2312"/>
                <w:szCs w:val="21"/>
              </w:rPr>
            </w:pPr>
          </w:p>
        </w:tc>
      </w:tr>
    </w:tbl>
    <w:p w14:paraId="3A8E5DC7" w14:textId="77777777" w:rsidR="00DD6931" w:rsidRDefault="00350AE2">
      <w:r>
        <w:lastRenderedPageBreak/>
        <w:br w:type="page"/>
      </w:r>
    </w:p>
    <w:p w14:paraId="02B07DAE" w14:textId="77777777" w:rsidR="00DD6931" w:rsidRDefault="00350AE2">
      <w:pPr>
        <w:spacing w:beforeLines="50" w:before="120" w:afterLines="50" w:after="120" w:line="400" w:lineRule="exact"/>
        <w:ind w:firstLineChars="200" w:firstLine="640"/>
        <w:jc w:val="left"/>
        <w:rPr>
          <w:rFonts w:eastAsia="黑体"/>
          <w:sz w:val="32"/>
          <w:szCs w:val="32"/>
        </w:rPr>
      </w:pPr>
      <w:r>
        <w:rPr>
          <w:rFonts w:eastAsia="黑体"/>
          <w:sz w:val="32"/>
          <w:szCs w:val="32"/>
        </w:rPr>
        <w:lastRenderedPageBreak/>
        <w:t>二、项目</w:t>
      </w:r>
      <w:r>
        <w:rPr>
          <w:rFonts w:eastAsia="黑体" w:hint="eastAsia"/>
          <w:sz w:val="32"/>
          <w:szCs w:val="32"/>
        </w:rPr>
        <w:t>经费</w:t>
      </w:r>
      <w:r>
        <w:rPr>
          <w:rFonts w:eastAsia="黑体"/>
          <w:sz w:val="32"/>
          <w:szCs w:val="32"/>
        </w:rPr>
        <w:t>预算</w:t>
      </w:r>
      <w:r>
        <w:rPr>
          <w:rFonts w:eastAsia="黑体" w:hint="eastAsia"/>
          <w:sz w:val="32"/>
          <w:szCs w:val="32"/>
        </w:rPr>
        <w:t>书</w:t>
      </w:r>
    </w:p>
    <w:p w14:paraId="47D21C48" w14:textId="77777777" w:rsidR="00DD6931" w:rsidRDefault="00350AE2">
      <w:pPr>
        <w:spacing w:beforeLines="150" w:before="360" w:afterLines="50" w:after="120" w:line="320" w:lineRule="exact"/>
        <w:jc w:val="center"/>
        <w:outlineLvl w:val="1"/>
        <w:rPr>
          <w:rFonts w:ascii="仿宋_GB2312" w:eastAsia="仿宋_GB2312"/>
          <w:b/>
          <w:sz w:val="28"/>
          <w:szCs w:val="28"/>
        </w:rPr>
      </w:pPr>
      <w:r>
        <w:rPr>
          <w:rFonts w:ascii="仿宋_GB2312" w:eastAsia="仿宋_GB2312"/>
          <w:b/>
          <w:sz w:val="28"/>
          <w:szCs w:val="28"/>
        </w:rPr>
        <w:t>说</w:t>
      </w:r>
      <w:r>
        <w:rPr>
          <w:rFonts w:ascii="仿宋_GB2312" w:eastAsia="仿宋_GB2312" w:hint="eastAsia"/>
          <w:b/>
          <w:sz w:val="28"/>
          <w:szCs w:val="28"/>
        </w:rPr>
        <w:t xml:space="preserve"> </w:t>
      </w:r>
      <w:r>
        <w:rPr>
          <w:rFonts w:ascii="仿宋_GB2312" w:eastAsia="仿宋_GB2312"/>
          <w:b/>
          <w:sz w:val="28"/>
          <w:szCs w:val="28"/>
        </w:rPr>
        <w:t>明</w:t>
      </w:r>
    </w:p>
    <w:p w14:paraId="6293C61B"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一、</w:t>
      </w:r>
      <w:r>
        <w:rPr>
          <w:rFonts w:eastAsia="仿宋_GB2312"/>
          <w:szCs w:val="21"/>
        </w:rPr>
        <w:t>项目预算由收入预算与支出预算构成。项目承担单位应采用支出预算和收入预算同时编制的方法编制项目预算，平衡公式为：资金支出预算合计＝资金收入预算合计。项目预算期间应与项目实施周期一致。</w:t>
      </w:r>
    </w:p>
    <w:p w14:paraId="5A23E362"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w:t>
      </w:r>
      <w:r>
        <w:rPr>
          <w:rFonts w:eastAsia="仿宋_GB2312" w:hint="eastAsia"/>
          <w:szCs w:val="21"/>
        </w:rPr>
        <w:t>1</w:t>
      </w:r>
      <w:r>
        <w:rPr>
          <w:rFonts w:eastAsia="仿宋_GB2312" w:hint="eastAsia"/>
          <w:szCs w:val="21"/>
        </w:rPr>
        <w:t>）</w:t>
      </w:r>
      <w:r>
        <w:rPr>
          <w:rFonts w:eastAsia="仿宋_GB2312"/>
          <w:szCs w:val="21"/>
        </w:rPr>
        <w:t>收入预算包括市级财政资金和其他来源资金。其他来源资金包括中央财政资金、区级财政资金、单位自筹资金和从其他渠道获得的资金。</w:t>
      </w:r>
      <w:r>
        <w:rPr>
          <w:rFonts w:eastAsia="仿宋_GB2312" w:hint="eastAsia"/>
          <w:szCs w:val="21"/>
        </w:rPr>
        <w:t>当其他来源资金为中央</w:t>
      </w:r>
      <w:r>
        <w:rPr>
          <w:rFonts w:eastAsia="仿宋_GB2312"/>
          <w:szCs w:val="21"/>
        </w:rPr>
        <w:t>财政资金、</w:t>
      </w:r>
      <w:r>
        <w:rPr>
          <w:rFonts w:eastAsia="仿宋_GB2312" w:hint="eastAsia"/>
          <w:szCs w:val="21"/>
        </w:rPr>
        <w:t>区级财政资金、</w:t>
      </w:r>
      <w:r>
        <w:rPr>
          <w:rFonts w:eastAsia="仿宋_GB2312"/>
          <w:szCs w:val="21"/>
        </w:rPr>
        <w:t>从其他渠道获得的资金</w:t>
      </w:r>
      <w:r>
        <w:rPr>
          <w:rFonts w:eastAsia="仿宋_GB2312" w:hint="eastAsia"/>
          <w:szCs w:val="21"/>
        </w:rPr>
        <w:t>时，应能够提供资金提供方为本项目出资的承诺或证明文件，并在任务合同书中进行说明。</w:t>
      </w:r>
      <w:r>
        <w:rPr>
          <w:rFonts w:eastAsia="仿宋_GB2312"/>
          <w:szCs w:val="21"/>
        </w:rPr>
        <w:t>不得使用货币资金之外的资产或其他市级财政资金作为经费来源。</w:t>
      </w:r>
    </w:p>
    <w:p w14:paraId="2DD6FDD2"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w:t>
      </w:r>
      <w:r>
        <w:rPr>
          <w:rFonts w:eastAsia="仿宋_GB2312" w:hint="eastAsia"/>
          <w:szCs w:val="21"/>
        </w:rPr>
        <w:t>2</w:t>
      </w:r>
      <w:r>
        <w:rPr>
          <w:rFonts w:eastAsia="仿宋_GB2312" w:hint="eastAsia"/>
          <w:szCs w:val="21"/>
        </w:rPr>
        <w:t>）</w:t>
      </w:r>
      <w:r>
        <w:rPr>
          <w:rFonts w:eastAsia="仿宋_GB2312"/>
          <w:szCs w:val="21"/>
        </w:rPr>
        <w:t>支出预算应当按照经费开支范围编列，并对各项支出的主要用途和测算理由等进行说明。项目承担单位应当按照政策相符性、目标相关性和经济合理性原则，科学、合理、真实地编制预算。对设备费、业务费、劳务费预算应据实编制，不得简单按比例编制。直接费用中除</w:t>
      </w:r>
      <w:r>
        <w:rPr>
          <w:rFonts w:eastAsia="仿宋_GB2312"/>
          <w:szCs w:val="21"/>
        </w:rPr>
        <w:t>50</w:t>
      </w:r>
      <w:r>
        <w:rPr>
          <w:rFonts w:eastAsia="仿宋_GB2312"/>
          <w:szCs w:val="21"/>
        </w:rPr>
        <w:t>万元以上的设备费外，其他</w:t>
      </w:r>
      <w:r>
        <w:rPr>
          <w:rFonts w:eastAsia="仿宋_GB2312" w:hint="eastAsia"/>
          <w:szCs w:val="21"/>
        </w:rPr>
        <w:t>科目</w:t>
      </w:r>
      <w:r>
        <w:rPr>
          <w:rFonts w:eastAsia="仿宋_GB2312"/>
          <w:szCs w:val="21"/>
        </w:rPr>
        <w:t>费用只提供基本测算说明，不需要提供明细。</w:t>
      </w:r>
    </w:p>
    <w:p w14:paraId="2BD42540"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w:t>
      </w:r>
      <w:r>
        <w:rPr>
          <w:rFonts w:eastAsia="仿宋_GB2312" w:hint="eastAsia"/>
          <w:szCs w:val="21"/>
        </w:rPr>
        <w:t>3</w:t>
      </w:r>
      <w:r>
        <w:rPr>
          <w:rFonts w:eastAsia="仿宋_GB2312" w:hint="eastAsia"/>
          <w:szCs w:val="21"/>
        </w:rPr>
        <w:t>）</w:t>
      </w:r>
      <w:r>
        <w:rPr>
          <w:rFonts w:eastAsia="仿宋_GB2312"/>
          <w:szCs w:val="21"/>
        </w:rPr>
        <w:t>承担单位已形成的工作基础及科研条件等前期投入不得列入项目资金预算。</w:t>
      </w:r>
      <w:r>
        <w:rPr>
          <w:rFonts w:eastAsia="仿宋_GB2312" w:hint="eastAsia"/>
          <w:szCs w:val="21"/>
        </w:rPr>
        <w:t>在同一支出内容上，原则上编列一种资金来源。</w:t>
      </w:r>
    </w:p>
    <w:p w14:paraId="04A5D86D"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二、直接费用是指在项目实施过程中发生的与之直接相关的费用。主要包括：</w:t>
      </w:r>
    </w:p>
    <w:p w14:paraId="696C8EB5"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一）设备费：是指在项目实施过程中购置或试制专用仪器设备，对现有仪器设备进行升级改造，以及租赁外单位仪器设备而发生的费用。计算类仪器设备和软件工具可在设备费科目列支。应当严格控制设备购置，鼓励开放共享、自主研制、租赁专用仪器设备以及对现有仪器设备进行升级改造，避免重复购置。</w:t>
      </w:r>
    </w:p>
    <w:p w14:paraId="04ABB00A"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（二）业务费：是指在项目实施过程中消耗的各种材料、辅助材料等低值易耗品的采购、运输、装卸、整理等费用，发生的测试化验加工、燃料动力、出版</w:t>
      </w:r>
      <w:r>
        <w:rPr>
          <w:rFonts w:eastAsia="仿宋_GB2312" w:hint="eastAsia"/>
          <w:szCs w:val="21"/>
        </w:rPr>
        <w:t>/</w:t>
      </w:r>
      <w:r>
        <w:rPr>
          <w:rFonts w:eastAsia="仿宋_GB2312" w:hint="eastAsia"/>
          <w:szCs w:val="21"/>
        </w:rPr>
        <w:t>文献</w:t>
      </w:r>
      <w:r>
        <w:rPr>
          <w:rFonts w:eastAsia="仿宋_GB2312" w:hint="eastAsia"/>
          <w:szCs w:val="21"/>
        </w:rPr>
        <w:t>/</w:t>
      </w:r>
      <w:r>
        <w:rPr>
          <w:rFonts w:eastAsia="仿宋_GB2312" w:hint="eastAsia"/>
          <w:szCs w:val="21"/>
        </w:rPr>
        <w:t>信息传播</w:t>
      </w:r>
      <w:r>
        <w:rPr>
          <w:rFonts w:eastAsia="仿宋_GB2312" w:hint="eastAsia"/>
          <w:szCs w:val="21"/>
        </w:rPr>
        <w:t>/</w:t>
      </w:r>
      <w:r>
        <w:rPr>
          <w:rFonts w:eastAsia="仿宋_GB2312" w:hint="eastAsia"/>
          <w:szCs w:val="21"/>
        </w:rPr>
        <w:t>知识产权事务、会议</w:t>
      </w:r>
      <w:r>
        <w:rPr>
          <w:rFonts w:eastAsia="仿宋_GB2312" w:hint="eastAsia"/>
          <w:szCs w:val="21"/>
        </w:rPr>
        <w:t>/</w:t>
      </w:r>
      <w:r>
        <w:rPr>
          <w:rFonts w:eastAsia="仿宋_GB2312" w:hint="eastAsia"/>
          <w:szCs w:val="21"/>
        </w:rPr>
        <w:t>差旅</w:t>
      </w:r>
      <w:r>
        <w:rPr>
          <w:rFonts w:eastAsia="仿宋_GB2312" w:hint="eastAsia"/>
          <w:szCs w:val="21"/>
        </w:rPr>
        <w:t>/</w:t>
      </w:r>
      <w:r>
        <w:rPr>
          <w:rFonts w:eastAsia="仿宋_GB2312" w:hint="eastAsia"/>
          <w:szCs w:val="21"/>
        </w:rPr>
        <w:t>国际合作交流等费用，以及其他相关支出。具体内容包括：</w:t>
      </w:r>
    </w:p>
    <w:p w14:paraId="498D33E4"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1.</w:t>
      </w:r>
      <w:r>
        <w:rPr>
          <w:rFonts w:eastAsia="仿宋_GB2312" w:hint="eastAsia"/>
          <w:szCs w:val="21"/>
        </w:rPr>
        <w:t>材料支出主要用于在项目实施过程中消耗的各种原材料、辅助材料等低值易耗品的采购及运输、装卸、整理等费用。</w:t>
      </w:r>
    </w:p>
    <w:p w14:paraId="490C9DE0"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2.</w:t>
      </w:r>
      <w:r>
        <w:rPr>
          <w:rFonts w:eastAsia="仿宋_GB2312" w:hint="eastAsia"/>
          <w:szCs w:val="21"/>
        </w:rPr>
        <w:t>测试化验加工支出主要用于项目实施过程中支付给外单位（包括承担单位内部独立经济核算单位）的检验、测试、化验及加工等费用。</w:t>
      </w:r>
    </w:p>
    <w:p w14:paraId="0411715F"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3.</w:t>
      </w:r>
      <w:r>
        <w:rPr>
          <w:rFonts w:eastAsia="仿宋_GB2312" w:hint="eastAsia"/>
          <w:szCs w:val="21"/>
        </w:rPr>
        <w:t>燃料动力支出主要用于在项目实施过程中相关大型仪器设备、专用科学装置等运行发生的可以单独测算的水、电、气、燃料消耗等费用。</w:t>
      </w:r>
    </w:p>
    <w:p w14:paraId="2C36F891"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4.</w:t>
      </w:r>
      <w:r>
        <w:rPr>
          <w:rFonts w:eastAsia="仿宋_GB2312" w:hint="eastAsia"/>
          <w:szCs w:val="21"/>
        </w:rPr>
        <w:t>出版</w:t>
      </w:r>
      <w:r>
        <w:rPr>
          <w:rFonts w:eastAsia="仿宋_GB2312" w:hint="eastAsia"/>
          <w:szCs w:val="21"/>
        </w:rPr>
        <w:t>/</w:t>
      </w:r>
      <w:r>
        <w:rPr>
          <w:rFonts w:eastAsia="仿宋_GB2312" w:hint="eastAsia"/>
          <w:szCs w:val="21"/>
        </w:rPr>
        <w:t>文献</w:t>
      </w:r>
      <w:r>
        <w:rPr>
          <w:rFonts w:eastAsia="仿宋_GB2312" w:hint="eastAsia"/>
          <w:szCs w:val="21"/>
        </w:rPr>
        <w:t>/</w:t>
      </w:r>
      <w:r>
        <w:rPr>
          <w:rFonts w:eastAsia="仿宋_GB2312" w:hint="eastAsia"/>
          <w:szCs w:val="21"/>
        </w:rPr>
        <w:t>信息传播</w:t>
      </w:r>
      <w:r>
        <w:rPr>
          <w:rFonts w:eastAsia="仿宋_GB2312" w:hint="eastAsia"/>
          <w:szCs w:val="21"/>
        </w:rPr>
        <w:t>/</w:t>
      </w:r>
      <w:r>
        <w:rPr>
          <w:rFonts w:eastAsia="仿宋_GB2312" w:hint="eastAsia"/>
          <w:szCs w:val="21"/>
        </w:rPr>
        <w:t>知识产权事务支出主要用于在项目实施过程中，需要支付的出版费、资料费、专用软件购买费、文献检索费、查新费、专业通信费、专利申请及其他知识产权事务等费用。</w:t>
      </w:r>
    </w:p>
    <w:p w14:paraId="53EAAF36"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5.</w:t>
      </w:r>
      <w:r>
        <w:rPr>
          <w:rFonts w:eastAsia="仿宋_GB2312" w:hint="eastAsia"/>
          <w:szCs w:val="21"/>
        </w:rPr>
        <w:t>差旅</w:t>
      </w:r>
      <w:r>
        <w:rPr>
          <w:rFonts w:eastAsia="仿宋_GB2312" w:hint="eastAsia"/>
          <w:szCs w:val="21"/>
        </w:rPr>
        <w:t>/</w:t>
      </w:r>
      <w:r>
        <w:rPr>
          <w:rFonts w:eastAsia="仿宋_GB2312" w:hint="eastAsia"/>
          <w:szCs w:val="21"/>
        </w:rPr>
        <w:t>会议</w:t>
      </w:r>
      <w:r>
        <w:rPr>
          <w:rFonts w:eastAsia="仿宋_GB2312" w:hint="eastAsia"/>
          <w:szCs w:val="21"/>
        </w:rPr>
        <w:t>/</w:t>
      </w:r>
      <w:r>
        <w:rPr>
          <w:rFonts w:eastAsia="仿宋_GB2312" w:hint="eastAsia"/>
          <w:szCs w:val="21"/>
        </w:rPr>
        <w:t>国际合作与交流支出主要用于在项目实施过程中为组织开展学术研讨、咨询论证，以及协调项目等活动而发生的会议费用；开展科学实验（试验）、科学考察、业务调研、学术交流等所发生外埠的差旅费、市内交通费；研究人员出国及外国专家来华的费用。</w:t>
      </w:r>
    </w:p>
    <w:p w14:paraId="6D5090F7"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6.</w:t>
      </w:r>
      <w:r>
        <w:rPr>
          <w:rFonts w:eastAsia="仿宋_GB2312" w:hint="eastAsia"/>
          <w:szCs w:val="21"/>
        </w:rPr>
        <w:t>其他支出主要用于项目实施过程中除上述支出之外的其他业务费支出。</w:t>
      </w:r>
    </w:p>
    <w:p w14:paraId="46D65894"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（三）劳务费：是指在项目实施过程中支付给参与项目的研究生、博士后、访问学者和项目聘用的研究人员、科研辅助人员等的劳务性费用，以及支付给临时聘请的咨询专家的费用等。</w:t>
      </w:r>
    </w:p>
    <w:p w14:paraId="2811018E"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三、间接费用是指承担单位在组织实施项目过程中发生的无法在直接费用中列支的相关费用。主要包括：承担单位为项目研究提供的房屋占用，日常水、电、气、暖等消耗，有关管理费用的补助支出，以及激励科研人员的绩效支出等。</w:t>
      </w:r>
    </w:p>
    <w:p w14:paraId="2F756B9F"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间接费用实行总额控制，间接费用额度按照不超过项目直接费用扣除设备购置费后的一定比例</w:t>
      </w:r>
      <w:r>
        <w:rPr>
          <w:rFonts w:eastAsia="仿宋_GB2312" w:hint="eastAsia"/>
          <w:szCs w:val="21"/>
        </w:rPr>
        <w:lastRenderedPageBreak/>
        <w:t>核定。具体比例如下：</w:t>
      </w:r>
    </w:p>
    <w:p w14:paraId="46AE6DBB"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w:t>
      </w:r>
      <w:r>
        <w:rPr>
          <w:rFonts w:eastAsia="仿宋_GB2312" w:hint="eastAsia"/>
          <w:szCs w:val="21"/>
        </w:rPr>
        <w:t>1</w:t>
      </w:r>
      <w:r>
        <w:rPr>
          <w:rFonts w:eastAsia="仿宋_GB2312" w:hint="eastAsia"/>
          <w:szCs w:val="21"/>
        </w:rPr>
        <w:t>）</w:t>
      </w:r>
      <w:r>
        <w:rPr>
          <w:rFonts w:eastAsia="仿宋_GB2312" w:hint="eastAsia"/>
          <w:szCs w:val="21"/>
        </w:rPr>
        <w:t>500</w:t>
      </w:r>
      <w:r>
        <w:rPr>
          <w:rFonts w:eastAsia="仿宋_GB2312" w:hint="eastAsia"/>
          <w:szCs w:val="21"/>
        </w:rPr>
        <w:t>万元及以下部分为</w:t>
      </w:r>
      <w:r>
        <w:rPr>
          <w:rFonts w:eastAsia="仿宋_GB2312" w:hint="eastAsia"/>
          <w:szCs w:val="21"/>
        </w:rPr>
        <w:t>30%</w:t>
      </w:r>
      <w:r>
        <w:rPr>
          <w:rFonts w:eastAsia="仿宋_GB2312" w:hint="eastAsia"/>
          <w:szCs w:val="21"/>
        </w:rPr>
        <w:t>；</w:t>
      </w:r>
    </w:p>
    <w:p w14:paraId="2CB476E7"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w:t>
      </w:r>
      <w:r>
        <w:rPr>
          <w:rFonts w:eastAsia="仿宋_GB2312" w:hint="eastAsia"/>
          <w:szCs w:val="21"/>
        </w:rPr>
        <w:t>2</w:t>
      </w:r>
      <w:r>
        <w:rPr>
          <w:rFonts w:eastAsia="仿宋_GB2312" w:hint="eastAsia"/>
          <w:szCs w:val="21"/>
        </w:rPr>
        <w:t>）超过</w:t>
      </w:r>
      <w:r>
        <w:rPr>
          <w:rFonts w:eastAsia="仿宋_GB2312" w:hint="eastAsia"/>
          <w:szCs w:val="21"/>
        </w:rPr>
        <w:t>500</w:t>
      </w:r>
      <w:r>
        <w:rPr>
          <w:rFonts w:eastAsia="仿宋_GB2312" w:hint="eastAsia"/>
          <w:szCs w:val="21"/>
        </w:rPr>
        <w:t>万元至</w:t>
      </w:r>
      <w:r>
        <w:rPr>
          <w:rFonts w:eastAsia="仿宋_GB2312" w:hint="eastAsia"/>
          <w:szCs w:val="21"/>
        </w:rPr>
        <w:t>1000</w:t>
      </w:r>
      <w:r>
        <w:rPr>
          <w:rFonts w:eastAsia="仿宋_GB2312" w:hint="eastAsia"/>
          <w:szCs w:val="21"/>
        </w:rPr>
        <w:t>万元的部分为</w:t>
      </w:r>
      <w:r>
        <w:rPr>
          <w:rFonts w:eastAsia="仿宋_GB2312" w:hint="eastAsia"/>
          <w:szCs w:val="21"/>
        </w:rPr>
        <w:t>25%</w:t>
      </w:r>
      <w:r>
        <w:rPr>
          <w:rFonts w:eastAsia="仿宋_GB2312" w:hint="eastAsia"/>
          <w:szCs w:val="21"/>
        </w:rPr>
        <w:t>；</w:t>
      </w:r>
    </w:p>
    <w:p w14:paraId="224238D6"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w:t>
      </w:r>
      <w:r>
        <w:rPr>
          <w:rFonts w:eastAsia="仿宋_GB2312" w:hint="eastAsia"/>
          <w:szCs w:val="21"/>
        </w:rPr>
        <w:t>3</w:t>
      </w:r>
      <w:r>
        <w:rPr>
          <w:rFonts w:eastAsia="仿宋_GB2312" w:hint="eastAsia"/>
          <w:szCs w:val="21"/>
        </w:rPr>
        <w:t>）超过</w:t>
      </w:r>
      <w:r>
        <w:rPr>
          <w:rFonts w:eastAsia="仿宋_GB2312" w:hint="eastAsia"/>
          <w:szCs w:val="21"/>
        </w:rPr>
        <w:t>1000</w:t>
      </w:r>
      <w:r>
        <w:rPr>
          <w:rFonts w:eastAsia="仿宋_GB2312" w:hint="eastAsia"/>
          <w:szCs w:val="21"/>
        </w:rPr>
        <w:t>万元以上的部分为</w:t>
      </w:r>
      <w:r>
        <w:rPr>
          <w:rFonts w:eastAsia="仿宋_GB2312" w:hint="eastAsia"/>
          <w:szCs w:val="21"/>
        </w:rPr>
        <w:t>20%</w:t>
      </w:r>
      <w:r>
        <w:rPr>
          <w:rFonts w:eastAsia="仿宋_GB2312" w:hint="eastAsia"/>
          <w:szCs w:val="21"/>
        </w:rPr>
        <w:t>。</w:t>
      </w:r>
    </w:p>
    <w:p w14:paraId="618B3711"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w:t>
      </w:r>
      <w:r>
        <w:rPr>
          <w:rFonts w:eastAsia="仿宋_GB2312" w:hint="eastAsia"/>
          <w:szCs w:val="21"/>
        </w:rPr>
        <w:t>4</w:t>
      </w:r>
      <w:r>
        <w:rPr>
          <w:rFonts w:eastAsia="仿宋_GB2312" w:hint="eastAsia"/>
          <w:szCs w:val="21"/>
        </w:rPr>
        <w:t>）对数学等纯理论基础研究项目、软科学研究项目、软件开发项目等项目，间接费用比例进一步提高到不超过</w:t>
      </w:r>
      <w:r>
        <w:rPr>
          <w:rFonts w:eastAsia="仿宋_GB2312" w:hint="eastAsia"/>
          <w:szCs w:val="21"/>
        </w:rPr>
        <w:t>60%</w:t>
      </w:r>
      <w:r>
        <w:rPr>
          <w:rFonts w:eastAsia="仿宋_GB2312" w:hint="eastAsia"/>
          <w:szCs w:val="21"/>
        </w:rPr>
        <w:t>。</w:t>
      </w:r>
    </w:p>
    <w:p w14:paraId="34CC7266"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w:t>
      </w:r>
      <w:r>
        <w:rPr>
          <w:rFonts w:eastAsia="仿宋_GB2312" w:hint="eastAsia"/>
          <w:szCs w:val="21"/>
        </w:rPr>
        <w:t>5</w:t>
      </w:r>
      <w:r>
        <w:rPr>
          <w:rFonts w:eastAsia="仿宋_GB2312" w:hint="eastAsia"/>
          <w:szCs w:val="21"/>
        </w:rPr>
        <w:t>）单位自筹资金、其他渠道获得的资金原则上不得编制间接费用预算。</w:t>
      </w:r>
    </w:p>
    <w:p w14:paraId="224D8A20"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四、</w:t>
      </w:r>
      <w:r>
        <w:rPr>
          <w:rFonts w:eastAsia="仿宋_GB2312"/>
          <w:szCs w:val="21"/>
        </w:rPr>
        <w:t>项目承担单位应当按照政策相符性、目标相关性和经济合理性原则，科学、合理、真实地编制预算。</w:t>
      </w:r>
    </w:p>
    <w:p w14:paraId="13B8A3A7"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w:t>
      </w:r>
      <w:r>
        <w:rPr>
          <w:rFonts w:eastAsia="仿宋_GB2312" w:hint="eastAsia"/>
          <w:szCs w:val="21"/>
        </w:rPr>
        <w:t>1</w:t>
      </w:r>
      <w:r>
        <w:rPr>
          <w:rFonts w:eastAsia="仿宋_GB2312" w:hint="eastAsia"/>
          <w:szCs w:val="21"/>
        </w:rPr>
        <w:t>）</w:t>
      </w:r>
      <w:r>
        <w:rPr>
          <w:rFonts w:eastAsia="仿宋_GB2312"/>
          <w:szCs w:val="21"/>
        </w:rPr>
        <w:t>政策相符性：项目预算科目的开支范围和开支标准，应符合国家财经法规和《资金管理办法》的相关规定。</w:t>
      </w:r>
    </w:p>
    <w:p w14:paraId="2D6AEFB9"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w:t>
      </w:r>
      <w:r>
        <w:rPr>
          <w:rFonts w:eastAsia="仿宋_GB2312" w:hint="eastAsia"/>
          <w:szCs w:val="21"/>
        </w:rPr>
        <w:t>2</w:t>
      </w:r>
      <w:r>
        <w:rPr>
          <w:rFonts w:eastAsia="仿宋_GB2312" w:hint="eastAsia"/>
          <w:szCs w:val="21"/>
        </w:rPr>
        <w:t>）</w:t>
      </w:r>
      <w:r>
        <w:rPr>
          <w:rFonts w:eastAsia="仿宋_GB2312"/>
          <w:szCs w:val="21"/>
        </w:rPr>
        <w:t>目标相关性：项目预算应以其任务目标为依据，预算支出应与项目研究开发任务密切相关，预算的总量、结构等应与设定的项目任务目标、工作内容、工作量及技术路线相符。</w:t>
      </w:r>
    </w:p>
    <w:p w14:paraId="7A7B4C91"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w:t>
      </w:r>
      <w:r>
        <w:rPr>
          <w:rFonts w:eastAsia="仿宋_GB2312" w:hint="eastAsia"/>
          <w:szCs w:val="21"/>
        </w:rPr>
        <w:t>3</w:t>
      </w:r>
      <w:r>
        <w:rPr>
          <w:rFonts w:eastAsia="仿宋_GB2312" w:hint="eastAsia"/>
          <w:szCs w:val="21"/>
        </w:rPr>
        <w:t>）</w:t>
      </w:r>
      <w:r>
        <w:rPr>
          <w:rFonts w:eastAsia="仿宋_GB2312"/>
          <w:szCs w:val="21"/>
        </w:rPr>
        <w:t>经济合理性：项目预算应综合考虑国内外同类研究开发活动的状况以及我国相关产业行业特点等，与同类科研活动支出水平相匹配，并结合项目研究开发的现有基础、前期投入和支撑条件，在考虑技术创新风险和不影响项目任务的前提下进行安排，并提高资金的使用效益。</w:t>
      </w:r>
    </w:p>
    <w:p w14:paraId="67355800" w14:textId="77777777" w:rsidR="00DD6931" w:rsidRDefault="00350AE2">
      <w:pPr>
        <w:adjustRightInd w:val="0"/>
        <w:snapToGrid w:val="0"/>
        <w:spacing w:line="320" w:lineRule="exact"/>
        <w:ind w:firstLineChars="200" w:firstLine="420"/>
        <w:rPr>
          <w:rFonts w:eastAsia="仿宋_GB2312"/>
          <w:szCs w:val="21"/>
        </w:rPr>
      </w:pPr>
      <w:r>
        <w:rPr>
          <w:rFonts w:eastAsia="仿宋_GB2312" w:hint="eastAsia"/>
          <w:szCs w:val="21"/>
        </w:rPr>
        <w:t>五、</w:t>
      </w:r>
      <w:r>
        <w:rPr>
          <w:rFonts w:eastAsia="仿宋_GB2312"/>
          <w:szCs w:val="21"/>
        </w:rPr>
        <w:t>承担单位对项目资金管理使用负有法人责任，按照</w:t>
      </w:r>
      <w:r>
        <w:rPr>
          <w:rFonts w:eastAsia="仿宋_GB2312"/>
          <w:szCs w:val="21"/>
        </w:rPr>
        <w:t>“</w:t>
      </w:r>
      <w:r>
        <w:rPr>
          <w:rFonts w:eastAsia="仿宋_GB2312"/>
          <w:szCs w:val="21"/>
        </w:rPr>
        <w:t>谁申报项目、谁承担研究任务、谁管理使用资金</w:t>
      </w:r>
      <w:r>
        <w:rPr>
          <w:rFonts w:eastAsia="仿宋_GB2312"/>
          <w:szCs w:val="21"/>
        </w:rPr>
        <w:t>”</w:t>
      </w:r>
      <w:r>
        <w:rPr>
          <w:rFonts w:eastAsia="仿宋_GB2312"/>
          <w:szCs w:val="21"/>
        </w:rPr>
        <w:t>的要求，如法人单位实际承担研究任务且管理使用资金，不应以上级单位的名义申报；如以法人单位名义申报的，应由本单位组织任务实施并管理使用资金，不得将资金转拨给其下级法人单位，如大学的附属医院、集团公司或母公司的全资或控制子公司、科研院及下属的研究所等。</w:t>
      </w:r>
    </w:p>
    <w:p w14:paraId="047DE5A0" w14:textId="77777777" w:rsidR="00DD6931" w:rsidRDefault="00350AE2">
      <w:pPr>
        <w:adjustRightInd w:val="0"/>
        <w:snapToGrid w:val="0"/>
        <w:spacing w:line="320" w:lineRule="exact"/>
        <w:ind w:firstLineChars="200" w:firstLine="420"/>
        <w:outlineLvl w:val="0"/>
        <w:rPr>
          <w:rFonts w:eastAsia="仿宋_GB2312"/>
          <w:sz w:val="24"/>
        </w:rPr>
        <w:sectPr w:rsidR="00DD6931">
          <w:headerReference w:type="even" r:id="rId11"/>
          <w:headerReference w:type="default" r:id="rId12"/>
          <w:footerReference w:type="even" r:id="rId13"/>
          <w:footerReference w:type="default" r:id="rId14"/>
          <w:headerReference w:type="first" r:id="rId15"/>
          <w:footerReference w:type="first" r:id="rId16"/>
          <w:pgSz w:w="11906" w:h="16838"/>
          <w:pgMar w:top="1440" w:right="1417" w:bottom="1418" w:left="1417" w:header="850" w:footer="1134" w:gutter="0"/>
          <w:cols w:space="720"/>
          <w:docGrid w:linePitch="312"/>
        </w:sectPr>
      </w:pPr>
      <w:r>
        <w:rPr>
          <w:rFonts w:eastAsia="仿宋_GB2312" w:hint="eastAsia"/>
          <w:szCs w:val="21"/>
        </w:rPr>
        <w:t>六、预算填写资金单位为“万元”，保留两位小数点。</w:t>
      </w:r>
    </w:p>
    <w:p w14:paraId="6CDED4A2" w14:textId="77777777" w:rsidR="00DD6931" w:rsidRDefault="00350AE2">
      <w:pPr>
        <w:spacing w:beforeLines="50" w:before="120"/>
        <w:jc w:val="center"/>
        <w:rPr>
          <w:rFonts w:ascii="仿宋_GB2312" w:eastAsia="仿宋_GB2312"/>
          <w:b/>
          <w:sz w:val="24"/>
        </w:rPr>
      </w:pPr>
      <w:r>
        <w:rPr>
          <w:rFonts w:ascii="仿宋_GB2312" w:eastAsia="仿宋_GB2312" w:hint="eastAsia"/>
          <w:b/>
          <w:sz w:val="24"/>
        </w:rPr>
        <w:lastRenderedPageBreak/>
        <w:t>表一、项目资金预算总表</w:t>
      </w:r>
    </w:p>
    <w:tbl>
      <w:tblPr>
        <w:tblpPr w:leftFromText="180" w:rightFromText="180" w:vertAnchor="text" w:horzAnchor="page" w:tblpXSpec="center" w:tblpY="79"/>
        <w:tblOverlap w:val="never"/>
        <w:tblW w:w="8945" w:type="dxa"/>
        <w:jc w:val="center"/>
        <w:tblLayout w:type="fixed"/>
        <w:tblCellMar>
          <w:left w:w="0" w:type="dxa"/>
          <w:right w:w="0" w:type="dxa"/>
        </w:tblCellMar>
        <w:tblLook w:val="04A0" w:firstRow="1" w:lastRow="0" w:firstColumn="1" w:lastColumn="0" w:noHBand="0" w:noVBand="1"/>
      </w:tblPr>
      <w:tblGrid>
        <w:gridCol w:w="426"/>
        <w:gridCol w:w="1678"/>
        <w:gridCol w:w="1175"/>
        <w:gridCol w:w="1133"/>
        <w:gridCol w:w="1133"/>
        <w:gridCol w:w="1133"/>
        <w:gridCol w:w="1133"/>
        <w:gridCol w:w="1134"/>
      </w:tblGrid>
      <w:tr w:rsidR="00DD6931" w14:paraId="3ACE863D" w14:textId="77777777" w:rsidTr="00CB293F">
        <w:trPr>
          <w:trHeight w:val="397"/>
          <w:jc w:val="center"/>
        </w:trPr>
        <w:tc>
          <w:tcPr>
            <w:tcW w:w="2104" w:type="dxa"/>
            <w:gridSpan w:val="2"/>
            <w:vMerge w:val="restart"/>
            <w:tcBorders>
              <w:top w:val="single" w:sz="4" w:space="0" w:color="auto"/>
              <w:left w:val="single" w:sz="4" w:space="0" w:color="auto"/>
              <w:bottom w:val="single" w:sz="4" w:space="0" w:color="auto"/>
              <w:right w:val="single" w:sz="4" w:space="0" w:color="auto"/>
            </w:tcBorders>
            <w:vAlign w:val="center"/>
          </w:tcPr>
          <w:p w14:paraId="3B903CD1" w14:textId="77777777" w:rsidR="00DD6931" w:rsidRDefault="00350AE2">
            <w:pPr>
              <w:widowControl/>
              <w:adjustRightInd w:val="0"/>
              <w:snapToGrid w:val="0"/>
              <w:jc w:val="center"/>
              <w:rPr>
                <w:rFonts w:eastAsia="仿宋_GB2312"/>
                <w:b/>
                <w:kern w:val="0"/>
                <w:szCs w:val="21"/>
              </w:rPr>
            </w:pPr>
            <w:r>
              <w:rPr>
                <w:rFonts w:eastAsia="仿宋_GB2312"/>
                <w:b/>
                <w:kern w:val="0"/>
                <w:szCs w:val="21"/>
              </w:rPr>
              <w:t>资金收入预算</w:t>
            </w:r>
          </w:p>
        </w:tc>
        <w:tc>
          <w:tcPr>
            <w:tcW w:w="1175" w:type="dxa"/>
            <w:vMerge w:val="restart"/>
            <w:tcBorders>
              <w:top w:val="single" w:sz="4" w:space="0" w:color="auto"/>
              <w:left w:val="single" w:sz="4" w:space="0" w:color="auto"/>
              <w:bottom w:val="single" w:sz="4" w:space="0" w:color="auto"/>
              <w:right w:val="single" w:sz="4" w:space="0" w:color="auto"/>
            </w:tcBorders>
            <w:vAlign w:val="center"/>
          </w:tcPr>
          <w:p w14:paraId="277A0268" w14:textId="77777777" w:rsidR="00DD6931" w:rsidRDefault="00350AE2">
            <w:pPr>
              <w:widowControl/>
              <w:adjustRightInd w:val="0"/>
              <w:snapToGrid w:val="0"/>
              <w:rPr>
                <w:rFonts w:eastAsia="仿宋_GB2312"/>
                <w:b/>
                <w:kern w:val="0"/>
                <w:szCs w:val="21"/>
              </w:rPr>
            </w:pPr>
            <w:r>
              <w:rPr>
                <w:rFonts w:eastAsia="仿宋_GB2312"/>
                <w:b/>
                <w:kern w:val="0"/>
                <w:szCs w:val="21"/>
              </w:rPr>
              <w:t>收入小计</w:t>
            </w:r>
          </w:p>
        </w:tc>
        <w:tc>
          <w:tcPr>
            <w:tcW w:w="5666" w:type="dxa"/>
            <w:gridSpan w:val="5"/>
            <w:tcBorders>
              <w:top w:val="single" w:sz="4" w:space="0" w:color="auto"/>
              <w:left w:val="nil"/>
              <w:bottom w:val="single" w:sz="4" w:space="0" w:color="auto"/>
              <w:right w:val="single" w:sz="4" w:space="0" w:color="auto"/>
            </w:tcBorders>
            <w:vAlign w:val="center"/>
          </w:tcPr>
          <w:p w14:paraId="0EBB1984" w14:textId="77777777" w:rsidR="00DD6931" w:rsidRDefault="00350AE2">
            <w:pPr>
              <w:widowControl/>
              <w:adjustRightInd w:val="0"/>
              <w:snapToGrid w:val="0"/>
              <w:jc w:val="center"/>
              <w:rPr>
                <w:rFonts w:eastAsia="仿宋_GB2312"/>
                <w:b/>
                <w:kern w:val="0"/>
                <w:szCs w:val="21"/>
              </w:rPr>
            </w:pPr>
            <w:r>
              <w:rPr>
                <w:rFonts w:eastAsia="仿宋_GB2312"/>
                <w:b/>
                <w:kern w:val="0"/>
                <w:szCs w:val="21"/>
              </w:rPr>
              <w:t>其中</w:t>
            </w:r>
          </w:p>
        </w:tc>
      </w:tr>
      <w:tr w:rsidR="00DD6931" w14:paraId="4AB45519" w14:textId="77777777" w:rsidTr="00CB293F">
        <w:trPr>
          <w:trHeight w:val="397"/>
          <w:jc w:val="center"/>
        </w:trPr>
        <w:tc>
          <w:tcPr>
            <w:tcW w:w="2104" w:type="dxa"/>
            <w:gridSpan w:val="2"/>
            <w:vMerge/>
            <w:tcBorders>
              <w:top w:val="single" w:sz="4" w:space="0" w:color="auto"/>
              <w:left w:val="single" w:sz="4" w:space="0" w:color="auto"/>
              <w:bottom w:val="single" w:sz="4" w:space="0" w:color="auto"/>
              <w:right w:val="single" w:sz="4" w:space="0" w:color="auto"/>
            </w:tcBorders>
            <w:vAlign w:val="center"/>
          </w:tcPr>
          <w:p w14:paraId="2000AF39" w14:textId="77777777" w:rsidR="00DD6931" w:rsidRDefault="00DD6931">
            <w:pPr>
              <w:widowControl/>
              <w:adjustRightInd w:val="0"/>
              <w:snapToGrid w:val="0"/>
              <w:rPr>
                <w:rFonts w:eastAsia="仿宋_GB2312"/>
                <w:b/>
                <w:kern w:val="0"/>
                <w:szCs w:val="21"/>
              </w:rPr>
            </w:pPr>
          </w:p>
        </w:tc>
        <w:tc>
          <w:tcPr>
            <w:tcW w:w="1175" w:type="dxa"/>
            <w:vMerge/>
            <w:tcBorders>
              <w:top w:val="single" w:sz="4" w:space="0" w:color="auto"/>
              <w:left w:val="single" w:sz="4" w:space="0" w:color="auto"/>
              <w:bottom w:val="single" w:sz="4" w:space="0" w:color="auto"/>
              <w:right w:val="single" w:sz="4" w:space="0" w:color="auto"/>
            </w:tcBorders>
            <w:vAlign w:val="center"/>
          </w:tcPr>
          <w:p w14:paraId="554EE81C" w14:textId="77777777" w:rsidR="00DD6931" w:rsidRDefault="00DD6931">
            <w:pPr>
              <w:widowControl/>
              <w:adjustRightInd w:val="0"/>
              <w:snapToGrid w:val="0"/>
              <w:rPr>
                <w:rFonts w:eastAsia="仿宋_GB2312"/>
                <w:b/>
                <w:kern w:val="0"/>
                <w:szCs w:val="21"/>
              </w:rPr>
            </w:pPr>
          </w:p>
        </w:tc>
        <w:tc>
          <w:tcPr>
            <w:tcW w:w="1133" w:type="dxa"/>
            <w:tcBorders>
              <w:top w:val="nil"/>
              <w:left w:val="nil"/>
              <w:bottom w:val="single" w:sz="4" w:space="0" w:color="auto"/>
              <w:right w:val="single" w:sz="4" w:space="0" w:color="auto"/>
            </w:tcBorders>
            <w:vAlign w:val="center"/>
          </w:tcPr>
          <w:p w14:paraId="4F2B622C" w14:textId="77777777" w:rsidR="00DD6931" w:rsidRDefault="00350AE2">
            <w:pPr>
              <w:widowControl/>
              <w:adjustRightInd w:val="0"/>
              <w:snapToGrid w:val="0"/>
              <w:jc w:val="right"/>
              <w:rPr>
                <w:rFonts w:eastAsia="仿宋_GB2312"/>
                <w:b/>
                <w:kern w:val="0"/>
                <w:szCs w:val="21"/>
              </w:rPr>
            </w:pPr>
            <w:r>
              <w:rPr>
                <w:rFonts w:eastAsia="仿宋_GB2312"/>
                <w:b/>
                <w:kern w:val="0"/>
                <w:szCs w:val="21"/>
              </w:rPr>
              <w:t>2023</w:t>
            </w:r>
            <w:r>
              <w:rPr>
                <w:rFonts w:eastAsia="仿宋_GB2312"/>
                <w:b/>
                <w:kern w:val="0"/>
                <w:szCs w:val="21"/>
              </w:rPr>
              <w:t>年</w:t>
            </w:r>
          </w:p>
        </w:tc>
        <w:tc>
          <w:tcPr>
            <w:tcW w:w="1133" w:type="dxa"/>
            <w:tcBorders>
              <w:top w:val="nil"/>
              <w:left w:val="nil"/>
              <w:bottom w:val="single" w:sz="4" w:space="0" w:color="auto"/>
              <w:right w:val="single" w:sz="4" w:space="0" w:color="auto"/>
            </w:tcBorders>
            <w:vAlign w:val="center"/>
          </w:tcPr>
          <w:p w14:paraId="4E621052" w14:textId="77777777" w:rsidR="00DD6931" w:rsidRDefault="00350AE2">
            <w:pPr>
              <w:widowControl/>
              <w:adjustRightInd w:val="0"/>
              <w:snapToGrid w:val="0"/>
              <w:jc w:val="right"/>
              <w:rPr>
                <w:rFonts w:eastAsia="仿宋_GB2312"/>
                <w:b/>
                <w:kern w:val="0"/>
                <w:szCs w:val="21"/>
              </w:rPr>
            </w:pPr>
            <w:r>
              <w:rPr>
                <w:rFonts w:eastAsia="仿宋_GB2312"/>
                <w:b/>
                <w:kern w:val="0"/>
                <w:szCs w:val="21"/>
              </w:rPr>
              <w:t>2024</w:t>
            </w:r>
            <w:r>
              <w:rPr>
                <w:rFonts w:eastAsia="仿宋_GB2312"/>
                <w:b/>
                <w:kern w:val="0"/>
                <w:szCs w:val="21"/>
              </w:rPr>
              <w:t>年</w:t>
            </w:r>
          </w:p>
        </w:tc>
        <w:tc>
          <w:tcPr>
            <w:tcW w:w="1133" w:type="dxa"/>
            <w:tcBorders>
              <w:top w:val="nil"/>
              <w:left w:val="nil"/>
              <w:bottom w:val="single" w:sz="4" w:space="0" w:color="auto"/>
              <w:right w:val="single" w:sz="4" w:space="0" w:color="auto"/>
            </w:tcBorders>
            <w:vAlign w:val="center"/>
          </w:tcPr>
          <w:p w14:paraId="2318E791" w14:textId="77777777" w:rsidR="00DD6931" w:rsidRDefault="00350AE2">
            <w:pPr>
              <w:widowControl/>
              <w:adjustRightInd w:val="0"/>
              <w:snapToGrid w:val="0"/>
              <w:jc w:val="right"/>
              <w:rPr>
                <w:rFonts w:eastAsia="仿宋_GB2312"/>
                <w:b/>
                <w:kern w:val="0"/>
                <w:szCs w:val="21"/>
              </w:rPr>
            </w:pPr>
            <w:r>
              <w:rPr>
                <w:rFonts w:eastAsia="仿宋_GB2312"/>
                <w:b/>
                <w:kern w:val="0"/>
                <w:szCs w:val="21"/>
              </w:rPr>
              <w:t>2025</w:t>
            </w:r>
            <w:r>
              <w:rPr>
                <w:rFonts w:eastAsia="仿宋_GB2312"/>
                <w:b/>
                <w:kern w:val="0"/>
                <w:szCs w:val="21"/>
              </w:rPr>
              <w:t>年</w:t>
            </w:r>
          </w:p>
        </w:tc>
        <w:tc>
          <w:tcPr>
            <w:tcW w:w="1133" w:type="dxa"/>
            <w:tcBorders>
              <w:top w:val="nil"/>
              <w:left w:val="nil"/>
              <w:bottom w:val="single" w:sz="4" w:space="0" w:color="auto"/>
              <w:right w:val="single" w:sz="4" w:space="0" w:color="auto"/>
            </w:tcBorders>
            <w:vAlign w:val="center"/>
          </w:tcPr>
          <w:p w14:paraId="0D786DFC" w14:textId="77777777" w:rsidR="00DD6931" w:rsidRDefault="00350AE2">
            <w:pPr>
              <w:widowControl/>
              <w:adjustRightInd w:val="0"/>
              <w:snapToGrid w:val="0"/>
              <w:jc w:val="right"/>
              <w:rPr>
                <w:rFonts w:eastAsia="仿宋_GB2312"/>
                <w:b/>
                <w:kern w:val="0"/>
                <w:szCs w:val="21"/>
              </w:rPr>
            </w:pPr>
            <w:r>
              <w:rPr>
                <w:rFonts w:eastAsia="仿宋_GB2312"/>
                <w:b/>
                <w:kern w:val="0"/>
                <w:szCs w:val="21"/>
              </w:rPr>
              <w:t>2026</w:t>
            </w:r>
            <w:r>
              <w:rPr>
                <w:rFonts w:eastAsia="仿宋_GB2312"/>
                <w:b/>
                <w:kern w:val="0"/>
                <w:szCs w:val="21"/>
              </w:rPr>
              <w:t>年</w:t>
            </w:r>
          </w:p>
        </w:tc>
        <w:tc>
          <w:tcPr>
            <w:tcW w:w="1134" w:type="dxa"/>
            <w:tcBorders>
              <w:top w:val="nil"/>
              <w:left w:val="nil"/>
              <w:bottom w:val="single" w:sz="4" w:space="0" w:color="auto"/>
              <w:right w:val="single" w:sz="4" w:space="0" w:color="auto"/>
            </w:tcBorders>
            <w:vAlign w:val="center"/>
          </w:tcPr>
          <w:p w14:paraId="60201AE3" w14:textId="77777777" w:rsidR="00DD6931" w:rsidRDefault="00350AE2">
            <w:pPr>
              <w:widowControl/>
              <w:adjustRightInd w:val="0"/>
              <w:snapToGrid w:val="0"/>
              <w:jc w:val="right"/>
              <w:rPr>
                <w:rFonts w:eastAsia="仿宋_GB2312"/>
                <w:b/>
                <w:kern w:val="0"/>
                <w:szCs w:val="21"/>
              </w:rPr>
            </w:pPr>
            <w:r>
              <w:rPr>
                <w:rFonts w:eastAsia="仿宋_GB2312"/>
                <w:b/>
                <w:kern w:val="0"/>
                <w:szCs w:val="21"/>
              </w:rPr>
              <w:t>2027</w:t>
            </w:r>
            <w:r>
              <w:rPr>
                <w:rFonts w:eastAsia="仿宋_GB2312"/>
                <w:b/>
                <w:kern w:val="0"/>
                <w:szCs w:val="21"/>
              </w:rPr>
              <w:t>年</w:t>
            </w:r>
          </w:p>
        </w:tc>
      </w:tr>
      <w:tr w:rsidR="00DD6931" w14:paraId="746CCED2" w14:textId="77777777" w:rsidTr="00CB293F">
        <w:trPr>
          <w:trHeight w:val="397"/>
          <w:jc w:val="center"/>
        </w:trPr>
        <w:tc>
          <w:tcPr>
            <w:tcW w:w="2104" w:type="dxa"/>
            <w:gridSpan w:val="2"/>
            <w:tcBorders>
              <w:top w:val="single" w:sz="4" w:space="0" w:color="auto"/>
              <w:left w:val="single" w:sz="4" w:space="0" w:color="auto"/>
              <w:bottom w:val="single" w:sz="4" w:space="0" w:color="auto"/>
              <w:right w:val="single" w:sz="4" w:space="0" w:color="auto"/>
            </w:tcBorders>
            <w:vAlign w:val="center"/>
          </w:tcPr>
          <w:p w14:paraId="033189BC" w14:textId="77777777" w:rsidR="00DD6931" w:rsidRDefault="00350AE2">
            <w:pPr>
              <w:widowControl/>
              <w:adjustRightInd w:val="0"/>
              <w:snapToGrid w:val="0"/>
              <w:jc w:val="left"/>
              <w:rPr>
                <w:rFonts w:eastAsia="仿宋_GB2312"/>
                <w:kern w:val="0"/>
                <w:szCs w:val="21"/>
              </w:rPr>
            </w:pPr>
            <w:r>
              <w:rPr>
                <w:rFonts w:eastAsia="仿宋_GB2312"/>
                <w:kern w:val="0"/>
                <w:szCs w:val="21"/>
              </w:rPr>
              <w:t>市财政资金</w:t>
            </w:r>
          </w:p>
        </w:tc>
        <w:tc>
          <w:tcPr>
            <w:tcW w:w="1175" w:type="dxa"/>
            <w:tcBorders>
              <w:top w:val="nil"/>
              <w:left w:val="nil"/>
              <w:bottom w:val="single" w:sz="4" w:space="0" w:color="auto"/>
              <w:right w:val="single" w:sz="4" w:space="0" w:color="auto"/>
            </w:tcBorders>
            <w:vAlign w:val="center"/>
          </w:tcPr>
          <w:p w14:paraId="1E7DA91F"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1</w:t>
            </w:r>
            <w:r>
              <w:rPr>
                <w:rFonts w:eastAsia="仿宋_GB2312"/>
                <w:kern w:val="0"/>
                <w:szCs w:val="21"/>
              </w:rPr>
              <w:t>00</w:t>
            </w:r>
          </w:p>
        </w:tc>
        <w:tc>
          <w:tcPr>
            <w:tcW w:w="1133" w:type="dxa"/>
            <w:tcBorders>
              <w:top w:val="nil"/>
              <w:left w:val="nil"/>
              <w:bottom w:val="single" w:sz="4" w:space="0" w:color="auto"/>
              <w:right w:val="single" w:sz="4" w:space="0" w:color="auto"/>
            </w:tcBorders>
            <w:vAlign w:val="center"/>
          </w:tcPr>
          <w:p w14:paraId="55CDCA1A"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1</w:t>
            </w:r>
            <w:r>
              <w:rPr>
                <w:rFonts w:eastAsia="仿宋_GB2312"/>
                <w:kern w:val="0"/>
                <w:szCs w:val="21"/>
              </w:rPr>
              <w:t>00</w:t>
            </w:r>
          </w:p>
        </w:tc>
        <w:tc>
          <w:tcPr>
            <w:tcW w:w="1133" w:type="dxa"/>
            <w:tcBorders>
              <w:top w:val="nil"/>
              <w:left w:val="nil"/>
              <w:bottom w:val="single" w:sz="4" w:space="0" w:color="auto"/>
              <w:right w:val="single" w:sz="4" w:space="0" w:color="auto"/>
            </w:tcBorders>
            <w:vAlign w:val="center"/>
          </w:tcPr>
          <w:p w14:paraId="52CF2EFF"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w:t>
            </w:r>
          </w:p>
        </w:tc>
        <w:tc>
          <w:tcPr>
            <w:tcW w:w="1133" w:type="dxa"/>
            <w:tcBorders>
              <w:top w:val="nil"/>
              <w:left w:val="nil"/>
              <w:bottom w:val="single" w:sz="4" w:space="0" w:color="auto"/>
              <w:right w:val="single" w:sz="4" w:space="0" w:color="auto"/>
            </w:tcBorders>
            <w:vAlign w:val="center"/>
          </w:tcPr>
          <w:p w14:paraId="714AC786"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w:t>
            </w:r>
          </w:p>
        </w:tc>
        <w:tc>
          <w:tcPr>
            <w:tcW w:w="1133" w:type="dxa"/>
            <w:tcBorders>
              <w:top w:val="nil"/>
              <w:left w:val="nil"/>
              <w:bottom w:val="single" w:sz="4" w:space="0" w:color="auto"/>
              <w:right w:val="single" w:sz="4" w:space="0" w:color="auto"/>
            </w:tcBorders>
            <w:vAlign w:val="center"/>
          </w:tcPr>
          <w:p w14:paraId="5CD5462E"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w:t>
            </w:r>
          </w:p>
        </w:tc>
        <w:tc>
          <w:tcPr>
            <w:tcW w:w="1134" w:type="dxa"/>
            <w:tcBorders>
              <w:top w:val="nil"/>
              <w:left w:val="nil"/>
              <w:bottom w:val="single" w:sz="4" w:space="0" w:color="auto"/>
              <w:right w:val="single" w:sz="4" w:space="0" w:color="auto"/>
            </w:tcBorders>
            <w:vAlign w:val="center"/>
          </w:tcPr>
          <w:p w14:paraId="7CF23F21"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w:t>
            </w:r>
          </w:p>
        </w:tc>
      </w:tr>
      <w:tr w:rsidR="00DD6931" w14:paraId="2F94096A" w14:textId="77777777" w:rsidTr="00CB293F">
        <w:trPr>
          <w:trHeight w:val="397"/>
          <w:jc w:val="center"/>
        </w:trPr>
        <w:tc>
          <w:tcPr>
            <w:tcW w:w="426" w:type="dxa"/>
            <w:vMerge w:val="restart"/>
            <w:tcBorders>
              <w:top w:val="single" w:sz="4" w:space="0" w:color="auto"/>
              <w:left w:val="single" w:sz="4" w:space="0" w:color="auto"/>
              <w:right w:val="single" w:sz="4" w:space="0" w:color="auto"/>
            </w:tcBorders>
            <w:vAlign w:val="center"/>
          </w:tcPr>
          <w:p w14:paraId="0D47359E" w14:textId="77777777" w:rsidR="00DD6931" w:rsidRDefault="00350AE2">
            <w:pPr>
              <w:widowControl/>
              <w:adjustRightInd w:val="0"/>
              <w:snapToGrid w:val="0"/>
              <w:jc w:val="left"/>
              <w:rPr>
                <w:rFonts w:eastAsia="仿宋_GB2312"/>
                <w:kern w:val="0"/>
                <w:szCs w:val="21"/>
              </w:rPr>
            </w:pPr>
            <w:r>
              <w:rPr>
                <w:rFonts w:eastAsia="仿宋_GB2312" w:hint="eastAsia"/>
                <w:kern w:val="0"/>
                <w:szCs w:val="21"/>
              </w:rPr>
              <w:t>其他来源资金</w:t>
            </w:r>
          </w:p>
        </w:tc>
        <w:tc>
          <w:tcPr>
            <w:tcW w:w="1678" w:type="dxa"/>
            <w:tcBorders>
              <w:top w:val="single" w:sz="4" w:space="0" w:color="auto"/>
              <w:left w:val="single" w:sz="4" w:space="0" w:color="auto"/>
              <w:bottom w:val="single" w:sz="4" w:space="0" w:color="auto"/>
              <w:right w:val="single" w:sz="4" w:space="0" w:color="auto"/>
            </w:tcBorders>
            <w:vAlign w:val="center"/>
          </w:tcPr>
          <w:p w14:paraId="7FE0B474" w14:textId="77777777" w:rsidR="00DD6931" w:rsidRDefault="00350AE2">
            <w:pPr>
              <w:widowControl/>
              <w:adjustRightInd w:val="0"/>
              <w:snapToGrid w:val="0"/>
              <w:jc w:val="left"/>
              <w:rPr>
                <w:rFonts w:eastAsia="仿宋_GB2312"/>
                <w:kern w:val="0"/>
                <w:szCs w:val="21"/>
              </w:rPr>
            </w:pPr>
            <w:r>
              <w:rPr>
                <w:rFonts w:eastAsia="仿宋_GB2312" w:hint="eastAsia"/>
                <w:kern w:val="0"/>
                <w:szCs w:val="21"/>
              </w:rPr>
              <w:t>中央财政资金</w:t>
            </w:r>
          </w:p>
        </w:tc>
        <w:tc>
          <w:tcPr>
            <w:tcW w:w="1175" w:type="dxa"/>
            <w:tcBorders>
              <w:top w:val="nil"/>
              <w:left w:val="nil"/>
              <w:bottom w:val="single" w:sz="4" w:space="0" w:color="auto"/>
              <w:right w:val="single" w:sz="4" w:space="0" w:color="auto"/>
            </w:tcBorders>
            <w:vAlign w:val="center"/>
          </w:tcPr>
          <w:p w14:paraId="6A77BFF9"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0</w:t>
            </w:r>
          </w:p>
        </w:tc>
        <w:tc>
          <w:tcPr>
            <w:tcW w:w="1133" w:type="dxa"/>
            <w:tcBorders>
              <w:top w:val="nil"/>
              <w:left w:val="nil"/>
              <w:bottom w:val="single" w:sz="4" w:space="0" w:color="auto"/>
              <w:right w:val="single" w:sz="4" w:space="0" w:color="auto"/>
            </w:tcBorders>
            <w:vAlign w:val="center"/>
          </w:tcPr>
          <w:p w14:paraId="0F0C9AC9"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0</w:t>
            </w:r>
          </w:p>
        </w:tc>
        <w:tc>
          <w:tcPr>
            <w:tcW w:w="1133" w:type="dxa"/>
            <w:tcBorders>
              <w:top w:val="nil"/>
              <w:left w:val="nil"/>
              <w:bottom w:val="single" w:sz="4" w:space="0" w:color="auto"/>
              <w:right w:val="single" w:sz="4" w:space="0" w:color="auto"/>
            </w:tcBorders>
            <w:vAlign w:val="center"/>
          </w:tcPr>
          <w:p w14:paraId="719AD700" w14:textId="77777777" w:rsidR="00DD6931" w:rsidRDefault="00DD6931">
            <w:pPr>
              <w:widowControl/>
              <w:adjustRightInd w:val="0"/>
              <w:snapToGrid w:val="0"/>
              <w:jc w:val="center"/>
              <w:rPr>
                <w:rFonts w:eastAsia="仿宋_GB2312"/>
                <w:kern w:val="0"/>
                <w:szCs w:val="21"/>
              </w:rPr>
            </w:pPr>
          </w:p>
        </w:tc>
        <w:tc>
          <w:tcPr>
            <w:tcW w:w="1133" w:type="dxa"/>
            <w:tcBorders>
              <w:top w:val="nil"/>
              <w:left w:val="nil"/>
              <w:bottom w:val="single" w:sz="4" w:space="0" w:color="auto"/>
              <w:right w:val="single" w:sz="4" w:space="0" w:color="auto"/>
            </w:tcBorders>
            <w:vAlign w:val="center"/>
          </w:tcPr>
          <w:p w14:paraId="5C370DDD" w14:textId="77777777" w:rsidR="00DD6931" w:rsidRDefault="00DD6931">
            <w:pPr>
              <w:widowControl/>
              <w:adjustRightInd w:val="0"/>
              <w:snapToGrid w:val="0"/>
              <w:jc w:val="center"/>
              <w:rPr>
                <w:rFonts w:eastAsia="仿宋_GB2312"/>
                <w:kern w:val="0"/>
                <w:szCs w:val="21"/>
              </w:rPr>
            </w:pPr>
          </w:p>
        </w:tc>
        <w:tc>
          <w:tcPr>
            <w:tcW w:w="1133" w:type="dxa"/>
            <w:tcBorders>
              <w:top w:val="nil"/>
              <w:left w:val="nil"/>
              <w:bottom w:val="single" w:sz="4" w:space="0" w:color="auto"/>
              <w:right w:val="single" w:sz="4" w:space="0" w:color="auto"/>
            </w:tcBorders>
            <w:vAlign w:val="center"/>
          </w:tcPr>
          <w:p w14:paraId="471BC2A8" w14:textId="77777777" w:rsidR="00DD6931" w:rsidRDefault="00350AE2">
            <w:pPr>
              <w:widowControl/>
              <w:adjustRightInd w:val="0"/>
              <w:snapToGrid w:val="0"/>
              <w:jc w:val="center"/>
              <w:rPr>
                <w:rFonts w:eastAsia="仿宋_GB2312"/>
                <w:kern w:val="0"/>
                <w:szCs w:val="21"/>
              </w:rPr>
            </w:pPr>
            <w:r>
              <w:rPr>
                <w:rFonts w:hint="eastAsia"/>
              </w:rPr>
              <w:t>／</w:t>
            </w:r>
          </w:p>
        </w:tc>
        <w:tc>
          <w:tcPr>
            <w:tcW w:w="1134" w:type="dxa"/>
            <w:tcBorders>
              <w:top w:val="nil"/>
              <w:left w:val="nil"/>
              <w:bottom w:val="single" w:sz="4" w:space="0" w:color="auto"/>
              <w:right w:val="single" w:sz="4" w:space="0" w:color="auto"/>
            </w:tcBorders>
            <w:vAlign w:val="center"/>
          </w:tcPr>
          <w:p w14:paraId="0F078C0A" w14:textId="77777777" w:rsidR="00DD6931" w:rsidRDefault="00350AE2">
            <w:pPr>
              <w:widowControl/>
              <w:adjustRightInd w:val="0"/>
              <w:snapToGrid w:val="0"/>
              <w:jc w:val="center"/>
              <w:rPr>
                <w:rFonts w:eastAsia="仿宋_GB2312"/>
                <w:kern w:val="0"/>
                <w:szCs w:val="21"/>
              </w:rPr>
            </w:pPr>
            <w:r>
              <w:rPr>
                <w:rFonts w:hint="eastAsia"/>
              </w:rPr>
              <w:t>／</w:t>
            </w:r>
          </w:p>
        </w:tc>
      </w:tr>
      <w:tr w:rsidR="00DD6931" w14:paraId="6455A137" w14:textId="77777777" w:rsidTr="00CB293F">
        <w:trPr>
          <w:trHeight w:val="397"/>
          <w:jc w:val="center"/>
        </w:trPr>
        <w:tc>
          <w:tcPr>
            <w:tcW w:w="426" w:type="dxa"/>
            <w:vMerge/>
            <w:tcBorders>
              <w:left w:val="single" w:sz="4" w:space="0" w:color="auto"/>
              <w:right w:val="single" w:sz="4" w:space="0" w:color="auto"/>
            </w:tcBorders>
            <w:vAlign w:val="center"/>
          </w:tcPr>
          <w:p w14:paraId="5D3A00AC" w14:textId="77777777" w:rsidR="00DD6931" w:rsidRDefault="00DD6931">
            <w:pPr>
              <w:widowControl/>
              <w:adjustRightInd w:val="0"/>
              <w:snapToGrid w:val="0"/>
              <w:jc w:val="left"/>
              <w:rPr>
                <w:rFonts w:eastAsia="仿宋_GB2312"/>
                <w:kern w:val="0"/>
                <w:szCs w:val="21"/>
              </w:rPr>
            </w:pPr>
          </w:p>
        </w:tc>
        <w:tc>
          <w:tcPr>
            <w:tcW w:w="1678" w:type="dxa"/>
            <w:tcBorders>
              <w:top w:val="single" w:sz="4" w:space="0" w:color="auto"/>
              <w:left w:val="single" w:sz="4" w:space="0" w:color="auto"/>
              <w:bottom w:val="single" w:sz="4" w:space="0" w:color="auto"/>
              <w:right w:val="single" w:sz="4" w:space="0" w:color="000000"/>
            </w:tcBorders>
            <w:vAlign w:val="center"/>
          </w:tcPr>
          <w:p w14:paraId="1538A62C" w14:textId="77777777" w:rsidR="00DD6931" w:rsidRDefault="00350AE2">
            <w:pPr>
              <w:widowControl/>
              <w:adjustRightInd w:val="0"/>
              <w:snapToGrid w:val="0"/>
              <w:jc w:val="left"/>
              <w:rPr>
                <w:rFonts w:eastAsia="仿宋_GB2312"/>
                <w:kern w:val="0"/>
                <w:szCs w:val="21"/>
              </w:rPr>
            </w:pPr>
            <w:r>
              <w:rPr>
                <w:rFonts w:eastAsia="仿宋_GB2312" w:hint="eastAsia"/>
                <w:kern w:val="0"/>
                <w:szCs w:val="21"/>
              </w:rPr>
              <w:t>区级财政资金</w:t>
            </w:r>
          </w:p>
        </w:tc>
        <w:tc>
          <w:tcPr>
            <w:tcW w:w="1175" w:type="dxa"/>
            <w:tcBorders>
              <w:top w:val="nil"/>
              <w:left w:val="nil"/>
              <w:bottom w:val="single" w:sz="4" w:space="0" w:color="auto"/>
              <w:right w:val="single" w:sz="4" w:space="0" w:color="auto"/>
            </w:tcBorders>
            <w:vAlign w:val="center"/>
          </w:tcPr>
          <w:p w14:paraId="394B97BD"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0</w:t>
            </w:r>
          </w:p>
        </w:tc>
        <w:tc>
          <w:tcPr>
            <w:tcW w:w="1133" w:type="dxa"/>
            <w:tcBorders>
              <w:top w:val="nil"/>
              <w:left w:val="nil"/>
              <w:bottom w:val="single" w:sz="4" w:space="0" w:color="auto"/>
              <w:right w:val="single" w:sz="4" w:space="0" w:color="auto"/>
            </w:tcBorders>
            <w:vAlign w:val="center"/>
          </w:tcPr>
          <w:p w14:paraId="2408F884"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0</w:t>
            </w:r>
          </w:p>
        </w:tc>
        <w:tc>
          <w:tcPr>
            <w:tcW w:w="1133" w:type="dxa"/>
            <w:tcBorders>
              <w:top w:val="nil"/>
              <w:left w:val="nil"/>
              <w:bottom w:val="single" w:sz="4" w:space="0" w:color="auto"/>
              <w:right w:val="single" w:sz="4" w:space="0" w:color="auto"/>
            </w:tcBorders>
            <w:vAlign w:val="center"/>
          </w:tcPr>
          <w:p w14:paraId="0732A50A" w14:textId="77777777" w:rsidR="00DD6931" w:rsidRDefault="00DD6931">
            <w:pPr>
              <w:widowControl/>
              <w:adjustRightInd w:val="0"/>
              <w:snapToGrid w:val="0"/>
              <w:jc w:val="center"/>
              <w:rPr>
                <w:rFonts w:eastAsia="仿宋_GB2312"/>
                <w:kern w:val="0"/>
                <w:szCs w:val="21"/>
              </w:rPr>
            </w:pPr>
          </w:p>
        </w:tc>
        <w:tc>
          <w:tcPr>
            <w:tcW w:w="1133" w:type="dxa"/>
            <w:tcBorders>
              <w:top w:val="nil"/>
              <w:left w:val="nil"/>
              <w:bottom w:val="single" w:sz="4" w:space="0" w:color="auto"/>
              <w:right w:val="single" w:sz="4" w:space="0" w:color="auto"/>
            </w:tcBorders>
            <w:vAlign w:val="center"/>
          </w:tcPr>
          <w:p w14:paraId="3CF2363E" w14:textId="77777777" w:rsidR="00DD6931" w:rsidRDefault="00DD6931">
            <w:pPr>
              <w:widowControl/>
              <w:adjustRightInd w:val="0"/>
              <w:snapToGrid w:val="0"/>
              <w:jc w:val="center"/>
              <w:rPr>
                <w:rFonts w:eastAsia="仿宋_GB2312"/>
                <w:kern w:val="0"/>
                <w:szCs w:val="21"/>
              </w:rPr>
            </w:pPr>
          </w:p>
        </w:tc>
        <w:tc>
          <w:tcPr>
            <w:tcW w:w="1133" w:type="dxa"/>
            <w:tcBorders>
              <w:top w:val="nil"/>
              <w:left w:val="nil"/>
              <w:bottom w:val="single" w:sz="4" w:space="0" w:color="auto"/>
              <w:right w:val="single" w:sz="4" w:space="0" w:color="auto"/>
            </w:tcBorders>
            <w:vAlign w:val="center"/>
          </w:tcPr>
          <w:p w14:paraId="3317B88C" w14:textId="77777777" w:rsidR="00DD6931" w:rsidRDefault="00350AE2">
            <w:pPr>
              <w:widowControl/>
              <w:adjustRightInd w:val="0"/>
              <w:snapToGrid w:val="0"/>
              <w:jc w:val="center"/>
              <w:rPr>
                <w:rFonts w:eastAsia="仿宋_GB2312"/>
                <w:kern w:val="0"/>
                <w:szCs w:val="21"/>
              </w:rPr>
            </w:pPr>
            <w:r>
              <w:rPr>
                <w:rFonts w:hint="eastAsia"/>
              </w:rPr>
              <w:t>／</w:t>
            </w:r>
          </w:p>
        </w:tc>
        <w:tc>
          <w:tcPr>
            <w:tcW w:w="1134" w:type="dxa"/>
            <w:tcBorders>
              <w:top w:val="nil"/>
              <w:left w:val="nil"/>
              <w:bottom w:val="single" w:sz="4" w:space="0" w:color="auto"/>
              <w:right w:val="single" w:sz="4" w:space="0" w:color="auto"/>
            </w:tcBorders>
            <w:vAlign w:val="center"/>
          </w:tcPr>
          <w:p w14:paraId="300FAC66" w14:textId="77777777" w:rsidR="00DD6931" w:rsidRDefault="00350AE2">
            <w:pPr>
              <w:widowControl/>
              <w:adjustRightInd w:val="0"/>
              <w:snapToGrid w:val="0"/>
              <w:jc w:val="center"/>
              <w:rPr>
                <w:rFonts w:eastAsia="仿宋_GB2312"/>
                <w:kern w:val="0"/>
                <w:szCs w:val="21"/>
              </w:rPr>
            </w:pPr>
            <w:r>
              <w:rPr>
                <w:rFonts w:hint="eastAsia"/>
              </w:rPr>
              <w:t>／</w:t>
            </w:r>
          </w:p>
        </w:tc>
      </w:tr>
      <w:tr w:rsidR="00DD6931" w14:paraId="567C8519" w14:textId="77777777" w:rsidTr="00CB293F">
        <w:trPr>
          <w:trHeight w:val="397"/>
          <w:jc w:val="center"/>
        </w:trPr>
        <w:tc>
          <w:tcPr>
            <w:tcW w:w="426" w:type="dxa"/>
            <w:vMerge/>
            <w:tcBorders>
              <w:left w:val="single" w:sz="4" w:space="0" w:color="auto"/>
              <w:right w:val="single" w:sz="4" w:space="0" w:color="auto"/>
            </w:tcBorders>
            <w:vAlign w:val="center"/>
          </w:tcPr>
          <w:p w14:paraId="4416A4DB" w14:textId="77777777" w:rsidR="00DD6931" w:rsidRDefault="00DD6931">
            <w:pPr>
              <w:widowControl/>
              <w:adjustRightInd w:val="0"/>
              <w:snapToGrid w:val="0"/>
              <w:jc w:val="left"/>
              <w:rPr>
                <w:rFonts w:eastAsia="仿宋_GB2312"/>
                <w:kern w:val="0"/>
                <w:szCs w:val="21"/>
              </w:rPr>
            </w:pPr>
          </w:p>
        </w:tc>
        <w:tc>
          <w:tcPr>
            <w:tcW w:w="1678" w:type="dxa"/>
            <w:tcBorders>
              <w:top w:val="single" w:sz="4" w:space="0" w:color="auto"/>
              <w:left w:val="single" w:sz="4" w:space="0" w:color="auto"/>
              <w:bottom w:val="single" w:sz="4" w:space="0" w:color="auto"/>
              <w:right w:val="single" w:sz="4" w:space="0" w:color="000000"/>
            </w:tcBorders>
            <w:vAlign w:val="center"/>
          </w:tcPr>
          <w:p w14:paraId="33BF3249" w14:textId="77777777" w:rsidR="00DD6931" w:rsidRDefault="00350AE2">
            <w:pPr>
              <w:widowControl/>
              <w:adjustRightInd w:val="0"/>
              <w:snapToGrid w:val="0"/>
              <w:jc w:val="left"/>
              <w:rPr>
                <w:rFonts w:eastAsia="仿宋_GB2312"/>
                <w:kern w:val="0"/>
                <w:szCs w:val="21"/>
              </w:rPr>
            </w:pPr>
            <w:r>
              <w:rPr>
                <w:rFonts w:eastAsia="仿宋_GB2312" w:hint="eastAsia"/>
                <w:kern w:val="0"/>
                <w:szCs w:val="21"/>
              </w:rPr>
              <w:t>单位自筹资金</w:t>
            </w:r>
          </w:p>
        </w:tc>
        <w:tc>
          <w:tcPr>
            <w:tcW w:w="1175" w:type="dxa"/>
            <w:tcBorders>
              <w:top w:val="nil"/>
              <w:left w:val="nil"/>
              <w:bottom w:val="single" w:sz="4" w:space="0" w:color="auto"/>
              <w:right w:val="single" w:sz="4" w:space="0" w:color="auto"/>
            </w:tcBorders>
            <w:vAlign w:val="center"/>
          </w:tcPr>
          <w:p w14:paraId="48F8F45C" w14:textId="77777777" w:rsidR="00DD6931" w:rsidRDefault="00350AE2">
            <w:pPr>
              <w:widowControl/>
              <w:adjustRightInd w:val="0"/>
              <w:snapToGrid w:val="0"/>
              <w:jc w:val="center"/>
              <w:rPr>
                <w:rFonts w:eastAsia="仿宋_GB2312"/>
                <w:kern w:val="0"/>
                <w:szCs w:val="21"/>
              </w:rPr>
            </w:pPr>
            <w:r>
              <w:rPr>
                <w:rFonts w:eastAsia="仿宋_GB2312"/>
                <w:kern w:val="0"/>
                <w:szCs w:val="21"/>
              </w:rPr>
              <w:t>2</w:t>
            </w:r>
            <w:r>
              <w:rPr>
                <w:rFonts w:eastAsia="仿宋_GB2312" w:hint="eastAsia"/>
                <w:kern w:val="0"/>
                <w:szCs w:val="21"/>
              </w:rPr>
              <w:t>29</w:t>
            </w:r>
          </w:p>
        </w:tc>
        <w:tc>
          <w:tcPr>
            <w:tcW w:w="1133" w:type="dxa"/>
            <w:tcBorders>
              <w:top w:val="nil"/>
              <w:left w:val="nil"/>
              <w:bottom w:val="single" w:sz="4" w:space="0" w:color="auto"/>
              <w:right w:val="single" w:sz="4" w:space="0" w:color="auto"/>
            </w:tcBorders>
            <w:vAlign w:val="center"/>
          </w:tcPr>
          <w:p w14:paraId="11C33F19" w14:textId="77777777" w:rsidR="00DD6931" w:rsidRDefault="00350AE2">
            <w:pPr>
              <w:widowControl/>
              <w:adjustRightInd w:val="0"/>
              <w:snapToGrid w:val="0"/>
              <w:jc w:val="center"/>
              <w:rPr>
                <w:rFonts w:eastAsia="仿宋_GB2312"/>
                <w:kern w:val="0"/>
                <w:szCs w:val="21"/>
              </w:rPr>
            </w:pPr>
            <w:r>
              <w:rPr>
                <w:rFonts w:eastAsia="仿宋_GB2312"/>
                <w:kern w:val="0"/>
                <w:szCs w:val="21"/>
              </w:rPr>
              <w:t>20</w:t>
            </w:r>
          </w:p>
        </w:tc>
        <w:tc>
          <w:tcPr>
            <w:tcW w:w="1133" w:type="dxa"/>
            <w:tcBorders>
              <w:top w:val="nil"/>
              <w:left w:val="nil"/>
              <w:bottom w:val="single" w:sz="4" w:space="0" w:color="auto"/>
              <w:right w:val="single" w:sz="4" w:space="0" w:color="auto"/>
            </w:tcBorders>
            <w:vAlign w:val="center"/>
          </w:tcPr>
          <w:p w14:paraId="0A58551D" w14:textId="77777777" w:rsidR="00DD6931" w:rsidRDefault="00350AE2">
            <w:pPr>
              <w:widowControl/>
              <w:adjustRightInd w:val="0"/>
              <w:snapToGrid w:val="0"/>
              <w:jc w:val="center"/>
              <w:rPr>
                <w:rFonts w:eastAsia="仿宋_GB2312"/>
                <w:kern w:val="0"/>
                <w:szCs w:val="21"/>
              </w:rPr>
            </w:pPr>
            <w:r>
              <w:rPr>
                <w:rFonts w:eastAsia="仿宋_GB2312"/>
                <w:kern w:val="0"/>
                <w:szCs w:val="21"/>
              </w:rPr>
              <w:t>1</w:t>
            </w:r>
            <w:r>
              <w:rPr>
                <w:rFonts w:eastAsia="仿宋_GB2312" w:hint="eastAsia"/>
                <w:kern w:val="0"/>
                <w:szCs w:val="21"/>
              </w:rPr>
              <w:t>2</w:t>
            </w:r>
            <w:r>
              <w:rPr>
                <w:rFonts w:eastAsia="仿宋_GB2312"/>
                <w:kern w:val="0"/>
                <w:szCs w:val="21"/>
              </w:rPr>
              <w:t>0</w:t>
            </w:r>
          </w:p>
        </w:tc>
        <w:tc>
          <w:tcPr>
            <w:tcW w:w="1133" w:type="dxa"/>
            <w:tcBorders>
              <w:top w:val="nil"/>
              <w:left w:val="nil"/>
              <w:bottom w:val="single" w:sz="4" w:space="0" w:color="auto"/>
              <w:right w:val="single" w:sz="4" w:space="0" w:color="auto"/>
            </w:tcBorders>
            <w:vAlign w:val="center"/>
          </w:tcPr>
          <w:p w14:paraId="79C5E165"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89</w:t>
            </w:r>
          </w:p>
        </w:tc>
        <w:tc>
          <w:tcPr>
            <w:tcW w:w="1133" w:type="dxa"/>
            <w:tcBorders>
              <w:top w:val="nil"/>
              <w:left w:val="nil"/>
              <w:bottom w:val="single" w:sz="4" w:space="0" w:color="auto"/>
              <w:right w:val="single" w:sz="4" w:space="0" w:color="auto"/>
            </w:tcBorders>
            <w:vAlign w:val="center"/>
          </w:tcPr>
          <w:p w14:paraId="3764D1CF" w14:textId="77777777" w:rsidR="00DD6931" w:rsidRDefault="00350AE2">
            <w:pPr>
              <w:widowControl/>
              <w:adjustRightInd w:val="0"/>
              <w:snapToGrid w:val="0"/>
              <w:jc w:val="center"/>
              <w:rPr>
                <w:rFonts w:eastAsia="仿宋_GB2312"/>
                <w:kern w:val="0"/>
                <w:szCs w:val="21"/>
              </w:rPr>
            </w:pPr>
            <w:r>
              <w:rPr>
                <w:rFonts w:hint="eastAsia"/>
              </w:rPr>
              <w:t>／</w:t>
            </w:r>
          </w:p>
        </w:tc>
        <w:tc>
          <w:tcPr>
            <w:tcW w:w="1134" w:type="dxa"/>
            <w:tcBorders>
              <w:top w:val="nil"/>
              <w:left w:val="nil"/>
              <w:bottom w:val="single" w:sz="4" w:space="0" w:color="auto"/>
              <w:right w:val="single" w:sz="4" w:space="0" w:color="auto"/>
            </w:tcBorders>
            <w:vAlign w:val="center"/>
          </w:tcPr>
          <w:p w14:paraId="31D1BE41" w14:textId="77777777" w:rsidR="00DD6931" w:rsidRDefault="00350AE2">
            <w:pPr>
              <w:widowControl/>
              <w:adjustRightInd w:val="0"/>
              <w:snapToGrid w:val="0"/>
              <w:jc w:val="center"/>
              <w:rPr>
                <w:rFonts w:eastAsia="仿宋_GB2312"/>
                <w:kern w:val="0"/>
                <w:szCs w:val="21"/>
              </w:rPr>
            </w:pPr>
            <w:r>
              <w:rPr>
                <w:rFonts w:hint="eastAsia"/>
              </w:rPr>
              <w:t>／</w:t>
            </w:r>
          </w:p>
        </w:tc>
      </w:tr>
      <w:tr w:rsidR="00DD6931" w14:paraId="6207BC15" w14:textId="77777777" w:rsidTr="00CB293F">
        <w:trPr>
          <w:trHeight w:val="397"/>
          <w:jc w:val="center"/>
        </w:trPr>
        <w:tc>
          <w:tcPr>
            <w:tcW w:w="426" w:type="dxa"/>
            <w:vMerge/>
            <w:tcBorders>
              <w:left w:val="single" w:sz="4" w:space="0" w:color="auto"/>
              <w:right w:val="single" w:sz="4" w:space="0" w:color="auto"/>
            </w:tcBorders>
            <w:vAlign w:val="center"/>
          </w:tcPr>
          <w:p w14:paraId="020B06D9" w14:textId="77777777" w:rsidR="00DD6931" w:rsidRDefault="00DD6931">
            <w:pPr>
              <w:widowControl/>
              <w:adjustRightInd w:val="0"/>
              <w:snapToGrid w:val="0"/>
              <w:jc w:val="left"/>
              <w:rPr>
                <w:rFonts w:eastAsia="仿宋_GB2312"/>
                <w:kern w:val="0"/>
                <w:szCs w:val="21"/>
              </w:rPr>
            </w:pPr>
          </w:p>
        </w:tc>
        <w:tc>
          <w:tcPr>
            <w:tcW w:w="1678" w:type="dxa"/>
            <w:tcBorders>
              <w:top w:val="single" w:sz="4" w:space="0" w:color="auto"/>
              <w:left w:val="single" w:sz="4" w:space="0" w:color="auto"/>
              <w:bottom w:val="single" w:sz="4" w:space="0" w:color="auto"/>
              <w:right w:val="single" w:sz="4" w:space="0" w:color="000000"/>
            </w:tcBorders>
            <w:vAlign w:val="center"/>
          </w:tcPr>
          <w:p w14:paraId="7C12627C" w14:textId="77777777" w:rsidR="00DD6931" w:rsidRDefault="00350AE2">
            <w:pPr>
              <w:widowControl/>
              <w:adjustRightInd w:val="0"/>
              <w:snapToGrid w:val="0"/>
              <w:jc w:val="left"/>
              <w:rPr>
                <w:rFonts w:eastAsia="仿宋_GB2312"/>
                <w:kern w:val="0"/>
                <w:szCs w:val="21"/>
              </w:rPr>
            </w:pPr>
            <w:r>
              <w:rPr>
                <w:rFonts w:eastAsia="仿宋_GB2312" w:hint="eastAsia"/>
                <w:kern w:val="0"/>
                <w:szCs w:val="21"/>
              </w:rPr>
              <w:t>其他渠道资金</w:t>
            </w:r>
          </w:p>
        </w:tc>
        <w:tc>
          <w:tcPr>
            <w:tcW w:w="1175" w:type="dxa"/>
            <w:tcBorders>
              <w:top w:val="nil"/>
              <w:left w:val="nil"/>
              <w:bottom w:val="single" w:sz="4" w:space="0" w:color="auto"/>
              <w:right w:val="single" w:sz="4" w:space="0" w:color="auto"/>
            </w:tcBorders>
            <w:vAlign w:val="center"/>
          </w:tcPr>
          <w:p w14:paraId="68591CF8"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0</w:t>
            </w:r>
          </w:p>
        </w:tc>
        <w:tc>
          <w:tcPr>
            <w:tcW w:w="1133" w:type="dxa"/>
            <w:tcBorders>
              <w:top w:val="nil"/>
              <w:left w:val="nil"/>
              <w:bottom w:val="single" w:sz="4" w:space="0" w:color="auto"/>
              <w:right w:val="single" w:sz="4" w:space="0" w:color="auto"/>
            </w:tcBorders>
            <w:vAlign w:val="center"/>
          </w:tcPr>
          <w:p w14:paraId="3DB9327B"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0</w:t>
            </w:r>
          </w:p>
        </w:tc>
        <w:tc>
          <w:tcPr>
            <w:tcW w:w="1133" w:type="dxa"/>
            <w:tcBorders>
              <w:top w:val="nil"/>
              <w:left w:val="nil"/>
              <w:bottom w:val="single" w:sz="4" w:space="0" w:color="auto"/>
              <w:right w:val="single" w:sz="4" w:space="0" w:color="auto"/>
            </w:tcBorders>
            <w:vAlign w:val="center"/>
          </w:tcPr>
          <w:p w14:paraId="04D2711A" w14:textId="77777777" w:rsidR="00DD6931" w:rsidRDefault="00DD6931">
            <w:pPr>
              <w:widowControl/>
              <w:adjustRightInd w:val="0"/>
              <w:snapToGrid w:val="0"/>
              <w:jc w:val="center"/>
              <w:rPr>
                <w:rFonts w:eastAsia="仿宋_GB2312"/>
                <w:kern w:val="0"/>
                <w:szCs w:val="21"/>
              </w:rPr>
            </w:pPr>
          </w:p>
        </w:tc>
        <w:tc>
          <w:tcPr>
            <w:tcW w:w="1133" w:type="dxa"/>
            <w:tcBorders>
              <w:top w:val="nil"/>
              <w:left w:val="nil"/>
              <w:bottom w:val="single" w:sz="4" w:space="0" w:color="auto"/>
              <w:right w:val="single" w:sz="4" w:space="0" w:color="auto"/>
            </w:tcBorders>
            <w:vAlign w:val="center"/>
          </w:tcPr>
          <w:p w14:paraId="1849B2D0" w14:textId="77777777" w:rsidR="00DD6931" w:rsidRDefault="00DD6931">
            <w:pPr>
              <w:widowControl/>
              <w:adjustRightInd w:val="0"/>
              <w:snapToGrid w:val="0"/>
              <w:jc w:val="center"/>
              <w:rPr>
                <w:rFonts w:eastAsia="仿宋_GB2312"/>
                <w:kern w:val="0"/>
                <w:szCs w:val="21"/>
              </w:rPr>
            </w:pPr>
          </w:p>
        </w:tc>
        <w:tc>
          <w:tcPr>
            <w:tcW w:w="1133" w:type="dxa"/>
            <w:tcBorders>
              <w:top w:val="nil"/>
              <w:left w:val="nil"/>
              <w:bottom w:val="single" w:sz="4" w:space="0" w:color="auto"/>
              <w:right w:val="single" w:sz="4" w:space="0" w:color="auto"/>
            </w:tcBorders>
            <w:vAlign w:val="center"/>
          </w:tcPr>
          <w:p w14:paraId="5E5D8A29" w14:textId="77777777" w:rsidR="00DD6931" w:rsidRDefault="00350AE2">
            <w:pPr>
              <w:widowControl/>
              <w:adjustRightInd w:val="0"/>
              <w:snapToGrid w:val="0"/>
              <w:jc w:val="center"/>
              <w:rPr>
                <w:rFonts w:eastAsia="仿宋_GB2312"/>
                <w:kern w:val="0"/>
                <w:szCs w:val="21"/>
              </w:rPr>
            </w:pPr>
            <w:r>
              <w:rPr>
                <w:rFonts w:hint="eastAsia"/>
              </w:rPr>
              <w:t>／</w:t>
            </w:r>
          </w:p>
        </w:tc>
        <w:tc>
          <w:tcPr>
            <w:tcW w:w="1134" w:type="dxa"/>
            <w:tcBorders>
              <w:top w:val="nil"/>
              <w:left w:val="nil"/>
              <w:bottom w:val="single" w:sz="4" w:space="0" w:color="auto"/>
              <w:right w:val="single" w:sz="4" w:space="0" w:color="auto"/>
            </w:tcBorders>
            <w:vAlign w:val="center"/>
          </w:tcPr>
          <w:p w14:paraId="458A345D" w14:textId="77777777" w:rsidR="00DD6931" w:rsidRDefault="00350AE2">
            <w:pPr>
              <w:widowControl/>
              <w:adjustRightInd w:val="0"/>
              <w:snapToGrid w:val="0"/>
              <w:jc w:val="center"/>
              <w:rPr>
                <w:rFonts w:eastAsia="仿宋_GB2312"/>
                <w:kern w:val="0"/>
                <w:szCs w:val="21"/>
              </w:rPr>
            </w:pPr>
            <w:r>
              <w:rPr>
                <w:rFonts w:hint="eastAsia"/>
              </w:rPr>
              <w:t>／</w:t>
            </w:r>
          </w:p>
        </w:tc>
      </w:tr>
      <w:tr w:rsidR="00DD6931" w14:paraId="2A0CF4D9" w14:textId="77777777" w:rsidTr="00CB293F">
        <w:trPr>
          <w:trHeight w:val="397"/>
          <w:jc w:val="center"/>
        </w:trPr>
        <w:tc>
          <w:tcPr>
            <w:tcW w:w="2104" w:type="dxa"/>
            <w:gridSpan w:val="2"/>
            <w:tcBorders>
              <w:top w:val="single" w:sz="4" w:space="0" w:color="auto"/>
              <w:left w:val="single" w:sz="4" w:space="0" w:color="auto"/>
              <w:bottom w:val="single" w:sz="4" w:space="0" w:color="auto"/>
              <w:right w:val="single" w:sz="4" w:space="0" w:color="auto"/>
            </w:tcBorders>
            <w:vAlign w:val="center"/>
          </w:tcPr>
          <w:p w14:paraId="5DC76BD6" w14:textId="77777777" w:rsidR="00DD6931" w:rsidRDefault="00350AE2">
            <w:pPr>
              <w:widowControl/>
              <w:adjustRightInd w:val="0"/>
              <w:snapToGrid w:val="0"/>
              <w:jc w:val="left"/>
              <w:rPr>
                <w:rFonts w:eastAsia="仿宋_GB2312"/>
                <w:b/>
                <w:kern w:val="0"/>
                <w:szCs w:val="21"/>
              </w:rPr>
            </w:pPr>
            <w:r>
              <w:rPr>
                <w:rFonts w:eastAsia="仿宋_GB2312"/>
                <w:b/>
                <w:kern w:val="0"/>
                <w:szCs w:val="21"/>
              </w:rPr>
              <w:t>收入合计</w:t>
            </w:r>
          </w:p>
        </w:tc>
        <w:tc>
          <w:tcPr>
            <w:tcW w:w="1175" w:type="dxa"/>
            <w:tcBorders>
              <w:top w:val="nil"/>
              <w:left w:val="nil"/>
              <w:bottom w:val="single" w:sz="4" w:space="0" w:color="auto"/>
              <w:right w:val="single" w:sz="4" w:space="0" w:color="auto"/>
            </w:tcBorders>
            <w:vAlign w:val="center"/>
          </w:tcPr>
          <w:p w14:paraId="4680D466"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329</w:t>
            </w:r>
          </w:p>
        </w:tc>
        <w:tc>
          <w:tcPr>
            <w:tcW w:w="1133" w:type="dxa"/>
            <w:tcBorders>
              <w:top w:val="nil"/>
              <w:left w:val="nil"/>
              <w:bottom w:val="single" w:sz="4" w:space="0" w:color="auto"/>
              <w:right w:val="single" w:sz="4" w:space="0" w:color="auto"/>
            </w:tcBorders>
            <w:vAlign w:val="center"/>
          </w:tcPr>
          <w:p w14:paraId="576116DC" w14:textId="77777777" w:rsidR="00DD6931" w:rsidRDefault="00350AE2">
            <w:pPr>
              <w:widowControl/>
              <w:adjustRightInd w:val="0"/>
              <w:snapToGrid w:val="0"/>
              <w:jc w:val="center"/>
              <w:rPr>
                <w:rFonts w:eastAsia="仿宋_GB2312"/>
                <w:kern w:val="0"/>
                <w:szCs w:val="21"/>
              </w:rPr>
            </w:pPr>
            <w:r>
              <w:rPr>
                <w:rFonts w:eastAsia="仿宋_GB2312"/>
                <w:kern w:val="0"/>
                <w:szCs w:val="21"/>
              </w:rPr>
              <w:t>120</w:t>
            </w:r>
          </w:p>
        </w:tc>
        <w:tc>
          <w:tcPr>
            <w:tcW w:w="1133" w:type="dxa"/>
            <w:tcBorders>
              <w:top w:val="nil"/>
              <w:left w:val="nil"/>
              <w:bottom w:val="single" w:sz="4" w:space="0" w:color="auto"/>
              <w:right w:val="single" w:sz="4" w:space="0" w:color="auto"/>
            </w:tcBorders>
            <w:vAlign w:val="center"/>
          </w:tcPr>
          <w:p w14:paraId="42B6CC8A" w14:textId="77777777" w:rsidR="00DD6931" w:rsidRDefault="00350AE2">
            <w:pPr>
              <w:widowControl/>
              <w:adjustRightInd w:val="0"/>
              <w:snapToGrid w:val="0"/>
              <w:jc w:val="center"/>
              <w:rPr>
                <w:rFonts w:eastAsia="仿宋_GB2312"/>
                <w:kern w:val="0"/>
                <w:szCs w:val="21"/>
              </w:rPr>
            </w:pPr>
            <w:r>
              <w:rPr>
                <w:rFonts w:eastAsia="仿宋_GB2312"/>
                <w:kern w:val="0"/>
                <w:szCs w:val="21"/>
              </w:rPr>
              <w:t>120</w:t>
            </w:r>
          </w:p>
        </w:tc>
        <w:tc>
          <w:tcPr>
            <w:tcW w:w="1133" w:type="dxa"/>
            <w:tcBorders>
              <w:top w:val="nil"/>
              <w:left w:val="nil"/>
              <w:bottom w:val="single" w:sz="4" w:space="0" w:color="auto"/>
              <w:right w:val="single" w:sz="4" w:space="0" w:color="auto"/>
            </w:tcBorders>
            <w:vAlign w:val="center"/>
          </w:tcPr>
          <w:p w14:paraId="79D1A312"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89</w:t>
            </w:r>
          </w:p>
        </w:tc>
        <w:tc>
          <w:tcPr>
            <w:tcW w:w="1133" w:type="dxa"/>
            <w:tcBorders>
              <w:top w:val="nil"/>
              <w:left w:val="nil"/>
              <w:bottom w:val="single" w:sz="4" w:space="0" w:color="auto"/>
              <w:right w:val="single" w:sz="4" w:space="0" w:color="auto"/>
            </w:tcBorders>
            <w:vAlign w:val="center"/>
          </w:tcPr>
          <w:p w14:paraId="7A69DAAD" w14:textId="77777777" w:rsidR="00DD6931" w:rsidRDefault="00350AE2">
            <w:pPr>
              <w:widowControl/>
              <w:adjustRightInd w:val="0"/>
              <w:snapToGrid w:val="0"/>
              <w:jc w:val="center"/>
              <w:rPr>
                <w:rFonts w:eastAsia="仿宋_GB2312"/>
                <w:kern w:val="0"/>
                <w:szCs w:val="21"/>
              </w:rPr>
            </w:pPr>
            <w:r>
              <w:rPr>
                <w:rFonts w:hint="eastAsia"/>
              </w:rPr>
              <w:t>／</w:t>
            </w:r>
          </w:p>
        </w:tc>
        <w:tc>
          <w:tcPr>
            <w:tcW w:w="1134" w:type="dxa"/>
            <w:tcBorders>
              <w:top w:val="nil"/>
              <w:left w:val="nil"/>
              <w:bottom w:val="single" w:sz="4" w:space="0" w:color="auto"/>
              <w:right w:val="single" w:sz="4" w:space="0" w:color="auto"/>
            </w:tcBorders>
            <w:vAlign w:val="center"/>
          </w:tcPr>
          <w:p w14:paraId="49F729D7" w14:textId="77777777" w:rsidR="00DD6931" w:rsidRDefault="00350AE2">
            <w:pPr>
              <w:widowControl/>
              <w:adjustRightInd w:val="0"/>
              <w:snapToGrid w:val="0"/>
              <w:jc w:val="center"/>
              <w:rPr>
                <w:rFonts w:eastAsia="仿宋_GB2312"/>
                <w:kern w:val="0"/>
                <w:szCs w:val="21"/>
              </w:rPr>
            </w:pPr>
            <w:r>
              <w:rPr>
                <w:rFonts w:hint="eastAsia"/>
              </w:rPr>
              <w:t>／</w:t>
            </w:r>
          </w:p>
        </w:tc>
      </w:tr>
      <w:tr w:rsidR="00DD6931" w14:paraId="378C9BAD" w14:textId="77777777" w:rsidTr="00CB293F">
        <w:trPr>
          <w:trHeight w:val="397"/>
          <w:jc w:val="center"/>
        </w:trPr>
        <w:tc>
          <w:tcPr>
            <w:tcW w:w="2104" w:type="dxa"/>
            <w:gridSpan w:val="2"/>
            <w:tcBorders>
              <w:top w:val="single" w:sz="4" w:space="0" w:color="auto"/>
              <w:left w:val="single" w:sz="4" w:space="0" w:color="auto"/>
              <w:bottom w:val="single" w:sz="4" w:space="0" w:color="auto"/>
              <w:right w:val="single" w:sz="4" w:space="0" w:color="auto"/>
            </w:tcBorders>
            <w:vAlign w:val="center"/>
          </w:tcPr>
          <w:p w14:paraId="4E19F735" w14:textId="77777777" w:rsidR="00DD6931" w:rsidRDefault="00350AE2">
            <w:pPr>
              <w:widowControl/>
              <w:adjustRightInd w:val="0"/>
              <w:snapToGrid w:val="0"/>
              <w:jc w:val="center"/>
              <w:rPr>
                <w:rFonts w:eastAsia="仿宋_GB2312"/>
                <w:b/>
                <w:kern w:val="0"/>
                <w:szCs w:val="21"/>
              </w:rPr>
            </w:pPr>
            <w:r>
              <w:rPr>
                <w:rFonts w:eastAsia="仿宋_GB2312"/>
                <w:b/>
                <w:kern w:val="0"/>
                <w:szCs w:val="21"/>
              </w:rPr>
              <w:t>资金支出预算</w:t>
            </w:r>
          </w:p>
        </w:tc>
        <w:tc>
          <w:tcPr>
            <w:tcW w:w="1175" w:type="dxa"/>
            <w:tcBorders>
              <w:top w:val="nil"/>
              <w:left w:val="nil"/>
              <w:bottom w:val="single" w:sz="4" w:space="0" w:color="auto"/>
              <w:right w:val="single" w:sz="4" w:space="0" w:color="auto"/>
            </w:tcBorders>
            <w:vAlign w:val="center"/>
          </w:tcPr>
          <w:p w14:paraId="552D85F1" w14:textId="77777777" w:rsidR="00DD6931" w:rsidRDefault="00350AE2">
            <w:pPr>
              <w:widowControl/>
              <w:adjustRightInd w:val="0"/>
              <w:snapToGrid w:val="0"/>
              <w:jc w:val="center"/>
              <w:rPr>
                <w:rFonts w:eastAsia="仿宋_GB2312"/>
                <w:b/>
                <w:kern w:val="0"/>
                <w:szCs w:val="21"/>
              </w:rPr>
            </w:pPr>
            <w:r>
              <w:rPr>
                <w:rFonts w:eastAsia="仿宋_GB2312"/>
                <w:b/>
                <w:kern w:val="0"/>
                <w:szCs w:val="21"/>
              </w:rPr>
              <w:t>支出小计</w:t>
            </w:r>
          </w:p>
        </w:tc>
        <w:tc>
          <w:tcPr>
            <w:tcW w:w="1133" w:type="dxa"/>
            <w:tcBorders>
              <w:top w:val="nil"/>
              <w:left w:val="nil"/>
              <w:bottom w:val="single" w:sz="4" w:space="0" w:color="auto"/>
              <w:right w:val="single" w:sz="4" w:space="0" w:color="auto"/>
            </w:tcBorders>
            <w:vAlign w:val="center"/>
          </w:tcPr>
          <w:p w14:paraId="4E7858A6" w14:textId="77777777" w:rsidR="00DD6931" w:rsidRDefault="00350AE2">
            <w:pPr>
              <w:widowControl/>
              <w:adjustRightInd w:val="0"/>
              <w:snapToGrid w:val="0"/>
              <w:jc w:val="center"/>
              <w:rPr>
                <w:rFonts w:eastAsia="仿宋_GB2312"/>
                <w:b/>
                <w:kern w:val="0"/>
                <w:szCs w:val="21"/>
              </w:rPr>
            </w:pPr>
            <w:r>
              <w:rPr>
                <w:rFonts w:eastAsia="仿宋_GB2312"/>
                <w:b/>
                <w:kern w:val="0"/>
                <w:szCs w:val="21"/>
              </w:rPr>
              <w:t>市财政</w:t>
            </w:r>
          </w:p>
          <w:p w14:paraId="79EDB9EF" w14:textId="77777777" w:rsidR="00DD6931" w:rsidRDefault="00350AE2">
            <w:pPr>
              <w:widowControl/>
              <w:adjustRightInd w:val="0"/>
              <w:snapToGrid w:val="0"/>
              <w:jc w:val="center"/>
              <w:rPr>
                <w:rFonts w:eastAsia="仿宋_GB2312"/>
                <w:b/>
                <w:kern w:val="0"/>
                <w:szCs w:val="21"/>
              </w:rPr>
            </w:pPr>
            <w:r>
              <w:rPr>
                <w:rFonts w:eastAsia="仿宋_GB2312"/>
                <w:b/>
                <w:kern w:val="0"/>
                <w:szCs w:val="21"/>
              </w:rPr>
              <w:t>资金</w:t>
            </w:r>
          </w:p>
        </w:tc>
        <w:tc>
          <w:tcPr>
            <w:tcW w:w="1133" w:type="dxa"/>
            <w:tcBorders>
              <w:top w:val="nil"/>
              <w:left w:val="nil"/>
              <w:bottom w:val="single" w:sz="4" w:space="0" w:color="auto"/>
              <w:right w:val="single" w:sz="4" w:space="0" w:color="auto"/>
            </w:tcBorders>
            <w:vAlign w:val="center"/>
          </w:tcPr>
          <w:p w14:paraId="3002F9AA" w14:textId="77777777" w:rsidR="00DD6931" w:rsidRDefault="00350AE2">
            <w:pPr>
              <w:widowControl/>
              <w:adjustRightInd w:val="0"/>
              <w:snapToGrid w:val="0"/>
              <w:jc w:val="center"/>
              <w:rPr>
                <w:rFonts w:eastAsia="仿宋_GB2312"/>
                <w:b/>
                <w:kern w:val="0"/>
                <w:szCs w:val="21"/>
              </w:rPr>
            </w:pPr>
            <w:r>
              <w:rPr>
                <w:rFonts w:eastAsia="仿宋_GB2312"/>
                <w:b/>
                <w:kern w:val="0"/>
                <w:szCs w:val="21"/>
              </w:rPr>
              <w:t>中央财政资金</w:t>
            </w:r>
          </w:p>
        </w:tc>
        <w:tc>
          <w:tcPr>
            <w:tcW w:w="1133" w:type="dxa"/>
            <w:tcBorders>
              <w:top w:val="nil"/>
              <w:left w:val="nil"/>
              <w:bottom w:val="single" w:sz="4" w:space="0" w:color="auto"/>
              <w:right w:val="single" w:sz="4" w:space="0" w:color="auto"/>
            </w:tcBorders>
            <w:vAlign w:val="center"/>
          </w:tcPr>
          <w:p w14:paraId="7D30C1B3" w14:textId="77777777" w:rsidR="00DD6931" w:rsidRDefault="00350AE2">
            <w:pPr>
              <w:widowControl/>
              <w:adjustRightInd w:val="0"/>
              <w:snapToGrid w:val="0"/>
              <w:jc w:val="center"/>
              <w:rPr>
                <w:rFonts w:eastAsia="仿宋_GB2312"/>
                <w:b/>
                <w:kern w:val="0"/>
                <w:szCs w:val="21"/>
              </w:rPr>
            </w:pPr>
            <w:r>
              <w:rPr>
                <w:rFonts w:eastAsia="仿宋_GB2312"/>
                <w:b/>
                <w:kern w:val="0"/>
                <w:szCs w:val="21"/>
              </w:rPr>
              <w:t>区级财政资金</w:t>
            </w:r>
          </w:p>
        </w:tc>
        <w:tc>
          <w:tcPr>
            <w:tcW w:w="1133" w:type="dxa"/>
            <w:tcBorders>
              <w:top w:val="nil"/>
              <w:left w:val="nil"/>
              <w:bottom w:val="single" w:sz="4" w:space="0" w:color="auto"/>
              <w:right w:val="single" w:sz="4" w:space="0" w:color="auto"/>
            </w:tcBorders>
            <w:vAlign w:val="center"/>
          </w:tcPr>
          <w:p w14:paraId="5283F327" w14:textId="77777777" w:rsidR="00DD6931" w:rsidRDefault="00350AE2">
            <w:pPr>
              <w:widowControl/>
              <w:adjustRightInd w:val="0"/>
              <w:snapToGrid w:val="0"/>
              <w:jc w:val="center"/>
              <w:rPr>
                <w:rFonts w:eastAsia="仿宋_GB2312"/>
                <w:b/>
                <w:kern w:val="0"/>
                <w:szCs w:val="21"/>
              </w:rPr>
            </w:pPr>
            <w:r>
              <w:rPr>
                <w:rFonts w:eastAsia="仿宋_GB2312"/>
                <w:b/>
                <w:kern w:val="0"/>
                <w:szCs w:val="21"/>
              </w:rPr>
              <w:t>单位自筹资金</w:t>
            </w:r>
          </w:p>
        </w:tc>
        <w:tc>
          <w:tcPr>
            <w:tcW w:w="1134" w:type="dxa"/>
            <w:tcBorders>
              <w:top w:val="nil"/>
              <w:left w:val="nil"/>
              <w:bottom w:val="single" w:sz="4" w:space="0" w:color="auto"/>
              <w:right w:val="single" w:sz="4" w:space="0" w:color="auto"/>
            </w:tcBorders>
            <w:vAlign w:val="center"/>
          </w:tcPr>
          <w:p w14:paraId="2B13F437" w14:textId="77777777" w:rsidR="00DD6931" w:rsidRDefault="00350AE2">
            <w:pPr>
              <w:widowControl/>
              <w:adjustRightInd w:val="0"/>
              <w:snapToGrid w:val="0"/>
              <w:jc w:val="center"/>
              <w:rPr>
                <w:rFonts w:eastAsia="仿宋_GB2312"/>
                <w:b/>
                <w:kern w:val="0"/>
                <w:szCs w:val="21"/>
              </w:rPr>
            </w:pPr>
            <w:r>
              <w:rPr>
                <w:rFonts w:eastAsia="仿宋_GB2312"/>
                <w:b/>
                <w:kern w:val="0"/>
                <w:szCs w:val="21"/>
              </w:rPr>
              <w:t>其他渠道资金</w:t>
            </w:r>
          </w:p>
        </w:tc>
      </w:tr>
      <w:tr w:rsidR="00DD6931" w14:paraId="08F39CA3" w14:textId="77777777" w:rsidTr="00CB293F">
        <w:trPr>
          <w:trHeight w:val="397"/>
          <w:jc w:val="center"/>
        </w:trPr>
        <w:tc>
          <w:tcPr>
            <w:tcW w:w="2104" w:type="dxa"/>
            <w:gridSpan w:val="2"/>
            <w:tcBorders>
              <w:top w:val="single" w:sz="4" w:space="0" w:color="auto"/>
              <w:left w:val="single" w:sz="4" w:space="0" w:color="auto"/>
              <w:bottom w:val="single" w:sz="4" w:space="0" w:color="auto"/>
              <w:right w:val="single" w:sz="4" w:space="0" w:color="auto"/>
            </w:tcBorders>
            <w:vAlign w:val="center"/>
          </w:tcPr>
          <w:p w14:paraId="283D1072" w14:textId="77777777" w:rsidR="00DD6931" w:rsidRDefault="00350AE2">
            <w:pPr>
              <w:widowControl/>
              <w:adjustRightInd w:val="0"/>
              <w:snapToGrid w:val="0"/>
              <w:rPr>
                <w:rFonts w:eastAsia="仿宋_GB2312"/>
                <w:b/>
                <w:kern w:val="0"/>
                <w:szCs w:val="21"/>
              </w:rPr>
            </w:pPr>
            <w:r>
              <w:rPr>
                <w:rFonts w:eastAsia="仿宋_GB2312"/>
                <w:b/>
                <w:kern w:val="0"/>
                <w:szCs w:val="21"/>
              </w:rPr>
              <w:t>直接费用合计</w:t>
            </w:r>
          </w:p>
        </w:tc>
        <w:tc>
          <w:tcPr>
            <w:tcW w:w="1175" w:type="dxa"/>
            <w:tcBorders>
              <w:top w:val="nil"/>
              <w:left w:val="nil"/>
              <w:bottom w:val="single" w:sz="4" w:space="0" w:color="auto"/>
              <w:right w:val="single" w:sz="4" w:space="0" w:color="auto"/>
            </w:tcBorders>
            <w:vAlign w:val="center"/>
          </w:tcPr>
          <w:p w14:paraId="49AC9BA9"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329</w:t>
            </w:r>
          </w:p>
        </w:tc>
        <w:tc>
          <w:tcPr>
            <w:tcW w:w="1133" w:type="dxa"/>
            <w:tcBorders>
              <w:top w:val="nil"/>
              <w:left w:val="nil"/>
              <w:bottom w:val="single" w:sz="4" w:space="0" w:color="auto"/>
              <w:right w:val="single" w:sz="4" w:space="0" w:color="auto"/>
            </w:tcBorders>
            <w:vAlign w:val="center"/>
          </w:tcPr>
          <w:p w14:paraId="7DDC8FB6"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100</w:t>
            </w:r>
          </w:p>
        </w:tc>
        <w:tc>
          <w:tcPr>
            <w:tcW w:w="1133" w:type="dxa"/>
            <w:tcBorders>
              <w:top w:val="nil"/>
              <w:left w:val="nil"/>
              <w:bottom w:val="single" w:sz="4" w:space="0" w:color="auto"/>
              <w:right w:val="single" w:sz="4" w:space="0" w:color="auto"/>
            </w:tcBorders>
            <w:vAlign w:val="center"/>
          </w:tcPr>
          <w:p w14:paraId="118239D9" w14:textId="77777777" w:rsidR="00DD6931" w:rsidRDefault="00DD6931">
            <w:pPr>
              <w:widowControl/>
              <w:adjustRightInd w:val="0"/>
              <w:snapToGrid w:val="0"/>
              <w:jc w:val="center"/>
              <w:rPr>
                <w:rFonts w:eastAsia="仿宋_GB2312"/>
                <w:kern w:val="0"/>
                <w:szCs w:val="21"/>
              </w:rPr>
            </w:pPr>
          </w:p>
        </w:tc>
        <w:tc>
          <w:tcPr>
            <w:tcW w:w="1133" w:type="dxa"/>
            <w:tcBorders>
              <w:top w:val="nil"/>
              <w:left w:val="nil"/>
              <w:bottom w:val="single" w:sz="4" w:space="0" w:color="auto"/>
              <w:right w:val="single" w:sz="4" w:space="0" w:color="auto"/>
            </w:tcBorders>
            <w:vAlign w:val="center"/>
          </w:tcPr>
          <w:p w14:paraId="4BF1EFB4" w14:textId="77777777" w:rsidR="00DD6931" w:rsidRDefault="00DD6931">
            <w:pPr>
              <w:widowControl/>
              <w:adjustRightInd w:val="0"/>
              <w:snapToGrid w:val="0"/>
              <w:jc w:val="center"/>
              <w:rPr>
                <w:rFonts w:eastAsia="仿宋_GB2312"/>
                <w:kern w:val="0"/>
                <w:szCs w:val="21"/>
              </w:rPr>
            </w:pPr>
          </w:p>
        </w:tc>
        <w:tc>
          <w:tcPr>
            <w:tcW w:w="1133" w:type="dxa"/>
            <w:tcBorders>
              <w:top w:val="nil"/>
              <w:left w:val="nil"/>
              <w:bottom w:val="single" w:sz="4" w:space="0" w:color="auto"/>
              <w:right w:val="single" w:sz="4" w:space="0" w:color="auto"/>
            </w:tcBorders>
            <w:vAlign w:val="center"/>
          </w:tcPr>
          <w:p w14:paraId="1B85BD3C"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229</w:t>
            </w:r>
          </w:p>
        </w:tc>
        <w:tc>
          <w:tcPr>
            <w:tcW w:w="1134" w:type="dxa"/>
            <w:tcBorders>
              <w:top w:val="nil"/>
              <w:left w:val="nil"/>
              <w:bottom w:val="single" w:sz="4" w:space="0" w:color="auto"/>
              <w:right w:val="single" w:sz="4" w:space="0" w:color="auto"/>
            </w:tcBorders>
            <w:vAlign w:val="center"/>
          </w:tcPr>
          <w:p w14:paraId="74B96F66" w14:textId="77777777" w:rsidR="00DD6931" w:rsidRDefault="00DD6931">
            <w:pPr>
              <w:widowControl/>
              <w:adjustRightInd w:val="0"/>
              <w:snapToGrid w:val="0"/>
              <w:jc w:val="center"/>
              <w:rPr>
                <w:rFonts w:eastAsia="仿宋_GB2312"/>
                <w:kern w:val="0"/>
                <w:szCs w:val="21"/>
              </w:rPr>
            </w:pPr>
          </w:p>
        </w:tc>
      </w:tr>
      <w:tr w:rsidR="00DD6931" w14:paraId="542380AF" w14:textId="77777777" w:rsidTr="00CB293F">
        <w:trPr>
          <w:trHeight w:val="397"/>
          <w:jc w:val="center"/>
        </w:trPr>
        <w:tc>
          <w:tcPr>
            <w:tcW w:w="2104" w:type="dxa"/>
            <w:gridSpan w:val="2"/>
            <w:tcBorders>
              <w:top w:val="single" w:sz="4" w:space="0" w:color="auto"/>
              <w:left w:val="single" w:sz="4" w:space="0" w:color="auto"/>
              <w:bottom w:val="single" w:sz="4" w:space="0" w:color="auto"/>
              <w:right w:val="single" w:sz="4" w:space="0" w:color="auto"/>
            </w:tcBorders>
            <w:vAlign w:val="center"/>
          </w:tcPr>
          <w:p w14:paraId="04CCC101" w14:textId="77777777" w:rsidR="00DD6931" w:rsidRDefault="00350AE2">
            <w:pPr>
              <w:widowControl/>
              <w:adjustRightInd w:val="0"/>
              <w:snapToGrid w:val="0"/>
              <w:rPr>
                <w:rFonts w:eastAsia="仿宋_GB2312"/>
                <w:b/>
                <w:kern w:val="0"/>
                <w:szCs w:val="21"/>
              </w:rPr>
            </w:pPr>
            <w:r>
              <w:rPr>
                <w:rFonts w:eastAsia="仿宋_GB2312"/>
                <w:b/>
                <w:kern w:val="0"/>
                <w:szCs w:val="21"/>
              </w:rPr>
              <w:t>设备费</w:t>
            </w:r>
            <w:r>
              <w:rPr>
                <w:rFonts w:eastAsia="仿宋_GB2312"/>
                <w:b/>
                <w:kern w:val="0"/>
                <w:szCs w:val="21"/>
              </w:rPr>
              <w:t xml:space="preserve"> </w:t>
            </w:r>
          </w:p>
        </w:tc>
        <w:tc>
          <w:tcPr>
            <w:tcW w:w="1175" w:type="dxa"/>
            <w:tcBorders>
              <w:top w:val="nil"/>
              <w:left w:val="nil"/>
              <w:bottom w:val="single" w:sz="4" w:space="0" w:color="auto"/>
              <w:right w:val="single" w:sz="4" w:space="0" w:color="auto"/>
            </w:tcBorders>
            <w:vAlign w:val="center"/>
          </w:tcPr>
          <w:p w14:paraId="3E150826"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140</w:t>
            </w:r>
          </w:p>
        </w:tc>
        <w:tc>
          <w:tcPr>
            <w:tcW w:w="1133" w:type="dxa"/>
            <w:tcBorders>
              <w:top w:val="nil"/>
              <w:left w:val="nil"/>
              <w:bottom w:val="single" w:sz="4" w:space="0" w:color="auto"/>
              <w:right w:val="single" w:sz="4" w:space="0" w:color="auto"/>
            </w:tcBorders>
            <w:vAlign w:val="center"/>
          </w:tcPr>
          <w:p w14:paraId="47E669E7"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30</w:t>
            </w:r>
          </w:p>
        </w:tc>
        <w:tc>
          <w:tcPr>
            <w:tcW w:w="1133" w:type="dxa"/>
            <w:tcBorders>
              <w:top w:val="nil"/>
              <w:left w:val="nil"/>
              <w:bottom w:val="single" w:sz="4" w:space="0" w:color="auto"/>
              <w:right w:val="single" w:sz="4" w:space="0" w:color="auto"/>
            </w:tcBorders>
            <w:vAlign w:val="center"/>
          </w:tcPr>
          <w:p w14:paraId="6D79A36C" w14:textId="77777777" w:rsidR="00DD6931" w:rsidRDefault="00DD6931">
            <w:pPr>
              <w:widowControl/>
              <w:adjustRightInd w:val="0"/>
              <w:snapToGrid w:val="0"/>
              <w:jc w:val="center"/>
              <w:rPr>
                <w:rFonts w:eastAsia="仿宋_GB2312"/>
                <w:kern w:val="0"/>
                <w:szCs w:val="21"/>
              </w:rPr>
            </w:pPr>
          </w:p>
        </w:tc>
        <w:tc>
          <w:tcPr>
            <w:tcW w:w="1133" w:type="dxa"/>
            <w:tcBorders>
              <w:top w:val="nil"/>
              <w:left w:val="nil"/>
              <w:bottom w:val="single" w:sz="4" w:space="0" w:color="auto"/>
              <w:right w:val="single" w:sz="4" w:space="0" w:color="auto"/>
            </w:tcBorders>
            <w:vAlign w:val="center"/>
          </w:tcPr>
          <w:p w14:paraId="6E7F64A3" w14:textId="77777777" w:rsidR="00DD6931" w:rsidRDefault="00DD6931">
            <w:pPr>
              <w:widowControl/>
              <w:adjustRightInd w:val="0"/>
              <w:snapToGrid w:val="0"/>
              <w:jc w:val="center"/>
              <w:rPr>
                <w:rFonts w:eastAsia="仿宋_GB2312"/>
                <w:kern w:val="0"/>
                <w:szCs w:val="21"/>
              </w:rPr>
            </w:pPr>
          </w:p>
        </w:tc>
        <w:tc>
          <w:tcPr>
            <w:tcW w:w="1133" w:type="dxa"/>
            <w:tcBorders>
              <w:top w:val="nil"/>
              <w:left w:val="nil"/>
              <w:bottom w:val="single" w:sz="4" w:space="0" w:color="auto"/>
              <w:right w:val="single" w:sz="4" w:space="0" w:color="auto"/>
            </w:tcBorders>
            <w:vAlign w:val="center"/>
          </w:tcPr>
          <w:p w14:paraId="2844AB8A"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110</w:t>
            </w:r>
          </w:p>
        </w:tc>
        <w:tc>
          <w:tcPr>
            <w:tcW w:w="1134" w:type="dxa"/>
            <w:tcBorders>
              <w:top w:val="nil"/>
              <w:left w:val="nil"/>
              <w:bottom w:val="single" w:sz="4" w:space="0" w:color="auto"/>
              <w:right w:val="single" w:sz="4" w:space="0" w:color="auto"/>
            </w:tcBorders>
            <w:vAlign w:val="center"/>
          </w:tcPr>
          <w:p w14:paraId="6D759D61" w14:textId="77777777" w:rsidR="00DD6931" w:rsidRDefault="00DD6931">
            <w:pPr>
              <w:widowControl/>
              <w:adjustRightInd w:val="0"/>
              <w:snapToGrid w:val="0"/>
              <w:jc w:val="center"/>
              <w:rPr>
                <w:rFonts w:eastAsia="仿宋_GB2312"/>
                <w:kern w:val="0"/>
                <w:szCs w:val="21"/>
              </w:rPr>
            </w:pPr>
          </w:p>
        </w:tc>
      </w:tr>
      <w:tr w:rsidR="00DD6931" w14:paraId="0D2D5711" w14:textId="77777777" w:rsidTr="00CB293F">
        <w:trPr>
          <w:trHeight w:val="397"/>
          <w:jc w:val="center"/>
        </w:trPr>
        <w:tc>
          <w:tcPr>
            <w:tcW w:w="2104" w:type="dxa"/>
            <w:gridSpan w:val="2"/>
            <w:tcBorders>
              <w:top w:val="single" w:sz="4" w:space="0" w:color="auto"/>
              <w:left w:val="single" w:sz="4" w:space="0" w:color="auto"/>
              <w:bottom w:val="single" w:sz="4" w:space="0" w:color="auto"/>
              <w:right w:val="single" w:sz="4" w:space="0" w:color="auto"/>
            </w:tcBorders>
            <w:vAlign w:val="center"/>
          </w:tcPr>
          <w:p w14:paraId="710C8985" w14:textId="77777777" w:rsidR="00DD6931" w:rsidRDefault="00350AE2">
            <w:pPr>
              <w:widowControl/>
              <w:adjustRightInd w:val="0"/>
              <w:snapToGrid w:val="0"/>
              <w:rPr>
                <w:rFonts w:eastAsia="仿宋_GB2312"/>
                <w:b/>
                <w:kern w:val="0"/>
                <w:szCs w:val="21"/>
              </w:rPr>
            </w:pPr>
            <w:r>
              <w:rPr>
                <w:rFonts w:eastAsia="仿宋_GB2312"/>
                <w:b/>
                <w:kern w:val="0"/>
                <w:szCs w:val="21"/>
              </w:rPr>
              <w:t xml:space="preserve">   </w:t>
            </w:r>
            <w:r>
              <w:rPr>
                <w:rFonts w:eastAsia="仿宋_GB2312"/>
                <w:b/>
                <w:kern w:val="0"/>
                <w:szCs w:val="21"/>
              </w:rPr>
              <w:t>其中：设备购置费</w:t>
            </w:r>
          </w:p>
        </w:tc>
        <w:tc>
          <w:tcPr>
            <w:tcW w:w="1175" w:type="dxa"/>
            <w:tcBorders>
              <w:top w:val="nil"/>
              <w:left w:val="nil"/>
              <w:bottom w:val="single" w:sz="4" w:space="0" w:color="auto"/>
              <w:right w:val="single" w:sz="4" w:space="0" w:color="auto"/>
            </w:tcBorders>
            <w:vAlign w:val="center"/>
          </w:tcPr>
          <w:p w14:paraId="0904AC41"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55</w:t>
            </w:r>
          </w:p>
        </w:tc>
        <w:tc>
          <w:tcPr>
            <w:tcW w:w="1133" w:type="dxa"/>
            <w:tcBorders>
              <w:top w:val="nil"/>
              <w:left w:val="nil"/>
              <w:bottom w:val="single" w:sz="4" w:space="0" w:color="auto"/>
              <w:right w:val="single" w:sz="4" w:space="0" w:color="auto"/>
            </w:tcBorders>
            <w:vAlign w:val="center"/>
          </w:tcPr>
          <w:p w14:paraId="1350F3B0"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15</w:t>
            </w:r>
          </w:p>
        </w:tc>
        <w:tc>
          <w:tcPr>
            <w:tcW w:w="1133" w:type="dxa"/>
            <w:tcBorders>
              <w:top w:val="nil"/>
              <w:left w:val="nil"/>
              <w:bottom w:val="single" w:sz="4" w:space="0" w:color="auto"/>
              <w:right w:val="single" w:sz="4" w:space="0" w:color="auto"/>
            </w:tcBorders>
            <w:vAlign w:val="center"/>
          </w:tcPr>
          <w:p w14:paraId="23A151A6" w14:textId="77777777" w:rsidR="00DD6931" w:rsidRDefault="00DD6931">
            <w:pPr>
              <w:widowControl/>
              <w:adjustRightInd w:val="0"/>
              <w:snapToGrid w:val="0"/>
              <w:jc w:val="center"/>
              <w:rPr>
                <w:rFonts w:eastAsia="仿宋_GB2312"/>
                <w:kern w:val="0"/>
                <w:szCs w:val="21"/>
              </w:rPr>
            </w:pPr>
          </w:p>
        </w:tc>
        <w:tc>
          <w:tcPr>
            <w:tcW w:w="1133" w:type="dxa"/>
            <w:tcBorders>
              <w:top w:val="nil"/>
              <w:left w:val="nil"/>
              <w:bottom w:val="single" w:sz="4" w:space="0" w:color="auto"/>
              <w:right w:val="single" w:sz="4" w:space="0" w:color="auto"/>
            </w:tcBorders>
            <w:vAlign w:val="center"/>
          </w:tcPr>
          <w:p w14:paraId="7EC6154F" w14:textId="77777777" w:rsidR="00DD6931" w:rsidRDefault="00DD6931">
            <w:pPr>
              <w:widowControl/>
              <w:adjustRightInd w:val="0"/>
              <w:snapToGrid w:val="0"/>
              <w:jc w:val="center"/>
              <w:rPr>
                <w:rFonts w:eastAsia="仿宋_GB2312"/>
                <w:kern w:val="0"/>
                <w:szCs w:val="21"/>
              </w:rPr>
            </w:pPr>
          </w:p>
        </w:tc>
        <w:tc>
          <w:tcPr>
            <w:tcW w:w="1133" w:type="dxa"/>
            <w:tcBorders>
              <w:top w:val="nil"/>
              <w:left w:val="nil"/>
              <w:bottom w:val="single" w:sz="4" w:space="0" w:color="auto"/>
              <w:right w:val="single" w:sz="4" w:space="0" w:color="auto"/>
            </w:tcBorders>
            <w:vAlign w:val="center"/>
          </w:tcPr>
          <w:p w14:paraId="102C66E5"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40</w:t>
            </w:r>
          </w:p>
        </w:tc>
        <w:tc>
          <w:tcPr>
            <w:tcW w:w="1134" w:type="dxa"/>
            <w:tcBorders>
              <w:top w:val="nil"/>
              <w:left w:val="nil"/>
              <w:bottom w:val="single" w:sz="4" w:space="0" w:color="auto"/>
              <w:right w:val="single" w:sz="4" w:space="0" w:color="auto"/>
            </w:tcBorders>
            <w:vAlign w:val="center"/>
          </w:tcPr>
          <w:p w14:paraId="127427F3" w14:textId="77777777" w:rsidR="00DD6931" w:rsidRDefault="00DD6931">
            <w:pPr>
              <w:widowControl/>
              <w:adjustRightInd w:val="0"/>
              <w:snapToGrid w:val="0"/>
              <w:jc w:val="center"/>
              <w:rPr>
                <w:rFonts w:eastAsia="仿宋_GB2312"/>
                <w:kern w:val="0"/>
                <w:szCs w:val="21"/>
              </w:rPr>
            </w:pPr>
          </w:p>
        </w:tc>
      </w:tr>
      <w:tr w:rsidR="00DD6931" w14:paraId="4E3DF8C2" w14:textId="77777777" w:rsidTr="00CB293F">
        <w:trPr>
          <w:trHeight w:val="397"/>
          <w:jc w:val="center"/>
        </w:trPr>
        <w:tc>
          <w:tcPr>
            <w:tcW w:w="2104" w:type="dxa"/>
            <w:gridSpan w:val="2"/>
            <w:tcBorders>
              <w:top w:val="single" w:sz="4" w:space="0" w:color="auto"/>
              <w:left w:val="single" w:sz="4" w:space="0" w:color="auto"/>
              <w:bottom w:val="single" w:sz="4" w:space="0" w:color="auto"/>
              <w:right w:val="single" w:sz="4" w:space="0" w:color="auto"/>
            </w:tcBorders>
            <w:vAlign w:val="center"/>
          </w:tcPr>
          <w:p w14:paraId="1F71ED16" w14:textId="77777777" w:rsidR="00DD6931" w:rsidRDefault="00350AE2">
            <w:pPr>
              <w:widowControl/>
              <w:adjustRightInd w:val="0"/>
              <w:snapToGrid w:val="0"/>
              <w:rPr>
                <w:rFonts w:eastAsia="仿宋_GB2312"/>
                <w:b/>
                <w:kern w:val="0"/>
                <w:szCs w:val="21"/>
              </w:rPr>
            </w:pPr>
            <w:r>
              <w:rPr>
                <w:rFonts w:eastAsia="仿宋_GB2312"/>
                <w:b/>
                <w:kern w:val="0"/>
                <w:szCs w:val="21"/>
              </w:rPr>
              <w:t>业务费</w:t>
            </w:r>
          </w:p>
        </w:tc>
        <w:tc>
          <w:tcPr>
            <w:tcW w:w="1175" w:type="dxa"/>
            <w:tcBorders>
              <w:top w:val="nil"/>
              <w:left w:val="nil"/>
              <w:bottom w:val="single" w:sz="4" w:space="0" w:color="auto"/>
              <w:right w:val="single" w:sz="4" w:space="0" w:color="auto"/>
            </w:tcBorders>
            <w:vAlign w:val="center"/>
          </w:tcPr>
          <w:p w14:paraId="70A12A86"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65</w:t>
            </w:r>
          </w:p>
        </w:tc>
        <w:tc>
          <w:tcPr>
            <w:tcW w:w="1133" w:type="dxa"/>
            <w:tcBorders>
              <w:top w:val="nil"/>
              <w:left w:val="nil"/>
              <w:bottom w:val="single" w:sz="4" w:space="0" w:color="auto"/>
              <w:right w:val="single" w:sz="4" w:space="0" w:color="auto"/>
            </w:tcBorders>
            <w:vAlign w:val="center"/>
          </w:tcPr>
          <w:p w14:paraId="71E94618"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20</w:t>
            </w:r>
          </w:p>
        </w:tc>
        <w:tc>
          <w:tcPr>
            <w:tcW w:w="1133" w:type="dxa"/>
            <w:tcBorders>
              <w:top w:val="nil"/>
              <w:left w:val="nil"/>
              <w:bottom w:val="single" w:sz="4" w:space="0" w:color="auto"/>
              <w:right w:val="single" w:sz="4" w:space="0" w:color="auto"/>
            </w:tcBorders>
            <w:vAlign w:val="center"/>
          </w:tcPr>
          <w:p w14:paraId="1D330AD2" w14:textId="77777777" w:rsidR="00DD6931" w:rsidRDefault="00DD6931">
            <w:pPr>
              <w:widowControl/>
              <w:adjustRightInd w:val="0"/>
              <w:snapToGrid w:val="0"/>
              <w:jc w:val="center"/>
              <w:rPr>
                <w:rFonts w:eastAsia="仿宋_GB2312"/>
                <w:kern w:val="0"/>
                <w:szCs w:val="21"/>
              </w:rPr>
            </w:pPr>
          </w:p>
        </w:tc>
        <w:tc>
          <w:tcPr>
            <w:tcW w:w="1133" w:type="dxa"/>
            <w:tcBorders>
              <w:top w:val="nil"/>
              <w:left w:val="nil"/>
              <w:bottom w:val="single" w:sz="4" w:space="0" w:color="auto"/>
              <w:right w:val="single" w:sz="4" w:space="0" w:color="auto"/>
            </w:tcBorders>
            <w:vAlign w:val="center"/>
          </w:tcPr>
          <w:p w14:paraId="4A32D6C2" w14:textId="77777777" w:rsidR="00DD6931" w:rsidRDefault="00DD6931">
            <w:pPr>
              <w:widowControl/>
              <w:adjustRightInd w:val="0"/>
              <w:snapToGrid w:val="0"/>
              <w:jc w:val="center"/>
              <w:rPr>
                <w:rFonts w:eastAsia="仿宋_GB2312"/>
                <w:kern w:val="0"/>
                <w:szCs w:val="21"/>
              </w:rPr>
            </w:pPr>
          </w:p>
        </w:tc>
        <w:tc>
          <w:tcPr>
            <w:tcW w:w="1133" w:type="dxa"/>
            <w:tcBorders>
              <w:top w:val="nil"/>
              <w:left w:val="nil"/>
              <w:bottom w:val="single" w:sz="4" w:space="0" w:color="auto"/>
              <w:right w:val="single" w:sz="4" w:space="0" w:color="auto"/>
            </w:tcBorders>
            <w:vAlign w:val="center"/>
          </w:tcPr>
          <w:p w14:paraId="1B659A5C"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45</w:t>
            </w:r>
          </w:p>
        </w:tc>
        <w:tc>
          <w:tcPr>
            <w:tcW w:w="1134" w:type="dxa"/>
            <w:tcBorders>
              <w:top w:val="nil"/>
              <w:left w:val="nil"/>
              <w:bottom w:val="single" w:sz="4" w:space="0" w:color="auto"/>
              <w:right w:val="single" w:sz="4" w:space="0" w:color="auto"/>
            </w:tcBorders>
            <w:vAlign w:val="center"/>
          </w:tcPr>
          <w:p w14:paraId="23DF72A5" w14:textId="77777777" w:rsidR="00DD6931" w:rsidRDefault="00DD6931">
            <w:pPr>
              <w:widowControl/>
              <w:adjustRightInd w:val="0"/>
              <w:snapToGrid w:val="0"/>
              <w:jc w:val="center"/>
              <w:rPr>
                <w:rFonts w:eastAsia="仿宋_GB2312"/>
                <w:kern w:val="0"/>
                <w:szCs w:val="21"/>
              </w:rPr>
            </w:pPr>
          </w:p>
        </w:tc>
      </w:tr>
      <w:tr w:rsidR="00DD6931" w14:paraId="0D4D2254" w14:textId="77777777" w:rsidTr="00CB293F">
        <w:trPr>
          <w:trHeight w:val="397"/>
          <w:jc w:val="center"/>
        </w:trPr>
        <w:tc>
          <w:tcPr>
            <w:tcW w:w="2104" w:type="dxa"/>
            <w:gridSpan w:val="2"/>
            <w:tcBorders>
              <w:top w:val="single" w:sz="4" w:space="0" w:color="auto"/>
              <w:left w:val="single" w:sz="4" w:space="0" w:color="auto"/>
              <w:bottom w:val="single" w:sz="4" w:space="0" w:color="auto"/>
              <w:right w:val="single" w:sz="4" w:space="0" w:color="auto"/>
            </w:tcBorders>
            <w:vAlign w:val="center"/>
          </w:tcPr>
          <w:p w14:paraId="3A7D1BFE" w14:textId="77777777" w:rsidR="00DD6931" w:rsidRDefault="00350AE2">
            <w:pPr>
              <w:widowControl/>
              <w:adjustRightInd w:val="0"/>
              <w:snapToGrid w:val="0"/>
              <w:rPr>
                <w:rFonts w:eastAsia="仿宋_GB2312"/>
                <w:b/>
                <w:kern w:val="0"/>
                <w:szCs w:val="21"/>
              </w:rPr>
            </w:pPr>
            <w:r>
              <w:rPr>
                <w:rFonts w:eastAsia="仿宋_GB2312"/>
                <w:b/>
                <w:kern w:val="0"/>
                <w:szCs w:val="21"/>
              </w:rPr>
              <w:t>劳务费</w:t>
            </w:r>
          </w:p>
        </w:tc>
        <w:tc>
          <w:tcPr>
            <w:tcW w:w="1175" w:type="dxa"/>
            <w:tcBorders>
              <w:top w:val="nil"/>
              <w:left w:val="nil"/>
              <w:bottom w:val="single" w:sz="4" w:space="0" w:color="auto"/>
              <w:right w:val="single" w:sz="4" w:space="0" w:color="auto"/>
            </w:tcBorders>
            <w:vAlign w:val="center"/>
          </w:tcPr>
          <w:p w14:paraId="6CA7C03A"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124</w:t>
            </w:r>
          </w:p>
        </w:tc>
        <w:tc>
          <w:tcPr>
            <w:tcW w:w="1133" w:type="dxa"/>
            <w:tcBorders>
              <w:top w:val="nil"/>
              <w:left w:val="nil"/>
              <w:bottom w:val="single" w:sz="4" w:space="0" w:color="auto"/>
              <w:right w:val="single" w:sz="4" w:space="0" w:color="auto"/>
            </w:tcBorders>
            <w:vAlign w:val="center"/>
          </w:tcPr>
          <w:p w14:paraId="7A8672EB"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50</w:t>
            </w:r>
          </w:p>
        </w:tc>
        <w:tc>
          <w:tcPr>
            <w:tcW w:w="1133" w:type="dxa"/>
            <w:tcBorders>
              <w:top w:val="nil"/>
              <w:left w:val="nil"/>
              <w:bottom w:val="single" w:sz="4" w:space="0" w:color="auto"/>
              <w:right w:val="single" w:sz="4" w:space="0" w:color="auto"/>
            </w:tcBorders>
            <w:vAlign w:val="center"/>
          </w:tcPr>
          <w:p w14:paraId="12F39956" w14:textId="77777777" w:rsidR="00DD6931" w:rsidRDefault="00DD6931">
            <w:pPr>
              <w:widowControl/>
              <w:adjustRightInd w:val="0"/>
              <w:snapToGrid w:val="0"/>
              <w:jc w:val="center"/>
              <w:rPr>
                <w:rFonts w:eastAsia="仿宋_GB2312"/>
                <w:kern w:val="0"/>
                <w:szCs w:val="21"/>
              </w:rPr>
            </w:pPr>
          </w:p>
        </w:tc>
        <w:tc>
          <w:tcPr>
            <w:tcW w:w="1133" w:type="dxa"/>
            <w:tcBorders>
              <w:top w:val="nil"/>
              <w:left w:val="nil"/>
              <w:bottom w:val="single" w:sz="4" w:space="0" w:color="auto"/>
              <w:right w:val="single" w:sz="4" w:space="0" w:color="auto"/>
            </w:tcBorders>
            <w:vAlign w:val="center"/>
          </w:tcPr>
          <w:p w14:paraId="264E2460" w14:textId="77777777" w:rsidR="00DD6931" w:rsidRDefault="00DD6931">
            <w:pPr>
              <w:widowControl/>
              <w:adjustRightInd w:val="0"/>
              <w:snapToGrid w:val="0"/>
              <w:jc w:val="center"/>
              <w:rPr>
                <w:rFonts w:eastAsia="仿宋_GB2312"/>
                <w:kern w:val="0"/>
                <w:szCs w:val="21"/>
              </w:rPr>
            </w:pPr>
          </w:p>
        </w:tc>
        <w:tc>
          <w:tcPr>
            <w:tcW w:w="1133" w:type="dxa"/>
            <w:tcBorders>
              <w:top w:val="nil"/>
              <w:left w:val="nil"/>
              <w:bottom w:val="single" w:sz="4" w:space="0" w:color="auto"/>
              <w:right w:val="single" w:sz="4" w:space="0" w:color="auto"/>
            </w:tcBorders>
            <w:vAlign w:val="center"/>
          </w:tcPr>
          <w:p w14:paraId="1ED65031"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74</w:t>
            </w:r>
          </w:p>
        </w:tc>
        <w:tc>
          <w:tcPr>
            <w:tcW w:w="1134" w:type="dxa"/>
            <w:tcBorders>
              <w:top w:val="nil"/>
              <w:left w:val="nil"/>
              <w:bottom w:val="single" w:sz="4" w:space="0" w:color="auto"/>
              <w:right w:val="single" w:sz="4" w:space="0" w:color="auto"/>
            </w:tcBorders>
            <w:vAlign w:val="center"/>
          </w:tcPr>
          <w:p w14:paraId="1ECF2F0F" w14:textId="77777777" w:rsidR="00DD6931" w:rsidRDefault="00DD6931">
            <w:pPr>
              <w:widowControl/>
              <w:adjustRightInd w:val="0"/>
              <w:snapToGrid w:val="0"/>
              <w:jc w:val="center"/>
              <w:rPr>
                <w:rFonts w:eastAsia="仿宋_GB2312"/>
                <w:kern w:val="0"/>
                <w:szCs w:val="21"/>
              </w:rPr>
            </w:pPr>
          </w:p>
        </w:tc>
      </w:tr>
      <w:tr w:rsidR="00DD6931" w14:paraId="23098339" w14:textId="77777777" w:rsidTr="00CB293F">
        <w:trPr>
          <w:trHeight w:val="90"/>
          <w:jc w:val="center"/>
        </w:trPr>
        <w:tc>
          <w:tcPr>
            <w:tcW w:w="2104" w:type="dxa"/>
            <w:gridSpan w:val="2"/>
            <w:tcBorders>
              <w:top w:val="single" w:sz="4" w:space="0" w:color="auto"/>
              <w:left w:val="single" w:sz="4" w:space="0" w:color="auto"/>
              <w:bottom w:val="single" w:sz="4" w:space="0" w:color="auto"/>
              <w:right w:val="single" w:sz="4" w:space="0" w:color="auto"/>
            </w:tcBorders>
            <w:vAlign w:val="center"/>
          </w:tcPr>
          <w:p w14:paraId="632A95C1" w14:textId="77777777" w:rsidR="00DD6931" w:rsidRDefault="00350AE2">
            <w:pPr>
              <w:widowControl/>
              <w:adjustRightInd w:val="0"/>
              <w:snapToGrid w:val="0"/>
              <w:rPr>
                <w:rFonts w:eastAsia="仿宋_GB2312"/>
                <w:b/>
                <w:kern w:val="0"/>
                <w:szCs w:val="21"/>
              </w:rPr>
            </w:pPr>
            <w:r>
              <w:rPr>
                <w:rFonts w:eastAsia="仿宋_GB2312"/>
                <w:b/>
                <w:kern w:val="0"/>
                <w:szCs w:val="21"/>
              </w:rPr>
              <w:t>间接费用支出预算</w:t>
            </w:r>
          </w:p>
        </w:tc>
        <w:tc>
          <w:tcPr>
            <w:tcW w:w="1175" w:type="dxa"/>
            <w:tcBorders>
              <w:top w:val="nil"/>
              <w:left w:val="nil"/>
              <w:bottom w:val="single" w:sz="4" w:space="0" w:color="auto"/>
              <w:right w:val="single" w:sz="4" w:space="0" w:color="auto"/>
            </w:tcBorders>
            <w:vAlign w:val="center"/>
          </w:tcPr>
          <w:p w14:paraId="73BFF184"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0</w:t>
            </w:r>
          </w:p>
        </w:tc>
        <w:tc>
          <w:tcPr>
            <w:tcW w:w="1133" w:type="dxa"/>
            <w:tcBorders>
              <w:top w:val="nil"/>
              <w:left w:val="nil"/>
              <w:bottom w:val="single" w:sz="4" w:space="0" w:color="auto"/>
              <w:right w:val="single" w:sz="4" w:space="0" w:color="auto"/>
            </w:tcBorders>
            <w:vAlign w:val="center"/>
          </w:tcPr>
          <w:p w14:paraId="25A13E14"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0</w:t>
            </w:r>
          </w:p>
        </w:tc>
        <w:tc>
          <w:tcPr>
            <w:tcW w:w="1133" w:type="dxa"/>
            <w:tcBorders>
              <w:top w:val="nil"/>
              <w:left w:val="nil"/>
              <w:bottom w:val="single" w:sz="4" w:space="0" w:color="auto"/>
              <w:right w:val="single" w:sz="4" w:space="0" w:color="auto"/>
            </w:tcBorders>
            <w:vAlign w:val="center"/>
          </w:tcPr>
          <w:p w14:paraId="35D7591D" w14:textId="77777777" w:rsidR="00DD6931" w:rsidRDefault="00DD6931">
            <w:pPr>
              <w:widowControl/>
              <w:adjustRightInd w:val="0"/>
              <w:snapToGrid w:val="0"/>
              <w:jc w:val="center"/>
              <w:rPr>
                <w:rFonts w:eastAsia="仿宋_GB2312"/>
                <w:kern w:val="0"/>
                <w:szCs w:val="21"/>
              </w:rPr>
            </w:pPr>
          </w:p>
        </w:tc>
        <w:tc>
          <w:tcPr>
            <w:tcW w:w="1133" w:type="dxa"/>
            <w:tcBorders>
              <w:top w:val="nil"/>
              <w:left w:val="nil"/>
              <w:bottom w:val="single" w:sz="4" w:space="0" w:color="auto"/>
              <w:right w:val="single" w:sz="4" w:space="0" w:color="auto"/>
            </w:tcBorders>
            <w:vAlign w:val="center"/>
          </w:tcPr>
          <w:p w14:paraId="21826AD4" w14:textId="77777777" w:rsidR="00DD6931" w:rsidRDefault="00DD6931">
            <w:pPr>
              <w:widowControl/>
              <w:adjustRightInd w:val="0"/>
              <w:snapToGrid w:val="0"/>
              <w:jc w:val="center"/>
              <w:rPr>
                <w:rFonts w:eastAsia="仿宋_GB2312"/>
                <w:kern w:val="0"/>
                <w:szCs w:val="21"/>
              </w:rPr>
            </w:pPr>
          </w:p>
        </w:tc>
        <w:tc>
          <w:tcPr>
            <w:tcW w:w="1133" w:type="dxa"/>
            <w:tcBorders>
              <w:top w:val="nil"/>
              <w:left w:val="nil"/>
              <w:bottom w:val="single" w:sz="4" w:space="0" w:color="auto"/>
              <w:right w:val="single" w:sz="4" w:space="0" w:color="auto"/>
            </w:tcBorders>
            <w:vAlign w:val="center"/>
          </w:tcPr>
          <w:p w14:paraId="234910D2"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0</w:t>
            </w:r>
          </w:p>
        </w:tc>
        <w:tc>
          <w:tcPr>
            <w:tcW w:w="1134" w:type="dxa"/>
            <w:tcBorders>
              <w:top w:val="nil"/>
              <w:left w:val="nil"/>
              <w:bottom w:val="single" w:sz="4" w:space="0" w:color="auto"/>
              <w:right w:val="single" w:sz="4" w:space="0" w:color="auto"/>
            </w:tcBorders>
            <w:vAlign w:val="center"/>
          </w:tcPr>
          <w:p w14:paraId="45171EE8" w14:textId="77777777" w:rsidR="00DD6931" w:rsidRDefault="00DD6931">
            <w:pPr>
              <w:widowControl/>
              <w:adjustRightInd w:val="0"/>
              <w:snapToGrid w:val="0"/>
              <w:jc w:val="center"/>
              <w:rPr>
                <w:rFonts w:eastAsia="仿宋_GB2312"/>
                <w:kern w:val="0"/>
                <w:szCs w:val="21"/>
              </w:rPr>
            </w:pPr>
          </w:p>
        </w:tc>
      </w:tr>
      <w:tr w:rsidR="00DD6931" w14:paraId="09ED3E5A" w14:textId="77777777" w:rsidTr="00CB293F">
        <w:trPr>
          <w:trHeight w:val="397"/>
          <w:jc w:val="center"/>
        </w:trPr>
        <w:tc>
          <w:tcPr>
            <w:tcW w:w="2104" w:type="dxa"/>
            <w:gridSpan w:val="2"/>
            <w:tcBorders>
              <w:top w:val="single" w:sz="4" w:space="0" w:color="auto"/>
              <w:left w:val="single" w:sz="4" w:space="0" w:color="auto"/>
              <w:bottom w:val="single" w:sz="4" w:space="0" w:color="auto"/>
              <w:right w:val="single" w:sz="4" w:space="0" w:color="auto"/>
            </w:tcBorders>
            <w:vAlign w:val="center"/>
          </w:tcPr>
          <w:p w14:paraId="3EFBEC7C" w14:textId="77777777" w:rsidR="00DD6931" w:rsidRDefault="00350AE2">
            <w:pPr>
              <w:widowControl/>
              <w:adjustRightInd w:val="0"/>
              <w:snapToGrid w:val="0"/>
              <w:rPr>
                <w:rFonts w:eastAsia="仿宋_GB2312"/>
                <w:b/>
                <w:kern w:val="0"/>
                <w:szCs w:val="21"/>
              </w:rPr>
            </w:pPr>
            <w:r>
              <w:rPr>
                <w:rFonts w:eastAsia="仿宋_GB2312"/>
                <w:b/>
                <w:kern w:val="0"/>
                <w:szCs w:val="21"/>
              </w:rPr>
              <w:t>支出合计</w:t>
            </w:r>
          </w:p>
        </w:tc>
        <w:tc>
          <w:tcPr>
            <w:tcW w:w="1175" w:type="dxa"/>
            <w:tcBorders>
              <w:top w:val="nil"/>
              <w:left w:val="nil"/>
              <w:bottom w:val="single" w:sz="4" w:space="0" w:color="auto"/>
              <w:right w:val="single" w:sz="4" w:space="0" w:color="auto"/>
            </w:tcBorders>
            <w:vAlign w:val="center"/>
          </w:tcPr>
          <w:p w14:paraId="61AC3586"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329</w:t>
            </w:r>
          </w:p>
        </w:tc>
        <w:tc>
          <w:tcPr>
            <w:tcW w:w="1133" w:type="dxa"/>
            <w:tcBorders>
              <w:top w:val="nil"/>
              <w:left w:val="nil"/>
              <w:bottom w:val="single" w:sz="4" w:space="0" w:color="auto"/>
              <w:right w:val="single" w:sz="4" w:space="0" w:color="auto"/>
            </w:tcBorders>
            <w:vAlign w:val="center"/>
          </w:tcPr>
          <w:p w14:paraId="268E45C6"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100</w:t>
            </w:r>
          </w:p>
        </w:tc>
        <w:tc>
          <w:tcPr>
            <w:tcW w:w="1133" w:type="dxa"/>
            <w:tcBorders>
              <w:top w:val="nil"/>
              <w:left w:val="nil"/>
              <w:bottom w:val="single" w:sz="4" w:space="0" w:color="auto"/>
              <w:right w:val="single" w:sz="4" w:space="0" w:color="auto"/>
            </w:tcBorders>
            <w:vAlign w:val="center"/>
          </w:tcPr>
          <w:p w14:paraId="3B178C94" w14:textId="77777777" w:rsidR="00DD6931" w:rsidRDefault="00DD6931">
            <w:pPr>
              <w:widowControl/>
              <w:adjustRightInd w:val="0"/>
              <w:snapToGrid w:val="0"/>
              <w:jc w:val="center"/>
              <w:rPr>
                <w:rFonts w:eastAsia="仿宋_GB2312"/>
                <w:kern w:val="0"/>
                <w:szCs w:val="21"/>
              </w:rPr>
            </w:pPr>
          </w:p>
        </w:tc>
        <w:tc>
          <w:tcPr>
            <w:tcW w:w="1133" w:type="dxa"/>
            <w:tcBorders>
              <w:top w:val="nil"/>
              <w:left w:val="nil"/>
              <w:bottom w:val="single" w:sz="4" w:space="0" w:color="auto"/>
              <w:right w:val="single" w:sz="4" w:space="0" w:color="auto"/>
            </w:tcBorders>
            <w:vAlign w:val="center"/>
          </w:tcPr>
          <w:p w14:paraId="1178E6D4" w14:textId="77777777" w:rsidR="00DD6931" w:rsidRDefault="00DD6931">
            <w:pPr>
              <w:widowControl/>
              <w:adjustRightInd w:val="0"/>
              <w:snapToGrid w:val="0"/>
              <w:jc w:val="center"/>
              <w:rPr>
                <w:rFonts w:eastAsia="仿宋_GB2312"/>
                <w:kern w:val="0"/>
                <w:szCs w:val="21"/>
              </w:rPr>
            </w:pPr>
          </w:p>
        </w:tc>
        <w:tc>
          <w:tcPr>
            <w:tcW w:w="1133" w:type="dxa"/>
            <w:tcBorders>
              <w:top w:val="nil"/>
              <w:left w:val="nil"/>
              <w:bottom w:val="single" w:sz="4" w:space="0" w:color="auto"/>
              <w:right w:val="single" w:sz="4" w:space="0" w:color="auto"/>
            </w:tcBorders>
            <w:vAlign w:val="center"/>
          </w:tcPr>
          <w:p w14:paraId="663C1D6B" w14:textId="77777777" w:rsidR="00DD6931" w:rsidRDefault="00350AE2">
            <w:pPr>
              <w:widowControl/>
              <w:adjustRightInd w:val="0"/>
              <w:snapToGrid w:val="0"/>
              <w:jc w:val="center"/>
              <w:rPr>
                <w:rFonts w:eastAsia="仿宋_GB2312"/>
                <w:kern w:val="0"/>
                <w:szCs w:val="21"/>
              </w:rPr>
            </w:pPr>
            <w:r>
              <w:rPr>
                <w:rFonts w:eastAsia="仿宋_GB2312" w:hint="eastAsia"/>
                <w:kern w:val="0"/>
                <w:szCs w:val="21"/>
              </w:rPr>
              <w:t>229</w:t>
            </w:r>
          </w:p>
        </w:tc>
        <w:tc>
          <w:tcPr>
            <w:tcW w:w="1134" w:type="dxa"/>
            <w:tcBorders>
              <w:top w:val="nil"/>
              <w:left w:val="nil"/>
              <w:bottom w:val="single" w:sz="4" w:space="0" w:color="auto"/>
              <w:right w:val="single" w:sz="4" w:space="0" w:color="auto"/>
            </w:tcBorders>
            <w:vAlign w:val="center"/>
          </w:tcPr>
          <w:p w14:paraId="2B4179E0" w14:textId="77777777" w:rsidR="00DD6931" w:rsidRDefault="00DD6931">
            <w:pPr>
              <w:widowControl/>
              <w:adjustRightInd w:val="0"/>
              <w:snapToGrid w:val="0"/>
              <w:jc w:val="center"/>
              <w:rPr>
                <w:rFonts w:eastAsia="仿宋_GB2312"/>
                <w:kern w:val="0"/>
                <w:szCs w:val="21"/>
              </w:rPr>
            </w:pPr>
          </w:p>
        </w:tc>
      </w:tr>
      <w:tr w:rsidR="00DD6931" w14:paraId="0992791A" w14:textId="77777777" w:rsidTr="00CB293F">
        <w:trPr>
          <w:trHeight w:val="4430"/>
          <w:jc w:val="center"/>
        </w:trPr>
        <w:tc>
          <w:tcPr>
            <w:tcW w:w="8945" w:type="dxa"/>
            <w:gridSpan w:val="8"/>
            <w:tcBorders>
              <w:top w:val="single" w:sz="4" w:space="0" w:color="auto"/>
              <w:left w:val="single" w:sz="4" w:space="0" w:color="auto"/>
              <w:bottom w:val="single" w:sz="4" w:space="0" w:color="auto"/>
              <w:right w:val="single" w:sz="4" w:space="0" w:color="auto"/>
            </w:tcBorders>
          </w:tcPr>
          <w:p w14:paraId="6D7DAA1B" w14:textId="77777777" w:rsidR="00DD6931" w:rsidRDefault="00350AE2">
            <w:pPr>
              <w:widowControl/>
              <w:adjustRightInd w:val="0"/>
              <w:snapToGrid w:val="0"/>
              <w:spacing w:beforeLines="50" w:before="120"/>
              <w:rPr>
                <w:rFonts w:eastAsia="仿宋_GB2312"/>
                <w:b/>
                <w:kern w:val="0"/>
                <w:szCs w:val="21"/>
              </w:rPr>
            </w:pPr>
            <w:r>
              <w:rPr>
                <w:rFonts w:eastAsia="仿宋_GB2312"/>
                <w:b/>
                <w:kern w:val="0"/>
                <w:szCs w:val="21"/>
              </w:rPr>
              <w:t>其他来源资金说明：</w:t>
            </w:r>
          </w:p>
          <w:p w14:paraId="08F3BC7B" w14:textId="77777777" w:rsidR="00DD6931" w:rsidRDefault="00350AE2">
            <w:pPr>
              <w:widowControl/>
              <w:adjustRightInd w:val="0"/>
              <w:snapToGrid w:val="0"/>
              <w:spacing w:beforeLines="50" w:before="120"/>
              <w:rPr>
                <w:rFonts w:eastAsia="仿宋_GB2312"/>
                <w:kern w:val="0"/>
                <w:szCs w:val="21"/>
              </w:rPr>
            </w:pPr>
            <w:r>
              <w:rPr>
                <w:rFonts w:eastAsia="仿宋_GB2312" w:hint="eastAsia"/>
                <w:kern w:val="0"/>
                <w:szCs w:val="21"/>
              </w:rPr>
              <w:t>无</w:t>
            </w:r>
          </w:p>
        </w:tc>
      </w:tr>
    </w:tbl>
    <w:p w14:paraId="533C99AF" w14:textId="77777777" w:rsidR="00DD6931" w:rsidRDefault="00DD6931">
      <w:pPr>
        <w:wordWrap w:val="0"/>
        <w:adjustRightInd w:val="0"/>
        <w:snapToGrid w:val="0"/>
        <w:spacing w:beforeLines="50" w:before="120"/>
        <w:jc w:val="right"/>
        <w:rPr>
          <w:rFonts w:ascii="仿宋_GB2312" w:eastAsia="仿宋_GB2312"/>
          <w:b/>
          <w:sz w:val="28"/>
          <w:szCs w:val="28"/>
        </w:rPr>
      </w:pPr>
    </w:p>
    <w:p w14:paraId="56E0B41A" w14:textId="77777777" w:rsidR="00DD6931" w:rsidRDefault="00DD6931">
      <w:pPr>
        <w:spacing w:beforeLines="50" w:before="120"/>
        <w:jc w:val="center"/>
        <w:rPr>
          <w:sz w:val="24"/>
        </w:rPr>
        <w:sectPr w:rsidR="00DD6931">
          <w:pgSz w:w="11906" w:h="16838"/>
          <w:pgMar w:top="1440" w:right="1417" w:bottom="1418" w:left="1417" w:header="850" w:footer="1134" w:gutter="0"/>
          <w:cols w:space="720"/>
          <w:docGrid w:linePitch="312"/>
        </w:sectPr>
      </w:pPr>
    </w:p>
    <w:p w14:paraId="056A2802" w14:textId="77777777" w:rsidR="00DD6931" w:rsidRDefault="00350AE2">
      <w:pPr>
        <w:spacing w:beforeLines="50" w:before="120"/>
        <w:jc w:val="center"/>
        <w:rPr>
          <w:rFonts w:ascii="仿宋_GB2312" w:eastAsia="仿宋_GB2312"/>
          <w:b/>
          <w:sz w:val="24"/>
        </w:rPr>
      </w:pPr>
      <w:r>
        <w:rPr>
          <w:rFonts w:ascii="仿宋_GB2312" w:eastAsia="仿宋_GB2312" w:hint="eastAsia"/>
          <w:b/>
          <w:sz w:val="24"/>
        </w:rPr>
        <w:lastRenderedPageBreak/>
        <w:t>表二、市级财政资金购置/试制单价50万元（不含）以上设备预算明细表</w:t>
      </w:r>
    </w:p>
    <w:tbl>
      <w:tblPr>
        <w:tblW w:w="13987" w:type="dxa"/>
        <w:tblInd w:w="13" w:type="dxa"/>
        <w:tblLayout w:type="fixed"/>
        <w:tblLook w:val="04A0" w:firstRow="1" w:lastRow="0" w:firstColumn="1" w:lastColumn="0" w:noHBand="0" w:noVBand="1"/>
      </w:tblPr>
      <w:tblGrid>
        <w:gridCol w:w="946"/>
        <w:gridCol w:w="1701"/>
        <w:gridCol w:w="850"/>
        <w:gridCol w:w="1083"/>
        <w:gridCol w:w="863"/>
        <w:gridCol w:w="812"/>
        <w:gridCol w:w="813"/>
        <w:gridCol w:w="1221"/>
        <w:gridCol w:w="1222"/>
        <w:gridCol w:w="1074"/>
        <w:gridCol w:w="1417"/>
        <w:gridCol w:w="1985"/>
      </w:tblGrid>
      <w:tr w:rsidR="00DD6931" w14:paraId="716E9F6A" w14:textId="77777777">
        <w:trPr>
          <w:trHeight w:val="794"/>
        </w:trPr>
        <w:tc>
          <w:tcPr>
            <w:tcW w:w="946" w:type="dxa"/>
            <w:vMerge w:val="restart"/>
            <w:tcBorders>
              <w:top w:val="single" w:sz="4" w:space="0" w:color="auto"/>
              <w:left w:val="single" w:sz="4" w:space="0" w:color="auto"/>
              <w:bottom w:val="single" w:sz="4" w:space="0" w:color="auto"/>
              <w:right w:val="single" w:sz="4" w:space="0" w:color="auto"/>
            </w:tcBorders>
            <w:vAlign w:val="center"/>
          </w:tcPr>
          <w:p w14:paraId="548D910B" w14:textId="77777777" w:rsidR="00DD6931" w:rsidRDefault="00350AE2">
            <w:pPr>
              <w:widowControl/>
              <w:jc w:val="center"/>
              <w:rPr>
                <w:rFonts w:eastAsia="仿宋_GB2312"/>
                <w:kern w:val="0"/>
                <w:szCs w:val="21"/>
              </w:rPr>
            </w:pPr>
            <w:r>
              <w:rPr>
                <w:rFonts w:eastAsia="仿宋_GB2312"/>
                <w:kern w:val="0"/>
                <w:szCs w:val="21"/>
              </w:rPr>
              <w:t>序号</w:t>
            </w:r>
          </w:p>
        </w:tc>
        <w:tc>
          <w:tcPr>
            <w:tcW w:w="1701" w:type="dxa"/>
            <w:tcBorders>
              <w:top w:val="single" w:sz="4" w:space="0" w:color="auto"/>
              <w:left w:val="single" w:sz="4" w:space="0" w:color="auto"/>
              <w:bottom w:val="single" w:sz="4" w:space="0" w:color="auto"/>
              <w:right w:val="single" w:sz="4" w:space="0" w:color="auto"/>
            </w:tcBorders>
            <w:vAlign w:val="center"/>
          </w:tcPr>
          <w:p w14:paraId="5602354D" w14:textId="77777777" w:rsidR="00DD6931" w:rsidRDefault="00350AE2">
            <w:pPr>
              <w:widowControl/>
              <w:jc w:val="center"/>
              <w:rPr>
                <w:rFonts w:eastAsia="仿宋_GB2312"/>
                <w:kern w:val="0"/>
                <w:szCs w:val="21"/>
              </w:rPr>
            </w:pPr>
            <w:r>
              <w:rPr>
                <w:rFonts w:eastAsia="仿宋_GB2312"/>
                <w:kern w:val="0"/>
                <w:szCs w:val="21"/>
              </w:rPr>
              <w:t>设备名称</w:t>
            </w:r>
          </w:p>
        </w:tc>
        <w:tc>
          <w:tcPr>
            <w:tcW w:w="850" w:type="dxa"/>
            <w:tcBorders>
              <w:top w:val="single" w:sz="4" w:space="0" w:color="000000"/>
              <w:left w:val="single" w:sz="4" w:space="0" w:color="auto"/>
              <w:bottom w:val="single" w:sz="4" w:space="0" w:color="000000"/>
              <w:right w:val="single" w:sz="4" w:space="0" w:color="000000"/>
            </w:tcBorders>
            <w:vAlign w:val="center"/>
          </w:tcPr>
          <w:p w14:paraId="2DC3B0CD" w14:textId="77777777" w:rsidR="00DD6931" w:rsidRDefault="00350AE2">
            <w:pPr>
              <w:widowControl/>
              <w:jc w:val="center"/>
              <w:rPr>
                <w:rFonts w:eastAsia="仿宋_GB2312"/>
                <w:kern w:val="0"/>
                <w:szCs w:val="21"/>
              </w:rPr>
            </w:pPr>
            <w:r>
              <w:rPr>
                <w:rFonts w:eastAsia="仿宋_GB2312"/>
                <w:kern w:val="0"/>
                <w:szCs w:val="21"/>
              </w:rPr>
              <w:t>设备</w:t>
            </w:r>
          </w:p>
          <w:p w14:paraId="47627C8B" w14:textId="77777777" w:rsidR="00DD6931" w:rsidRDefault="00350AE2">
            <w:pPr>
              <w:widowControl/>
              <w:jc w:val="center"/>
              <w:rPr>
                <w:rFonts w:eastAsia="仿宋_GB2312"/>
                <w:kern w:val="0"/>
                <w:szCs w:val="21"/>
              </w:rPr>
            </w:pPr>
            <w:r>
              <w:rPr>
                <w:rFonts w:eastAsia="仿宋_GB2312"/>
                <w:kern w:val="0"/>
                <w:szCs w:val="21"/>
              </w:rPr>
              <w:t>分类</w:t>
            </w:r>
          </w:p>
        </w:tc>
        <w:tc>
          <w:tcPr>
            <w:tcW w:w="1083" w:type="dxa"/>
            <w:tcBorders>
              <w:top w:val="single" w:sz="4" w:space="0" w:color="000000"/>
              <w:left w:val="nil"/>
              <w:bottom w:val="single" w:sz="4" w:space="0" w:color="000000"/>
              <w:right w:val="single" w:sz="4" w:space="0" w:color="000000"/>
            </w:tcBorders>
            <w:vAlign w:val="center"/>
          </w:tcPr>
          <w:p w14:paraId="2850B2B2" w14:textId="77777777" w:rsidR="00DD6931" w:rsidRDefault="00350AE2">
            <w:pPr>
              <w:widowControl/>
              <w:jc w:val="center"/>
              <w:rPr>
                <w:rFonts w:eastAsia="仿宋_GB2312"/>
                <w:kern w:val="0"/>
                <w:szCs w:val="21"/>
              </w:rPr>
            </w:pPr>
            <w:r>
              <w:rPr>
                <w:rFonts w:eastAsia="仿宋_GB2312"/>
                <w:kern w:val="0"/>
                <w:szCs w:val="21"/>
              </w:rPr>
              <w:t>功能和技术指标</w:t>
            </w:r>
          </w:p>
        </w:tc>
        <w:tc>
          <w:tcPr>
            <w:tcW w:w="863" w:type="dxa"/>
            <w:tcBorders>
              <w:top w:val="single" w:sz="4" w:space="0" w:color="000000"/>
              <w:left w:val="nil"/>
              <w:bottom w:val="single" w:sz="4" w:space="0" w:color="000000"/>
              <w:right w:val="single" w:sz="4" w:space="0" w:color="000000"/>
            </w:tcBorders>
            <w:vAlign w:val="center"/>
          </w:tcPr>
          <w:p w14:paraId="3AE4141B" w14:textId="77777777" w:rsidR="00DD6931" w:rsidRDefault="00350AE2">
            <w:pPr>
              <w:widowControl/>
              <w:jc w:val="center"/>
              <w:rPr>
                <w:rFonts w:eastAsia="仿宋_GB2312"/>
                <w:kern w:val="0"/>
                <w:szCs w:val="21"/>
              </w:rPr>
            </w:pPr>
            <w:r>
              <w:rPr>
                <w:rFonts w:eastAsia="仿宋_GB2312"/>
                <w:kern w:val="0"/>
                <w:szCs w:val="21"/>
              </w:rPr>
              <w:t>单价</w:t>
            </w:r>
            <w:r>
              <w:rPr>
                <w:rFonts w:eastAsia="仿宋_GB2312"/>
                <w:kern w:val="0"/>
                <w:szCs w:val="21"/>
              </w:rPr>
              <w:t xml:space="preserve">              </w:t>
            </w:r>
          </w:p>
        </w:tc>
        <w:tc>
          <w:tcPr>
            <w:tcW w:w="812" w:type="dxa"/>
            <w:tcBorders>
              <w:top w:val="single" w:sz="4" w:space="0" w:color="000000"/>
              <w:left w:val="nil"/>
              <w:bottom w:val="single" w:sz="4" w:space="0" w:color="000000"/>
              <w:right w:val="single" w:sz="4" w:space="0" w:color="000000"/>
            </w:tcBorders>
            <w:vAlign w:val="center"/>
          </w:tcPr>
          <w:p w14:paraId="5AE4278C" w14:textId="77777777" w:rsidR="00DD6931" w:rsidRDefault="00350AE2">
            <w:pPr>
              <w:widowControl/>
              <w:jc w:val="center"/>
              <w:rPr>
                <w:rFonts w:eastAsia="仿宋_GB2312"/>
                <w:kern w:val="0"/>
                <w:szCs w:val="21"/>
              </w:rPr>
            </w:pPr>
            <w:r>
              <w:rPr>
                <w:rFonts w:eastAsia="仿宋_GB2312"/>
                <w:kern w:val="0"/>
                <w:szCs w:val="21"/>
              </w:rPr>
              <w:t>数量</w:t>
            </w:r>
          </w:p>
        </w:tc>
        <w:tc>
          <w:tcPr>
            <w:tcW w:w="813" w:type="dxa"/>
            <w:tcBorders>
              <w:top w:val="single" w:sz="4" w:space="0" w:color="000000"/>
              <w:left w:val="nil"/>
              <w:bottom w:val="single" w:sz="4" w:space="0" w:color="000000"/>
              <w:right w:val="single" w:sz="4" w:space="0" w:color="000000"/>
            </w:tcBorders>
            <w:vAlign w:val="center"/>
          </w:tcPr>
          <w:p w14:paraId="7DCE1A98" w14:textId="77777777" w:rsidR="00DD6931" w:rsidRDefault="00350AE2">
            <w:pPr>
              <w:widowControl/>
              <w:jc w:val="center"/>
              <w:rPr>
                <w:rFonts w:eastAsia="仿宋_GB2312"/>
                <w:kern w:val="0"/>
                <w:szCs w:val="21"/>
              </w:rPr>
            </w:pPr>
            <w:r>
              <w:rPr>
                <w:rFonts w:eastAsia="仿宋_GB2312"/>
                <w:kern w:val="0"/>
                <w:szCs w:val="21"/>
              </w:rPr>
              <w:t>金额</w:t>
            </w:r>
          </w:p>
        </w:tc>
        <w:tc>
          <w:tcPr>
            <w:tcW w:w="1221" w:type="dxa"/>
            <w:tcBorders>
              <w:top w:val="single" w:sz="4" w:space="0" w:color="000000"/>
              <w:left w:val="nil"/>
              <w:bottom w:val="single" w:sz="4" w:space="0" w:color="000000"/>
              <w:right w:val="single" w:sz="4" w:space="0" w:color="000000"/>
            </w:tcBorders>
            <w:vAlign w:val="center"/>
          </w:tcPr>
          <w:p w14:paraId="66DF3945" w14:textId="77777777" w:rsidR="00DD6931" w:rsidRDefault="00350AE2">
            <w:pPr>
              <w:widowControl/>
              <w:jc w:val="center"/>
              <w:rPr>
                <w:rFonts w:eastAsia="仿宋_GB2312"/>
                <w:kern w:val="0"/>
                <w:szCs w:val="21"/>
              </w:rPr>
            </w:pPr>
            <w:r>
              <w:rPr>
                <w:rFonts w:eastAsia="仿宋_GB2312"/>
                <w:kern w:val="0"/>
                <w:szCs w:val="21"/>
              </w:rPr>
              <w:t>购置或试制单位</w:t>
            </w:r>
          </w:p>
        </w:tc>
        <w:tc>
          <w:tcPr>
            <w:tcW w:w="1222" w:type="dxa"/>
            <w:tcBorders>
              <w:top w:val="single" w:sz="4" w:space="0" w:color="000000"/>
              <w:left w:val="nil"/>
              <w:bottom w:val="single" w:sz="4" w:space="0" w:color="000000"/>
              <w:right w:val="single" w:sz="4" w:space="0" w:color="000000"/>
            </w:tcBorders>
            <w:vAlign w:val="center"/>
          </w:tcPr>
          <w:p w14:paraId="1CA4F63E" w14:textId="77777777" w:rsidR="00DD6931" w:rsidRDefault="00350AE2">
            <w:pPr>
              <w:widowControl/>
              <w:jc w:val="center"/>
              <w:rPr>
                <w:rFonts w:eastAsia="仿宋_GB2312"/>
                <w:kern w:val="0"/>
                <w:szCs w:val="21"/>
              </w:rPr>
            </w:pPr>
            <w:r>
              <w:rPr>
                <w:rFonts w:eastAsia="仿宋_GB2312"/>
                <w:kern w:val="0"/>
                <w:szCs w:val="21"/>
              </w:rPr>
              <w:t>安置单位</w:t>
            </w:r>
          </w:p>
        </w:tc>
        <w:tc>
          <w:tcPr>
            <w:tcW w:w="1074" w:type="dxa"/>
            <w:tcBorders>
              <w:top w:val="single" w:sz="4" w:space="0" w:color="000000"/>
              <w:left w:val="nil"/>
              <w:bottom w:val="single" w:sz="4" w:space="0" w:color="000000"/>
              <w:right w:val="single" w:sz="4" w:space="0" w:color="000000"/>
            </w:tcBorders>
            <w:vAlign w:val="center"/>
          </w:tcPr>
          <w:p w14:paraId="7F876AC2" w14:textId="77777777" w:rsidR="00DD6931" w:rsidRDefault="00350AE2">
            <w:pPr>
              <w:widowControl/>
              <w:jc w:val="center"/>
              <w:rPr>
                <w:rFonts w:eastAsia="仿宋_GB2312"/>
                <w:kern w:val="0"/>
                <w:szCs w:val="21"/>
              </w:rPr>
            </w:pPr>
            <w:r>
              <w:rPr>
                <w:rFonts w:eastAsia="仿宋_GB2312"/>
                <w:kern w:val="0"/>
                <w:szCs w:val="21"/>
              </w:rPr>
              <w:t>购置设备类型</w:t>
            </w:r>
          </w:p>
        </w:tc>
        <w:tc>
          <w:tcPr>
            <w:tcW w:w="1417" w:type="dxa"/>
            <w:tcBorders>
              <w:top w:val="single" w:sz="4" w:space="0" w:color="000000"/>
              <w:left w:val="nil"/>
              <w:bottom w:val="single" w:sz="4" w:space="0" w:color="000000"/>
              <w:right w:val="single" w:sz="4" w:space="0" w:color="000000"/>
            </w:tcBorders>
            <w:vAlign w:val="center"/>
          </w:tcPr>
          <w:p w14:paraId="09178433" w14:textId="77777777" w:rsidR="00DD6931" w:rsidRDefault="00350AE2">
            <w:pPr>
              <w:widowControl/>
              <w:jc w:val="center"/>
              <w:rPr>
                <w:rFonts w:eastAsia="仿宋_GB2312"/>
                <w:kern w:val="0"/>
                <w:szCs w:val="21"/>
              </w:rPr>
            </w:pPr>
            <w:r>
              <w:rPr>
                <w:rFonts w:eastAsia="仿宋_GB2312"/>
                <w:kern w:val="0"/>
                <w:szCs w:val="21"/>
              </w:rPr>
              <w:t>主要生产厂家及国别</w:t>
            </w:r>
          </w:p>
        </w:tc>
        <w:tc>
          <w:tcPr>
            <w:tcW w:w="1985" w:type="dxa"/>
            <w:tcBorders>
              <w:top w:val="single" w:sz="4" w:space="0" w:color="000000"/>
              <w:left w:val="nil"/>
              <w:bottom w:val="single" w:sz="4" w:space="0" w:color="000000"/>
              <w:right w:val="single" w:sz="4" w:space="0" w:color="000000"/>
            </w:tcBorders>
            <w:vAlign w:val="center"/>
          </w:tcPr>
          <w:p w14:paraId="66374568" w14:textId="77777777" w:rsidR="00DD6931" w:rsidRDefault="00350AE2">
            <w:pPr>
              <w:widowControl/>
              <w:jc w:val="center"/>
              <w:rPr>
                <w:rFonts w:eastAsia="仿宋_GB2312"/>
                <w:kern w:val="0"/>
                <w:szCs w:val="21"/>
              </w:rPr>
            </w:pPr>
            <w:r>
              <w:rPr>
                <w:rFonts w:eastAsia="仿宋_GB2312"/>
                <w:kern w:val="0"/>
                <w:szCs w:val="21"/>
              </w:rPr>
              <w:t>规格型号</w:t>
            </w:r>
          </w:p>
        </w:tc>
      </w:tr>
      <w:tr w:rsidR="00DD6931" w14:paraId="7952F214" w14:textId="77777777">
        <w:trPr>
          <w:trHeight w:val="340"/>
        </w:trPr>
        <w:tc>
          <w:tcPr>
            <w:tcW w:w="946" w:type="dxa"/>
            <w:vMerge/>
            <w:tcBorders>
              <w:top w:val="single" w:sz="4" w:space="0" w:color="auto"/>
              <w:left w:val="single" w:sz="4" w:space="0" w:color="auto"/>
              <w:bottom w:val="single" w:sz="4" w:space="0" w:color="auto"/>
              <w:right w:val="single" w:sz="4" w:space="0" w:color="auto"/>
            </w:tcBorders>
            <w:vAlign w:val="center"/>
          </w:tcPr>
          <w:p w14:paraId="3BE69048" w14:textId="77777777" w:rsidR="00DD6931" w:rsidRDefault="00DD6931">
            <w:pPr>
              <w:widowControl/>
              <w:jc w:val="left"/>
              <w:rPr>
                <w:rFonts w:eastAsia="仿宋_GB2312"/>
                <w:kern w:val="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1739EDDB" w14:textId="77777777" w:rsidR="00DD6931" w:rsidRDefault="00350AE2">
            <w:pPr>
              <w:widowControl/>
              <w:jc w:val="center"/>
              <w:rPr>
                <w:rFonts w:eastAsia="仿宋_GB2312"/>
                <w:kern w:val="0"/>
                <w:szCs w:val="21"/>
              </w:rPr>
            </w:pPr>
            <w:r>
              <w:rPr>
                <w:rFonts w:eastAsia="仿宋_GB2312"/>
                <w:kern w:val="0"/>
                <w:szCs w:val="21"/>
              </w:rPr>
              <w:t>（</w:t>
            </w:r>
            <w:r>
              <w:rPr>
                <w:rFonts w:eastAsia="仿宋_GB2312"/>
                <w:kern w:val="0"/>
                <w:szCs w:val="21"/>
              </w:rPr>
              <w:t>1</w:t>
            </w:r>
            <w:r>
              <w:rPr>
                <w:rFonts w:eastAsia="仿宋_GB2312"/>
                <w:kern w:val="0"/>
                <w:szCs w:val="21"/>
              </w:rPr>
              <w:t>）</w:t>
            </w:r>
          </w:p>
        </w:tc>
        <w:tc>
          <w:tcPr>
            <w:tcW w:w="850" w:type="dxa"/>
            <w:tcBorders>
              <w:top w:val="single" w:sz="4" w:space="0" w:color="000000"/>
              <w:left w:val="single" w:sz="4" w:space="0" w:color="auto"/>
              <w:bottom w:val="single" w:sz="4" w:space="0" w:color="000000"/>
              <w:right w:val="single" w:sz="4" w:space="0" w:color="000000"/>
            </w:tcBorders>
            <w:vAlign w:val="center"/>
          </w:tcPr>
          <w:p w14:paraId="246699EA" w14:textId="77777777" w:rsidR="00DD6931" w:rsidRDefault="00350AE2">
            <w:pPr>
              <w:widowControl/>
              <w:jc w:val="center"/>
              <w:rPr>
                <w:rFonts w:eastAsia="仿宋_GB2312"/>
                <w:kern w:val="0"/>
                <w:szCs w:val="21"/>
              </w:rPr>
            </w:pPr>
            <w:r>
              <w:rPr>
                <w:rFonts w:eastAsia="仿宋_GB2312"/>
                <w:kern w:val="0"/>
                <w:szCs w:val="21"/>
              </w:rPr>
              <w:t>（</w:t>
            </w:r>
            <w:r>
              <w:rPr>
                <w:rFonts w:eastAsia="仿宋_GB2312"/>
                <w:kern w:val="0"/>
                <w:szCs w:val="21"/>
              </w:rPr>
              <w:t>2</w:t>
            </w:r>
            <w:r>
              <w:rPr>
                <w:rFonts w:eastAsia="仿宋_GB2312"/>
                <w:kern w:val="0"/>
                <w:szCs w:val="21"/>
              </w:rPr>
              <w:t>）</w:t>
            </w:r>
          </w:p>
        </w:tc>
        <w:tc>
          <w:tcPr>
            <w:tcW w:w="1083" w:type="dxa"/>
            <w:tcBorders>
              <w:top w:val="single" w:sz="4" w:space="0" w:color="000000"/>
              <w:left w:val="nil"/>
              <w:bottom w:val="single" w:sz="4" w:space="0" w:color="000000"/>
              <w:right w:val="single" w:sz="4" w:space="0" w:color="000000"/>
            </w:tcBorders>
            <w:vAlign w:val="center"/>
          </w:tcPr>
          <w:p w14:paraId="0F2B780F" w14:textId="77777777" w:rsidR="00DD6931" w:rsidRDefault="00350AE2">
            <w:pPr>
              <w:widowControl/>
              <w:jc w:val="center"/>
              <w:rPr>
                <w:rFonts w:eastAsia="仿宋_GB2312"/>
                <w:kern w:val="0"/>
                <w:szCs w:val="21"/>
              </w:rPr>
            </w:pPr>
            <w:r>
              <w:rPr>
                <w:rFonts w:eastAsia="仿宋_GB2312"/>
                <w:kern w:val="0"/>
                <w:szCs w:val="21"/>
              </w:rPr>
              <w:t>（</w:t>
            </w:r>
            <w:r>
              <w:rPr>
                <w:rFonts w:eastAsia="仿宋_GB2312"/>
                <w:kern w:val="0"/>
                <w:szCs w:val="21"/>
              </w:rPr>
              <w:t>3</w:t>
            </w:r>
            <w:r>
              <w:rPr>
                <w:rFonts w:eastAsia="仿宋_GB2312"/>
                <w:kern w:val="0"/>
                <w:szCs w:val="21"/>
              </w:rPr>
              <w:t>）</w:t>
            </w:r>
          </w:p>
        </w:tc>
        <w:tc>
          <w:tcPr>
            <w:tcW w:w="863" w:type="dxa"/>
            <w:tcBorders>
              <w:top w:val="single" w:sz="4" w:space="0" w:color="000000"/>
              <w:left w:val="nil"/>
              <w:bottom w:val="single" w:sz="4" w:space="0" w:color="000000"/>
              <w:right w:val="single" w:sz="4" w:space="0" w:color="000000"/>
            </w:tcBorders>
            <w:vAlign w:val="center"/>
          </w:tcPr>
          <w:p w14:paraId="11A986F5" w14:textId="77777777" w:rsidR="00DD6931" w:rsidRDefault="00350AE2">
            <w:pPr>
              <w:widowControl/>
              <w:jc w:val="center"/>
              <w:rPr>
                <w:rFonts w:eastAsia="仿宋_GB2312"/>
                <w:kern w:val="0"/>
                <w:szCs w:val="21"/>
              </w:rPr>
            </w:pPr>
            <w:r>
              <w:rPr>
                <w:rFonts w:eastAsia="仿宋_GB2312"/>
                <w:kern w:val="0"/>
                <w:szCs w:val="21"/>
              </w:rPr>
              <w:t>（</w:t>
            </w:r>
            <w:r>
              <w:rPr>
                <w:rFonts w:eastAsia="仿宋_GB2312"/>
                <w:kern w:val="0"/>
                <w:szCs w:val="21"/>
              </w:rPr>
              <w:t>4</w:t>
            </w:r>
            <w:r>
              <w:rPr>
                <w:rFonts w:eastAsia="仿宋_GB2312"/>
                <w:kern w:val="0"/>
                <w:szCs w:val="21"/>
              </w:rPr>
              <w:t>）</w:t>
            </w:r>
          </w:p>
        </w:tc>
        <w:tc>
          <w:tcPr>
            <w:tcW w:w="812" w:type="dxa"/>
            <w:tcBorders>
              <w:top w:val="single" w:sz="4" w:space="0" w:color="000000"/>
              <w:left w:val="nil"/>
              <w:bottom w:val="single" w:sz="4" w:space="0" w:color="000000"/>
              <w:right w:val="single" w:sz="4" w:space="0" w:color="000000"/>
            </w:tcBorders>
            <w:vAlign w:val="center"/>
          </w:tcPr>
          <w:p w14:paraId="2FAB1EA0" w14:textId="77777777" w:rsidR="00DD6931" w:rsidRDefault="00350AE2">
            <w:pPr>
              <w:widowControl/>
              <w:jc w:val="center"/>
              <w:rPr>
                <w:rFonts w:eastAsia="仿宋_GB2312"/>
                <w:kern w:val="0"/>
                <w:szCs w:val="21"/>
              </w:rPr>
            </w:pPr>
            <w:r>
              <w:rPr>
                <w:rFonts w:eastAsia="仿宋_GB2312"/>
                <w:kern w:val="0"/>
                <w:szCs w:val="21"/>
              </w:rPr>
              <w:t>（</w:t>
            </w:r>
            <w:r>
              <w:rPr>
                <w:rFonts w:eastAsia="仿宋_GB2312"/>
                <w:kern w:val="0"/>
                <w:szCs w:val="21"/>
              </w:rPr>
              <w:t>5</w:t>
            </w:r>
            <w:r>
              <w:rPr>
                <w:rFonts w:eastAsia="仿宋_GB2312"/>
                <w:kern w:val="0"/>
                <w:szCs w:val="21"/>
              </w:rPr>
              <w:t>）</w:t>
            </w:r>
          </w:p>
        </w:tc>
        <w:tc>
          <w:tcPr>
            <w:tcW w:w="813" w:type="dxa"/>
            <w:tcBorders>
              <w:top w:val="single" w:sz="4" w:space="0" w:color="000000"/>
              <w:left w:val="nil"/>
              <w:bottom w:val="single" w:sz="4" w:space="0" w:color="000000"/>
              <w:right w:val="single" w:sz="4" w:space="0" w:color="000000"/>
            </w:tcBorders>
            <w:vAlign w:val="center"/>
          </w:tcPr>
          <w:p w14:paraId="52C2ADC0" w14:textId="77777777" w:rsidR="00DD6931" w:rsidRDefault="00350AE2">
            <w:pPr>
              <w:widowControl/>
              <w:jc w:val="center"/>
              <w:rPr>
                <w:rFonts w:eastAsia="仿宋_GB2312"/>
                <w:kern w:val="0"/>
                <w:szCs w:val="21"/>
              </w:rPr>
            </w:pPr>
            <w:r>
              <w:rPr>
                <w:rFonts w:eastAsia="仿宋_GB2312"/>
                <w:kern w:val="0"/>
                <w:szCs w:val="21"/>
              </w:rPr>
              <w:t>（</w:t>
            </w:r>
            <w:r>
              <w:rPr>
                <w:rFonts w:eastAsia="仿宋_GB2312"/>
                <w:kern w:val="0"/>
                <w:szCs w:val="21"/>
              </w:rPr>
              <w:t>6</w:t>
            </w:r>
            <w:r>
              <w:rPr>
                <w:rFonts w:eastAsia="仿宋_GB2312"/>
                <w:kern w:val="0"/>
                <w:szCs w:val="21"/>
              </w:rPr>
              <w:t>）</w:t>
            </w:r>
          </w:p>
        </w:tc>
        <w:tc>
          <w:tcPr>
            <w:tcW w:w="1221" w:type="dxa"/>
            <w:tcBorders>
              <w:top w:val="single" w:sz="4" w:space="0" w:color="000000"/>
              <w:left w:val="nil"/>
              <w:bottom w:val="single" w:sz="4" w:space="0" w:color="000000"/>
              <w:right w:val="single" w:sz="4" w:space="0" w:color="000000"/>
            </w:tcBorders>
            <w:vAlign w:val="center"/>
          </w:tcPr>
          <w:p w14:paraId="11907F7C" w14:textId="77777777" w:rsidR="00DD6931" w:rsidRDefault="00350AE2">
            <w:pPr>
              <w:widowControl/>
              <w:jc w:val="center"/>
              <w:rPr>
                <w:rFonts w:eastAsia="仿宋_GB2312"/>
                <w:kern w:val="0"/>
                <w:szCs w:val="21"/>
              </w:rPr>
            </w:pPr>
            <w:r>
              <w:rPr>
                <w:rFonts w:eastAsia="仿宋_GB2312"/>
                <w:kern w:val="0"/>
                <w:szCs w:val="21"/>
              </w:rPr>
              <w:t>（</w:t>
            </w:r>
            <w:r>
              <w:rPr>
                <w:rFonts w:eastAsia="仿宋_GB2312"/>
                <w:kern w:val="0"/>
                <w:szCs w:val="21"/>
              </w:rPr>
              <w:t>7</w:t>
            </w:r>
            <w:r>
              <w:rPr>
                <w:rFonts w:eastAsia="仿宋_GB2312"/>
                <w:kern w:val="0"/>
                <w:szCs w:val="21"/>
              </w:rPr>
              <w:t>）</w:t>
            </w:r>
          </w:p>
        </w:tc>
        <w:tc>
          <w:tcPr>
            <w:tcW w:w="1222" w:type="dxa"/>
            <w:tcBorders>
              <w:top w:val="single" w:sz="4" w:space="0" w:color="000000"/>
              <w:left w:val="nil"/>
              <w:bottom w:val="single" w:sz="4" w:space="0" w:color="000000"/>
              <w:right w:val="single" w:sz="4" w:space="0" w:color="000000"/>
            </w:tcBorders>
            <w:vAlign w:val="center"/>
          </w:tcPr>
          <w:p w14:paraId="6F777EA0" w14:textId="77777777" w:rsidR="00DD6931" w:rsidRDefault="00350AE2">
            <w:pPr>
              <w:widowControl/>
              <w:jc w:val="center"/>
              <w:rPr>
                <w:rFonts w:eastAsia="仿宋_GB2312"/>
                <w:kern w:val="0"/>
                <w:szCs w:val="21"/>
              </w:rPr>
            </w:pPr>
            <w:r>
              <w:rPr>
                <w:rFonts w:eastAsia="仿宋_GB2312"/>
                <w:kern w:val="0"/>
                <w:szCs w:val="21"/>
              </w:rPr>
              <w:t>（</w:t>
            </w:r>
            <w:r>
              <w:rPr>
                <w:rFonts w:eastAsia="仿宋_GB2312"/>
                <w:kern w:val="0"/>
                <w:szCs w:val="21"/>
              </w:rPr>
              <w:t>8</w:t>
            </w:r>
            <w:r>
              <w:rPr>
                <w:rFonts w:eastAsia="仿宋_GB2312"/>
                <w:kern w:val="0"/>
                <w:szCs w:val="21"/>
              </w:rPr>
              <w:t>）</w:t>
            </w:r>
          </w:p>
        </w:tc>
        <w:tc>
          <w:tcPr>
            <w:tcW w:w="1074" w:type="dxa"/>
            <w:tcBorders>
              <w:top w:val="single" w:sz="4" w:space="0" w:color="000000"/>
              <w:left w:val="nil"/>
              <w:bottom w:val="single" w:sz="4" w:space="0" w:color="000000"/>
              <w:right w:val="single" w:sz="4" w:space="0" w:color="000000"/>
            </w:tcBorders>
            <w:vAlign w:val="center"/>
          </w:tcPr>
          <w:p w14:paraId="5641C45F" w14:textId="77777777" w:rsidR="00DD6931" w:rsidRDefault="00350AE2">
            <w:pPr>
              <w:widowControl/>
              <w:jc w:val="center"/>
              <w:rPr>
                <w:rFonts w:eastAsia="仿宋_GB2312"/>
                <w:kern w:val="0"/>
                <w:szCs w:val="21"/>
              </w:rPr>
            </w:pPr>
            <w:r>
              <w:rPr>
                <w:rFonts w:eastAsia="仿宋_GB2312"/>
                <w:kern w:val="0"/>
                <w:szCs w:val="21"/>
              </w:rPr>
              <w:t>（</w:t>
            </w:r>
            <w:r>
              <w:rPr>
                <w:rFonts w:eastAsia="仿宋_GB2312"/>
                <w:kern w:val="0"/>
                <w:szCs w:val="21"/>
              </w:rPr>
              <w:t>9</w:t>
            </w:r>
            <w:r>
              <w:rPr>
                <w:rFonts w:eastAsia="仿宋_GB2312"/>
                <w:kern w:val="0"/>
                <w:szCs w:val="21"/>
              </w:rPr>
              <w:t>）</w:t>
            </w:r>
          </w:p>
        </w:tc>
        <w:tc>
          <w:tcPr>
            <w:tcW w:w="1417" w:type="dxa"/>
            <w:tcBorders>
              <w:top w:val="single" w:sz="4" w:space="0" w:color="000000"/>
              <w:left w:val="nil"/>
              <w:bottom w:val="single" w:sz="4" w:space="0" w:color="000000"/>
              <w:right w:val="single" w:sz="4" w:space="0" w:color="000000"/>
            </w:tcBorders>
            <w:vAlign w:val="center"/>
          </w:tcPr>
          <w:p w14:paraId="34176148" w14:textId="77777777" w:rsidR="00DD6931" w:rsidRDefault="00350AE2">
            <w:pPr>
              <w:widowControl/>
              <w:jc w:val="center"/>
              <w:rPr>
                <w:rFonts w:eastAsia="仿宋_GB2312"/>
                <w:kern w:val="0"/>
                <w:szCs w:val="21"/>
              </w:rPr>
            </w:pPr>
            <w:r>
              <w:rPr>
                <w:rFonts w:eastAsia="仿宋_GB2312"/>
                <w:kern w:val="0"/>
                <w:szCs w:val="21"/>
              </w:rPr>
              <w:t>（</w:t>
            </w:r>
            <w:r>
              <w:rPr>
                <w:rFonts w:eastAsia="仿宋_GB2312"/>
                <w:kern w:val="0"/>
                <w:szCs w:val="21"/>
              </w:rPr>
              <w:t>10</w:t>
            </w:r>
            <w:r>
              <w:rPr>
                <w:rFonts w:eastAsia="仿宋_GB2312"/>
                <w:kern w:val="0"/>
                <w:szCs w:val="21"/>
              </w:rPr>
              <w:t>）</w:t>
            </w:r>
          </w:p>
        </w:tc>
        <w:tc>
          <w:tcPr>
            <w:tcW w:w="1985" w:type="dxa"/>
            <w:tcBorders>
              <w:top w:val="single" w:sz="4" w:space="0" w:color="000000"/>
              <w:left w:val="nil"/>
              <w:bottom w:val="single" w:sz="4" w:space="0" w:color="000000"/>
              <w:right w:val="single" w:sz="4" w:space="0" w:color="000000"/>
            </w:tcBorders>
            <w:vAlign w:val="center"/>
          </w:tcPr>
          <w:p w14:paraId="7FFBC8CA" w14:textId="77777777" w:rsidR="00DD6931" w:rsidRDefault="00350AE2">
            <w:pPr>
              <w:widowControl/>
              <w:jc w:val="center"/>
              <w:rPr>
                <w:rFonts w:eastAsia="仿宋_GB2312"/>
                <w:kern w:val="0"/>
                <w:szCs w:val="21"/>
              </w:rPr>
            </w:pPr>
            <w:r>
              <w:rPr>
                <w:rFonts w:eastAsia="仿宋_GB2312"/>
                <w:kern w:val="0"/>
                <w:szCs w:val="21"/>
              </w:rPr>
              <w:t>（</w:t>
            </w:r>
            <w:r>
              <w:rPr>
                <w:rFonts w:eastAsia="仿宋_GB2312"/>
                <w:kern w:val="0"/>
                <w:szCs w:val="21"/>
              </w:rPr>
              <w:t>11</w:t>
            </w:r>
            <w:r>
              <w:rPr>
                <w:rFonts w:eastAsia="仿宋_GB2312"/>
                <w:kern w:val="0"/>
                <w:szCs w:val="21"/>
              </w:rPr>
              <w:t>）</w:t>
            </w:r>
          </w:p>
        </w:tc>
      </w:tr>
      <w:tr w:rsidR="00DD6931" w14:paraId="63164E4E" w14:textId="77777777">
        <w:trPr>
          <w:trHeight w:val="850"/>
        </w:trPr>
        <w:tc>
          <w:tcPr>
            <w:tcW w:w="946" w:type="dxa"/>
            <w:tcBorders>
              <w:top w:val="single" w:sz="4" w:space="0" w:color="auto"/>
              <w:left w:val="single" w:sz="4" w:space="0" w:color="000000"/>
              <w:bottom w:val="single" w:sz="4" w:space="0" w:color="auto"/>
              <w:right w:val="single" w:sz="4" w:space="0" w:color="000000"/>
            </w:tcBorders>
            <w:vAlign w:val="center"/>
          </w:tcPr>
          <w:p w14:paraId="7E1DDD7A" w14:textId="77777777" w:rsidR="00DD6931" w:rsidRDefault="00350AE2">
            <w:pPr>
              <w:adjustRightInd w:val="0"/>
              <w:snapToGrid w:val="0"/>
              <w:jc w:val="center"/>
              <w:rPr>
                <w:rFonts w:eastAsia="仿宋_GB2312"/>
                <w:kern w:val="0"/>
                <w:szCs w:val="21"/>
              </w:rPr>
            </w:pPr>
            <w:r>
              <w:rPr>
                <w:rFonts w:eastAsia="仿宋_GB2312"/>
                <w:kern w:val="0"/>
                <w:szCs w:val="21"/>
              </w:rPr>
              <w:t>1</w:t>
            </w:r>
          </w:p>
        </w:tc>
        <w:tc>
          <w:tcPr>
            <w:tcW w:w="1701" w:type="dxa"/>
            <w:tcBorders>
              <w:top w:val="single" w:sz="4" w:space="0" w:color="auto"/>
              <w:left w:val="nil"/>
              <w:bottom w:val="single" w:sz="4" w:space="0" w:color="auto"/>
              <w:right w:val="single" w:sz="4" w:space="0" w:color="000000"/>
            </w:tcBorders>
            <w:vAlign w:val="center"/>
          </w:tcPr>
          <w:p w14:paraId="5AC68708" w14:textId="77777777" w:rsidR="00DD6931" w:rsidRDefault="00DD6931">
            <w:pPr>
              <w:widowControl/>
              <w:jc w:val="center"/>
              <w:rPr>
                <w:rFonts w:eastAsia="仿宋_GB2312"/>
                <w:kern w:val="0"/>
                <w:szCs w:val="21"/>
              </w:rPr>
            </w:pPr>
          </w:p>
        </w:tc>
        <w:tc>
          <w:tcPr>
            <w:tcW w:w="850" w:type="dxa"/>
            <w:tcBorders>
              <w:top w:val="single" w:sz="4" w:space="0" w:color="000000"/>
              <w:left w:val="nil"/>
              <w:bottom w:val="single" w:sz="4" w:space="0" w:color="auto"/>
              <w:right w:val="single" w:sz="4" w:space="0" w:color="000000"/>
            </w:tcBorders>
            <w:vAlign w:val="center"/>
          </w:tcPr>
          <w:p w14:paraId="0D372589" w14:textId="77777777" w:rsidR="00DD6931" w:rsidRDefault="00DD6931">
            <w:pPr>
              <w:widowControl/>
              <w:jc w:val="center"/>
              <w:rPr>
                <w:rFonts w:eastAsia="仿宋_GB2312"/>
                <w:kern w:val="0"/>
                <w:szCs w:val="21"/>
              </w:rPr>
            </w:pPr>
          </w:p>
        </w:tc>
        <w:tc>
          <w:tcPr>
            <w:tcW w:w="1083" w:type="dxa"/>
            <w:tcBorders>
              <w:top w:val="single" w:sz="4" w:space="0" w:color="000000"/>
              <w:left w:val="nil"/>
              <w:bottom w:val="single" w:sz="4" w:space="0" w:color="auto"/>
              <w:right w:val="single" w:sz="4" w:space="0" w:color="000000"/>
            </w:tcBorders>
            <w:vAlign w:val="center"/>
          </w:tcPr>
          <w:p w14:paraId="17A7B444" w14:textId="77777777" w:rsidR="00DD6931" w:rsidRDefault="00DD6931">
            <w:pPr>
              <w:widowControl/>
              <w:jc w:val="center"/>
              <w:rPr>
                <w:rFonts w:eastAsia="仿宋_GB2312"/>
                <w:kern w:val="0"/>
                <w:szCs w:val="21"/>
              </w:rPr>
            </w:pPr>
          </w:p>
        </w:tc>
        <w:tc>
          <w:tcPr>
            <w:tcW w:w="863" w:type="dxa"/>
            <w:tcBorders>
              <w:top w:val="single" w:sz="4" w:space="0" w:color="000000"/>
              <w:left w:val="nil"/>
              <w:bottom w:val="single" w:sz="4" w:space="0" w:color="auto"/>
              <w:right w:val="single" w:sz="4" w:space="0" w:color="000000"/>
            </w:tcBorders>
            <w:vAlign w:val="center"/>
          </w:tcPr>
          <w:p w14:paraId="17BB50B9" w14:textId="77777777" w:rsidR="00DD6931" w:rsidRDefault="00DD6931">
            <w:pPr>
              <w:widowControl/>
              <w:jc w:val="center"/>
              <w:rPr>
                <w:rFonts w:eastAsia="仿宋_GB2312"/>
                <w:kern w:val="0"/>
                <w:szCs w:val="21"/>
              </w:rPr>
            </w:pPr>
          </w:p>
        </w:tc>
        <w:tc>
          <w:tcPr>
            <w:tcW w:w="812" w:type="dxa"/>
            <w:tcBorders>
              <w:top w:val="single" w:sz="4" w:space="0" w:color="000000"/>
              <w:left w:val="nil"/>
              <w:bottom w:val="single" w:sz="4" w:space="0" w:color="auto"/>
              <w:right w:val="single" w:sz="4" w:space="0" w:color="000000"/>
            </w:tcBorders>
            <w:vAlign w:val="center"/>
          </w:tcPr>
          <w:p w14:paraId="08148FA5" w14:textId="77777777" w:rsidR="00DD6931" w:rsidRDefault="00DD6931">
            <w:pPr>
              <w:widowControl/>
              <w:jc w:val="center"/>
              <w:rPr>
                <w:rFonts w:eastAsia="仿宋_GB2312"/>
                <w:kern w:val="0"/>
                <w:szCs w:val="21"/>
              </w:rPr>
            </w:pPr>
          </w:p>
        </w:tc>
        <w:tc>
          <w:tcPr>
            <w:tcW w:w="813" w:type="dxa"/>
            <w:tcBorders>
              <w:top w:val="single" w:sz="4" w:space="0" w:color="000000"/>
              <w:left w:val="nil"/>
              <w:bottom w:val="single" w:sz="4" w:space="0" w:color="auto"/>
              <w:right w:val="single" w:sz="4" w:space="0" w:color="000000"/>
            </w:tcBorders>
            <w:vAlign w:val="center"/>
          </w:tcPr>
          <w:p w14:paraId="17D75688" w14:textId="77777777" w:rsidR="00DD6931" w:rsidRDefault="00DD6931">
            <w:pPr>
              <w:widowControl/>
              <w:jc w:val="center"/>
              <w:rPr>
                <w:rFonts w:eastAsia="仿宋_GB2312"/>
                <w:kern w:val="0"/>
                <w:szCs w:val="21"/>
              </w:rPr>
            </w:pPr>
          </w:p>
        </w:tc>
        <w:tc>
          <w:tcPr>
            <w:tcW w:w="1221" w:type="dxa"/>
            <w:tcBorders>
              <w:top w:val="single" w:sz="4" w:space="0" w:color="000000"/>
              <w:left w:val="nil"/>
              <w:bottom w:val="single" w:sz="4" w:space="0" w:color="auto"/>
              <w:right w:val="single" w:sz="4" w:space="0" w:color="000000"/>
            </w:tcBorders>
            <w:vAlign w:val="center"/>
          </w:tcPr>
          <w:p w14:paraId="3B1F4B9D" w14:textId="77777777" w:rsidR="00DD6931" w:rsidRDefault="00DD6931">
            <w:pPr>
              <w:widowControl/>
              <w:jc w:val="center"/>
              <w:rPr>
                <w:rFonts w:eastAsia="仿宋_GB2312"/>
                <w:kern w:val="0"/>
                <w:szCs w:val="21"/>
              </w:rPr>
            </w:pPr>
          </w:p>
        </w:tc>
        <w:tc>
          <w:tcPr>
            <w:tcW w:w="1222" w:type="dxa"/>
            <w:tcBorders>
              <w:top w:val="single" w:sz="4" w:space="0" w:color="000000"/>
              <w:left w:val="nil"/>
              <w:bottom w:val="single" w:sz="4" w:space="0" w:color="auto"/>
              <w:right w:val="single" w:sz="4" w:space="0" w:color="000000"/>
            </w:tcBorders>
            <w:vAlign w:val="center"/>
          </w:tcPr>
          <w:p w14:paraId="3AA4A652" w14:textId="77777777" w:rsidR="00DD6931" w:rsidRDefault="00DD6931">
            <w:pPr>
              <w:widowControl/>
              <w:jc w:val="center"/>
              <w:rPr>
                <w:rFonts w:eastAsia="仿宋_GB2312"/>
                <w:kern w:val="0"/>
                <w:szCs w:val="21"/>
              </w:rPr>
            </w:pPr>
          </w:p>
        </w:tc>
        <w:tc>
          <w:tcPr>
            <w:tcW w:w="1074" w:type="dxa"/>
            <w:tcBorders>
              <w:top w:val="single" w:sz="4" w:space="0" w:color="000000"/>
              <w:left w:val="nil"/>
              <w:bottom w:val="single" w:sz="4" w:space="0" w:color="auto"/>
              <w:right w:val="single" w:sz="4" w:space="0" w:color="000000"/>
            </w:tcBorders>
            <w:vAlign w:val="center"/>
          </w:tcPr>
          <w:p w14:paraId="598D5AEC" w14:textId="77777777" w:rsidR="00DD6931" w:rsidRDefault="00DD6931">
            <w:pPr>
              <w:widowControl/>
              <w:jc w:val="center"/>
              <w:rPr>
                <w:rFonts w:eastAsia="仿宋_GB2312"/>
                <w:kern w:val="0"/>
                <w:szCs w:val="21"/>
              </w:rPr>
            </w:pPr>
          </w:p>
        </w:tc>
        <w:tc>
          <w:tcPr>
            <w:tcW w:w="1417" w:type="dxa"/>
            <w:tcBorders>
              <w:top w:val="single" w:sz="4" w:space="0" w:color="000000"/>
              <w:left w:val="nil"/>
              <w:bottom w:val="single" w:sz="4" w:space="0" w:color="auto"/>
              <w:right w:val="single" w:sz="4" w:space="0" w:color="000000"/>
            </w:tcBorders>
            <w:vAlign w:val="center"/>
          </w:tcPr>
          <w:p w14:paraId="1EE60659" w14:textId="77777777" w:rsidR="00DD6931" w:rsidRDefault="00DD6931">
            <w:pPr>
              <w:widowControl/>
              <w:jc w:val="center"/>
              <w:rPr>
                <w:rFonts w:eastAsia="仿宋_GB2312"/>
                <w:kern w:val="0"/>
                <w:szCs w:val="21"/>
              </w:rPr>
            </w:pPr>
          </w:p>
        </w:tc>
        <w:tc>
          <w:tcPr>
            <w:tcW w:w="1985" w:type="dxa"/>
            <w:tcBorders>
              <w:top w:val="single" w:sz="4" w:space="0" w:color="000000"/>
              <w:left w:val="nil"/>
              <w:bottom w:val="single" w:sz="4" w:space="0" w:color="auto"/>
              <w:right w:val="single" w:sz="4" w:space="0" w:color="000000"/>
            </w:tcBorders>
            <w:vAlign w:val="center"/>
          </w:tcPr>
          <w:p w14:paraId="798E4C69" w14:textId="77777777" w:rsidR="00DD6931" w:rsidRDefault="00DD6931">
            <w:pPr>
              <w:widowControl/>
              <w:jc w:val="center"/>
              <w:rPr>
                <w:rFonts w:eastAsia="仿宋_GB2312"/>
                <w:kern w:val="0"/>
                <w:szCs w:val="21"/>
              </w:rPr>
            </w:pPr>
          </w:p>
        </w:tc>
      </w:tr>
      <w:tr w:rsidR="00DD6931" w14:paraId="54A3EB90" w14:textId="77777777">
        <w:trPr>
          <w:trHeight w:val="850"/>
        </w:trPr>
        <w:tc>
          <w:tcPr>
            <w:tcW w:w="946" w:type="dxa"/>
            <w:tcBorders>
              <w:top w:val="single" w:sz="4" w:space="0" w:color="auto"/>
              <w:left w:val="single" w:sz="4" w:space="0" w:color="000000"/>
              <w:bottom w:val="single" w:sz="4" w:space="0" w:color="auto"/>
              <w:right w:val="single" w:sz="4" w:space="0" w:color="000000"/>
            </w:tcBorders>
            <w:vAlign w:val="center"/>
          </w:tcPr>
          <w:p w14:paraId="69C6F168" w14:textId="77777777" w:rsidR="00DD6931" w:rsidRDefault="00350AE2">
            <w:pPr>
              <w:adjustRightInd w:val="0"/>
              <w:snapToGrid w:val="0"/>
              <w:jc w:val="center"/>
              <w:rPr>
                <w:rFonts w:eastAsia="仿宋_GB2312"/>
                <w:kern w:val="0"/>
                <w:szCs w:val="21"/>
              </w:rPr>
            </w:pPr>
            <w:r>
              <w:rPr>
                <w:rFonts w:eastAsia="仿宋_GB2312"/>
                <w:kern w:val="0"/>
                <w:szCs w:val="21"/>
              </w:rPr>
              <w:t>2</w:t>
            </w:r>
          </w:p>
        </w:tc>
        <w:tc>
          <w:tcPr>
            <w:tcW w:w="1701" w:type="dxa"/>
            <w:tcBorders>
              <w:top w:val="single" w:sz="4" w:space="0" w:color="auto"/>
              <w:left w:val="nil"/>
              <w:bottom w:val="single" w:sz="4" w:space="0" w:color="auto"/>
              <w:right w:val="single" w:sz="4" w:space="0" w:color="000000"/>
            </w:tcBorders>
            <w:vAlign w:val="center"/>
          </w:tcPr>
          <w:p w14:paraId="10281247" w14:textId="77777777" w:rsidR="00DD6931" w:rsidRDefault="00DD6931">
            <w:pPr>
              <w:widowControl/>
              <w:jc w:val="center"/>
              <w:rPr>
                <w:rFonts w:eastAsia="仿宋_GB2312"/>
                <w:kern w:val="0"/>
                <w:szCs w:val="21"/>
              </w:rPr>
            </w:pPr>
          </w:p>
        </w:tc>
        <w:tc>
          <w:tcPr>
            <w:tcW w:w="850" w:type="dxa"/>
            <w:tcBorders>
              <w:top w:val="single" w:sz="4" w:space="0" w:color="000000"/>
              <w:left w:val="nil"/>
              <w:bottom w:val="single" w:sz="4" w:space="0" w:color="auto"/>
              <w:right w:val="single" w:sz="4" w:space="0" w:color="000000"/>
            </w:tcBorders>
            <w:vAlign w:val="center"/>
          </w:tcPr>
          <w:p w14:paraId="6C51EC0E" w14:textId="77777777" w:rsidR="00DD6931" w:rsidRDefault="00DD6931">
            <w:pPr>
              <w:widowControl/>
              <w:jc w:val="center"/>
              <w:rPr>
                <w:rFonts w:eastAsia="仿宋_GB2312"/>
                <w:kern w:val="0"/>
                <w:szCs w:val="21"/>
              </w:rPr>
            </w:pPr>
          </w:p>
        </w:tc>
        <w:tc>
          <w:tcPr>
            <w:tcW w:w="1083" w:type="dxa"/>
            <w:tcBorders>
              <w:top w:val="single" w:sz="4" w:space="0" w:color="000000"/>
              <w:left w:val="nil"/>
              <w:bottom w:val="single" w:sz="4" w:space="0" w:color="auto"/>
              <w:right w:val="single" w:sz="4" w:space="0" w:color="000000"/>
            </w:tcBorders>
            <w:vAlign w:val="center"/>
          </w:tcPr>
          <w:p w14:paraId="1DD9D31E" w14:textId="77777777" w:rsidR="00DD6931" w:rsidRDefault="00DD6931">
            <w:pPr>
              <w:widowControl/>
              <w:jc w:val="center"/>
              <w:rPr>
                <w:rFonts w:eastAsia="仿宋_GB2312"/>
                <w:kern w:val="0"/>
                <w:szCs w:val="21"/>
              </w:rPr>
            </w:pPr>
          </w:p>
        </w:tc>
        <w:tc>
          <w:tcPr>
            <w:tcW w:w="863" w:type="dxa"/>
            <w:tcBorders>
              <w:top w:val="single" w:sz="4" w:space="0" w:color="000000"/>
              <w:left w:val="nil"/>
              <w:bottom w:val="single" w:sz="4" w:space="0" w:color="auto"/>
              <w:right w:val="single" w:sz="4" w:space="0" w:color="000000"/>
            </w:tcBorders>
            <w:vAlign w:val="center"/>
          </w:tcPr>
          <w:p w14:paraId="4884ED74" w14:textId="77777777" w:rsidR="00DD6931" w:rsidRDefault="00DD6931">
            <w:pPr>
              <w:widowControl/>
              <w:jc w:val="center"/>
              <w:rPr>
                <w:rFonts w:eastAsia="仿宋_GB2312"/>
                <w:kern w:val="0"/>
                <w:szCs w:val="21"/>
              </w:rPr>
            </w:pPr>
          </w:p>
        </w:tc>
        <w:tc>
          <w:tcPr>
            <w:tcW w:w="812" w:type="dxa"/>
            <w:tcBorders>
              <w:top w:val="single" w:sz="4" w:space="0" w:color="000000"/>
              <w:left w:val="nil"/>
              <w:bottom w:val="single" w:sz="4" w:space="0" w:color="auto"/>
              <w:right w:val="single" w:sz="4" w:space="0" w:color="000000"/>
            </w:tcBorders>
            <w:vAlign w:val="center"/>
          </w:tcPr>
          <w:p w14:paraId="2E9666E4" w14:textId="77777777" w:rsidR="00DD6931" w:rsidRDefault="00DD6931">
            <w:pPr>
              <w:widowControl/>
              <w:jc w:val="center"/>
              <w:rPr>
                <w:rFonts w:eastAsia="仿宋_GB2312"/>
                <w:kern w:val="0"/>
                <w:szCs w:val="21"/>
              </w:rPr>
            </w:pPr>
          </w:p>
        </w:tc>
        <w:tc>
          <w:tcPr>
            <w:tcW w:w="813" w:type="dxa"/>
            <w:tcBorders>
              <w:top w:val="single" w:sz="4" w:space="0" w:color="000000"/>
              <w:left w:val="nil"/>
              <w:bottom w:val="single" w:sz="4" w:space="0" w:color="auto"/>
              <w:right w:val="single" w:sz="4" w:space="0" w:color="000000"/>
            </w:tcBorders>
            <w:vAlign w:val="center"/>
          </w:tcPr>
          <w:p w14:paraId="5AF5F3F2" w14:textId="77777777" w:rsidR="00DD6931" w:rsidRDefault="00DD6931">
            <w:pPr>
              <w:widowControl/>
              <w:jc w:val="center"/>
              <w:rPr>
                <w:rFonts w:eastAsia="仿宋_GB2312"/>
                <w:kern w:val="0"/>
                <w:szCs w:val="21"/>
              </w:rPr>
            </w:pPr>
          </w:p>
        </w:tc>
        <w:tc>
          <w:tcPr>
            <w:tcW w:w="1221" w:type="dxa"/>
            <w:tcBorders>
              <w:top w:val="single" w:sz="4" w:space="0" w:color="000000"/>
              <w:left w:val="nil"/>
              <w:bottom w:val="single" w:sz="4" w:space="0" w:color="auto"/>
              <w:right w:val="single" w:sz="4" w:space="0" w:color="000000"/>
            </w:tcBorders>
            <w:vAlign w:val="center"/>
          </w:tcPr>
          <w:p w14:paraId="289C70D1" w14:textId="77777777" w:rsidR="00DD6931" w:rsidRDefault="00DD6931">
            <w:pPr>
              <w:widowControl/>
              <w:jc w:val="center"/>
              <w:rPr>
                <w:rFonts w:eastAsia="仿宋_GB2312"/>
                <w:kern w:val="0"/>
                <w:szCs w:val="21"/>
              </w:rPr>
            </w:pPr>
          </w:p>
        </w:tc>
        <w:tc>
          <w:tcPr>
            <w:tcW w:w="1222" w:type="dxa"/>
            <w:tcBorders>
              <w:top w:val="single" w:sz="4" w:space="0" w:color="000000"/>
              <w:left w:val="nil"/>
              <w:bottom w:val="single" w:sz="4" w:space="0" w:color="auto"/>
              <w:right w:val="single" w:sz="4" w:space="0" w:color="000000"/>
            </w:tcBorders>
            <w:vAlign w:val="center"/>
          </w:tcPr>
          <w:p w14:paraId="14A0DCF7" w14:textId="77777777" w:rsidR="00DD6931" w:rsidRDefault="00DD6931">
            <w:pPr>
              <w:widowControl/>
              <w:jc w:val="center"/>
              <w:rPr>
                <w:rFonts w:eastAsia="仿宋_GB2312"/>
                <w:kern w:val="0"/>
                <w:szCs w:val="21"/>
              </w:rPr>
            </w:pPr>
          </w:p>
        </w:tc>
        <w:tc>
          <w:tcPr>
            <w:tcW w:w="1074" w:type="dxa"/>
            <w:tcBorders>
              <w:top w:val="single" w:sz="4" w:space="0" w:color="000000"/>
              <w:left w:val="nil"/>
              <w:bottom w:val="single" w:sz="4" w:space="0" w:color="auto"/>
              <w:right w:val="single" w:sz="4" w:space="0" w:color="000000"/>
            </w:tcBorders>
            <w:vAlign w:val="center"/>
          </w:tcPr>
          <w:p w14:paraId="7A49BDCD" w14:textId="77777777" w:rsidR="00DD6931" w:rsidRDefault="00DD6931">
            <w:pPr>
              <w:widowControl/>
              <w:jc w:val="center"/>
              <w:rPr>
                <w:rFonts w:eastAsia="仿宋_GB2312"/>
                <w:kern w:val="0"/>
                <w:szCs w:val="21"/>
              </w:rPr>
            </w:pPr>
          </w:p>
        </w:tc>
        <w:tc>
          <w:tcPr>
            <w:tcW w:w="1417" w:type="dxa"/>
            <w:tcBorders>
              <w:top w:val="single" w:sz="4" w:space="0" w:color="000000"/>
              <w:left w:val="nil"/>
              <w:bottom w:val="single" w:sz="4" w:space="0" w:color="auto"/>
              <w:right w:val="single" w:sz="4" w:space="0" w:color="000000"/>
            </w:tcBorders>
            <w:vAlign w:val="center"/>
          </w:tcPr>
          <w:p w14:paraId="7A036C03" w14:textId="77777777" w:rsidR="00DD6931" w:rsidRDefault="00DD6931">
            <w:pPr>
              <w:widowControl/>
              <w:jc w:val="center"/>
              <w:rPr>
                <w:rFonts w:eastAsia="仿宋_GB2312"/>
                <w:kern w:val="0"/>
                <w:szCs w:val="21"/>
              </w:rPr>
            </w:pPr>
          </w:p>
        </w:tc>
        <w:tc>
          <w:tcPr>
            <w:tcW w:w="1985" w:type="dxa"/>
            <w:tcBorders>
              <w:top w:val="single" w:sz="4" w:space="0" w:color="000000"/>
              <w:left w:val="nil"/>
              <w:bottom w:val="single" w:sz="4" w:space="0" w:color="auto"/>
              <w:right w:val="single" w:sz="4" w:space="0" w:color="000000"/>
            </w:tcBorders>
            <w:vAlign w:val="center"/>
          </w:tcPr>
          <w:p w14:paraId="7053A9BF" w14:textId="77777777" w:rsidR="00DD6931" w:rsidRDefault="00DD6931">
            <w:pPr>
              <w:widowControl/>
              <w:jc w:val="center"/>
              <w:rPr>
                <w:rFonts w:eastAsia="仿宋_GB2312"/>
                <w:kern w:val="0"/>
                <w:szCs w:val="21"/>
              </w:rPr>
            </w:pPr>
          </w:p>
        </w:tc>
      </w:tr>
      <w:tr w:rsidR="00DD6931" w14:paraId="45A4011B" w14:textId="77777777">
        <w:trPr>
          <w:trHeight w:val="850"/>
        </w:trPr>
        <w:tc>
          <w:tcPr>
            <w:tcW w:w="946" w:type="dxa"/>
            <w:tcBorders>
              <w:top w:val="single" w:sz="4" w:space="0" w:color="auto"/>
              <w:left w:val="single" w:sz="4" w:space="0" w:color="000000"/>
              <w:bottom w:val="single" w:sz="4" w:space="0" w:color="auto"/>
              <w:right w:val="single" w:sz="4" w:space="0" w:color="000000"/>
            </w:tcBorders>
            <w:vAlign w:val="center"/>
          </w:tcPr>
          <w:p w14:paraId="2F90D1CC" w14:textId="77777777" w:rsidR="00DD6931" w:rsidRDefault="00350AE2">
            <w:pPr>
              <w:adjustRightInd w:val="0"/>
              <w:snapToGrid w:val="0"/>
              <w:jc w:val="center"/>
              <w:rPr>
                <w:rFonts w:eastAsia="仿宋_GB2312"/>
                <w:kern w:val="0"/>
                <w:szCs w:val="21"/>
              </w:rPr>
            </w:pPr>
            <w:r>
              <w:rPr>
                <w:rFonts w:eastAsia="仿宋_GB2312"/>
                <w:kern w:val="0"/>
                <w:szCs w:val="21"/>
              </w:rPr>
              <w:t>3</w:t>
            </w:r>
          </w:p>
        </w:tc>
        <w:tc>
          <w:tcPr>
            <w:tcW w:w="1701" w:type="dxa"/>
            <w:tcBorders>
              <w:top w:val="single" w:sz="4" w:space="0" w:color="auto"/>
              <w:left w:val="nil"/>
              <w:bottom w:val="single" w:sz="4" w:space="0" w:color="auto"/>
              <w:right w:val="single" w:sz="4" w:space="0" w:color="000000"/>
            </w:tcBorders>
            <w:vAlign w:val="center"/>
          </w:tcPr>
          <w:p w14:paraId="61CD5AD2" w14:textId="77777777" w:rsidR="00DD6931" w:rsidRDefault="00DD6931">
            <w:pPr>
              <w:widowControl/>
              <w:jc w:val="center"/>
              <w:rPr>
                <w:rFonts w:eastAsia="仿宋_GB2312"/>
                <w:kern w:val="0"/>
                <w:szCs w:val="21"/>
              </w:rPr>
            </w:pPr>
          </w:p>
        </w:tc>
        <w:tc>
          <w:tcPr>
            <w:tcW w:w="850" w:type="dxa"/>
            <w:tcBorders>
              <w:top w:val="single" w:sz="4" w:space="0" w:color="000000"/>
              <w:left w:val="nil"/>
              <w:bottom w:val="single" w:sz="4" w:space="0" w:color="auto"/>
              <w:right w:val="single" w:sz="4" w:space="0" w:color="000000"/>
            </w:tcBorders>
            <w:vAlign w:val="center"/>
          </w:tcPr>
          <w:p w14:paraId="1E2210B8" w14:textId="77777777" w:rsidR="00DD6931" w:rsidRDefault="00DD6931">
            <w:pPr>
              <w:widowControl/>
              <w:jc w:val="center"/>
              <w:rPr>
                <w:rFonts w:eastAsia="仿宋_GB2312"/>
                <w:kern w:val="0"/>
                <w:szCs w:val="21"/>
              </w:rPr>
            </w:pPr>
          </w:p>
        </w:tc>
        <w:tc>
          <w:tcPr>
            <w:tcW w:w="1083" w:type="dxa"/>
            <w:tcBorders>
              <w:top w:val="single" w:sz="4" w:space="0" w:color="000000"/>
              <w:left w:val="nil"/>
              <w:bottom w:val="single" w:sz="4" w:space="0" w:color="auto"/>
              <w:right w:val="single" w:sz="4" w:space="0" w:color="000000"/>
            </w:tcBorders>
            <w:vAlign w:val="center"/>
          </w:tcPr>
          <w:p w14:paraId="1BE821F0" w14:textId="77777777" w:rsidR="00DD6931" w:rsidRDefault="00DD6931">
            <w:pPr>
              <w:widowControl/>
              <w:jc w:val="center"/>
              <w:rPr>
                <w:rFonts w:eastAsia="仿宋_GB2312"/>
                <w:kern w:val="0"/>
                <w:szCs w:val="21"/>
              </w:rPr>
            </w:pPr>
          </w:p>
        </w:tc>
        <w:tc>
          <w:tcPr>
            <w:tcW w:w="863" w:type="dxa"/>
            <w:tcBorders>
              <w:top w:val="single" w:sz="4" w:space="0" w:color="000000"/>
              <w:left w:val="nil"/>
              <w:bottom w:val="single" w:sz="4" w:space="0" w:color="auto"/>
              <w:right w:val="single" w:sz="4" w:space="0" w:color="000000"/>
            </w:tcBorders>
            <w:vAlign w:val="center"/>
          </w:tcPr>
          <w:p w14:paraId="336AA56B" w14:textId="77777777" w:rsidR="00DD6931" w:rsidRDefault="00DD6931">
            <w:pPr>
              <w:widowControl/>
              <w:jc w:val="center"/>
              <w:rPr>
                <w:rFonts w:eastAsia="仿宋_GB2312"/>
                <w:kern w:val="0"/>
                <w:szCs w:val="21"/>
              </w:rPr>
            </w:pPr>
          </w:p>
        </w:tc>
        <w:tc>
          <w:tcPr>
            <w:tcW w:w="812" w:type="dxa"/>
            <w:tcBorders>
              <w:top w:val="single" w:sz="4" w:space="0" w:color="000000"/>
              <w:left w:val="nil"/>
              <w:bottom w:val="single" w:sz="4" w:space="0" w:color="auto"/>
              <w:right w:val="single" w:sz="4" w:space="0" w:color="000000"/>
            </w:tcBorders>
            <w:vAlign w:val="center"/>
          </w:tcPr>
          <w:p w14:paraId="1D58BA50" w14:textId="77777777" w:rsidR="00DD6931" w:rsidRDefault="00DD6931">
            <w:pPr>
              <w:widowControl/>
              <w:jc w:val="center"/>
              <w:rPr>
                <w:rFonts w:eastAsia="仿宋_GB2312"/>
                <w:kern w:val="0"/>
                <w:szCs w:val="21"/>
              </w:rPr>
            </w:pPr>
          </w:p>
        </w:tc>
        <w:tc>
          <w:tcPr>
            <w:tcW w:w="813" w:type="dxa"/>
            <w:tcBorders>
              <w:top w:val="single" w:sz="4" w:space="0" w:color="000000"/>
              <w:left w:val="nil"/>
              <w:bottom w:val="single" w:sz="4" w:space="0" w:color="auto"/>
              <w:right w:val="single" w:sz="4" w:space="0" w:color="000000"/>
            </w:tcBorders>
            <w:vAlign w:val="center"/>
          </w:tcPr>
          <w:p w14:paraId="6FF04AA1" w14:textId="77777777" w:rsidR="00DD6931" w:rsidRDefault="00DD6931">
            <w:pPr>
              <w:widowControl/>
              <w:jc w:val="center"/>
              <w:rPr>
                <w:rFonts w:eastAsia="仿宋_GB2312"/>
                <w:kern w:val="0"/>
                <w:szCs w:val="21"/>
              </w:rPr>
            </w:pPr>
          </w:p>
        </w:tc>
        <w:tc>
          <w:tcPr>
            <w:tcW w:w="1221" w:type="dxa"/>
            <w:tcBorders>
              <w:top w:val="single" w:sz="4" w:space="0" w:color="000000"/>
              <w:left w:val="nil"/>
              <w:bottom w:val="single" w:sz="4" w:space="0" w:color="auto"/>
              <w:right w:val="single" w:sz="4" w:space="0" w:color="000000"/>
            </w:tcBorders>
            <w:vAlign w:val="center"/>
          </w:tcPr>
          <w:p w14:paraId="706BEBD6" w14:textId="77777777" w:rsidR="00DD6931" w:rsidRDefault="00DD6931">
            <w:pPr>
              <w:widowControl/>
              <w:jc w:val="center"/>
              <w:rPr>
                <w:rFonts w:eastAsia="仿宋_GB2312"/>
                <w:kern w:val="0"/>
                <w:szCs w:val="21"/>
              </w:rPr>
            </w:pPr>
          </w:p>
        </w:tc>
        <w:tc>
          <w:tcPr>
            <w:tcW w:w="1222" w:type="dxa"/>
            <w:tcBorders>
              <w:top w:val="single" w:sz="4" w:space="0" w:color="000000"/>
              <w:left w:val="nil"/>
              <w:bottom w:val="single" w:sz="4" w:space="0" w:color="auto"/>
              <w:right w:val="single" w:sz="4" w:space="0" w:color="000000"/>
            </w:tcBorders>
            <w:vAlign w:val="center"/>
          </w:tcPr>
          <w:p w14:paraId="77435990" w14:textId="77777777" w:rsidR="00DD6931" w:rsidRDefault="00DD6931">
            <w:pPr>
              <w:widowControl/>
              <w:jc w:val="center"/>
              <w:rPr>
                <w:rFonts w:eastAsia="仿宋_GB2312"/>
                <w:kern w:val="0"/>
                <w:szCs w:val="21"/>
              </w:rPr>
            </w:pPr>
          </w:p>
        </w:tc>
        <w:tc>
          <w:tcPr>
            <w:tcW w:w="1074" w:type="dxa"/>
            <w:tcBorders>
              <w:top w:val="single" w:sz="4" w:space="0" w:color="000000"/>
              <w:left w:val="nil"/>
              <w:bottom w:val="single" w:sz="4" w:space="0" w:color="auto"/>
              <w:right w:val="single" w:sz="4" w:space="0" w:color="000000"/>
            </w:tcBorders>
            <w:vAlign w:val="center"/>
          </w:tcPr>
          <w:p w14:paraId="6DCFEE02" w14:textId="77777777" w:rsidR="00DD6931" w:rsidRDefault="00DD6931">
            <w:pPr>
              <w:widowControl/>
              <w:jc w:val="center"/>
              <w:rPr>
                <w:rFonts w:eastAsia="仿宋_GB2312"/>
                <w:kern w:val="0"/>
                <w:szCs w:val="21"/>
              </w:rPr>
            </w:pPr>
          </w:p>
        </w:tc>
        <w:tc>
          <w:tcPr>
            <w:tcW w:w="1417" w:type="dxa"/>
            <w:tcBorders>
              <w:top w:val="single" w:sz="4" w:space="0" w:color="000000"/>
              <w:left w:val="nil"/>
              <w:bottom w:val="single" w:sz="4" w:space="0" w:color="auto"/>
              <w:right w:val="single" w:sz="4" w:space="0" w:color="000000"/>
            </w:tcBorders>
            <w:vAlign w:val="center"/>
          </w:tcPr>
          <w:p w14:paraId="5CEAB6F0" w14:textId="77777777" w:rsidR="00DD6931" w:rsidRDefault="00DD6931">
            <w:pPr>
              <w:widowControl/>
              <w:jc w:val="center"/>
              <w:rPr>
                <w:rFonts w:eastAsia="仿宋_GB2312"/>
                <w:kern w:val="0"/>
                <w:szCs w:val="21"/>
              </w:rPr>
            </w:pPr>
          </w:p>
        </w:tc>
        <w:tc>
          <w:tcPr>
            <w:tcW w:w="1985" w:type="dxa"/>
            <w:tcBorders>
              <w:top w:val="single" w:sz="4" w:space="0" w:color="000000"/>
              <w:left w:val="nil"/>
              <w:bottom w:val="single" w:sz="4" w:space="0" w:color="auto"/>
              <w:right w:val="single" w:sz="4" w:space="0" w:color="000000"/>
            </w:tcBorders>
            <w:vAlign w:val="center"/>
          </w:tcPr>
          <w:p w14:paraId="33790AE7" w14:textId="77777777" w:rsidR="00DD6931" w:rsidRDefault="00DD6931">
            <w:pPr>
              <w:widowControl/>
              <w:jc w:val="center"/>
              <w:rPr>
                <w:rFonts w:eastAsia="仿宋_GB2312"/>
                <w:kern w:val="0"/>
                <w:szCs w:val="21"/>
              </w:rPr>
            </w:pPr>
          </w:p>
        </w:tc>
      </w:tr>
      <w:tr w:rsidR="00DD6931" w14:paraId="649FCEAB" w14:textId="77777777">
        <w:trPr>
          <w:trHeight w:val="850"/>
        </w:trPr>
        <w:tc>
          <w:tcPr>
            <w:tcW w:w="946" w:type="dxa"/>
            <w:tcBorders>
              <w:top w:val="single" w:sz="4" w:space="0" w:color="auto"/>
              <w:left w:val="single" w:sz="4" w:space="0" w:color="000000"/>
              <w:bottom w:val="single" w:sz="4" w:space="0" w:color="auto"/>
              <w:right w:val="single" w:sz="4" w:space="0" w:color="000000"/>
            </w:tcBorders>
            <w:vAlign w:val="center"/>
          </w:tcPr>
          <w:p w14:paraId="3FCB43B2" w14:textId="77777777" w:rsidR="00DD6931" w:rsidRDefault="00350AE2">
            <w:pPr>
              <w:adjustRightInd w:val="0"/>
              <w:snapToGrid w:val="0"/>
              <w:jc w:val="center"/>
              <w:rPr>
                <w:rFonts w:eastAsia="仿宋_GB2312"/>
                <w:kern w:val="0"/>
                <w:szCs w:val="21"/>
              </w:rPr>
            </w:pPr>
            <w:r>
              <w:rPr>
                <w:rFonts w:eastAsia="仿宋_GB2312"/>
                <w:kern w:val="0"/>
                <w:szCs w:val="21"/>
              </w:rPr>
              <w:t>14</w:t>
            </w:r>
          </w:p>
        </w:tc>
        <w:tc>
          <w:tcPr>
            <w:tcW w:w="1701" w:type="dxa"/>
            <w:tcBorders>
              <w:top w:val="single" w:sz="4" w:space="0" w:color="auto"/>
              <w:left w:val="nil"/>
              <w:bottom w:val="single" w:sz="4" w:space="0" w:color="auto"/>
              <w:right w:val="single" w:sz="4" w:space="0" w:color="000000"/>
            </w:tcBorders>
            <w:vAlign w:val="center"/>
          </w:tcPr>
          <w:p w14:paraId="73F0EA2A" w14:textId="77777777" w:rsidR="00DD6931" w:rsidRDefault="00DD6931">
            <w:pPr>
              <w:widowControl/>
              <w:jc w:val="center"/>
              <w:rPr>
                <w:rFonts w:eastAsia="仿宋_GB2312"/>
                <w:kern w:val="0"/>
                <w:szCs w:val="21"/>
              </w:rPr>
            </w:pPr>
          </w:p>
        </w:tc>
        <w:tc>
          <w:tcPr>
            <w:tcW w:w="850" w:type="dxa"/>
            <w:tcBorders>
              <w:top w:val="single" w:sz="4" w:space="0" w:color="000000"/>
              <w:left w:val="nil"/>
              <w:bottom w:val="single" w:sz="4" w:space="0" w:color="auto"/>
              <w:right w:val="single" w:sz="4" w:space="0" w:color="000000"/>
            </w:tcBorders>
            <w:vAlign w:val="center"/>
          </w:tcPr>
          <w:p w14:paraId="7C5439AD" w14:textId="77777777" w:rsidR="00DD6931" w:rsidRDefault="00DD6931">
            <w:pPr>
              <w:widowControl/>
              <w:jc w:val="center"/>
              <w:rPr>
                <w:rFonts w:eastAsia="仿宋_GB2312"/>
                <w:kern w:val="0"/>
                <w:szCs w:val="21"/>
              </w:rPr>
            </w:pPr>
          </w:p>
        </w:tc>
        <w:tc>
          <w:tcPr>
            <w:tcW w:w="1083" w:type="dxa"/>
            <w:tcBorders>
              <w:top w:val="single" w:sz="4" w:space="0" w:color="000000"/>
              <w:left w:val="nil"/>
              <w:bottom w:val="single" w:sz="4" w:space="0" w:color="auto"/>
              <w:right w:val="single" w:sz="4" w:space="0" w:color="000000"/>
            </w:tcBorders>
            <w:vAlign w:val="center"/>
          </w:tcPr>
          <w:p w14:paraId="46359BC2" w14:textId="77777777" w:rsidR="00DD6931" w:rsidRDefault="00DD6931">
            <w:pPr>
              <w:widowControl/>
              <w:jc w:val="center"/>
              <w:rPr>
                <w:rFonts w:eastAsia="仿宋_GB2312"/>
                <w:kern w:val="0"/>
                <w:szCs w:val="21"/>
              </w:rPr>
            </w:pPr>
          </w:p>
        </w:tc>
        <w:tc>
          <w:tcPr>
            <w:tcW w:w="863" w:type="dxa"/>
            <w:tcBorders>
              <w:top w:val="single" w:sz="4" w:space="0" w:color="000000"/>
              <w:left w:val="nil"/>
              <w:bottom w:val="single" w:sz="4" w:space="0" w:color="auto"/>
              <w:right w:val="single" w:sz="4" w:space="0" w:color="000000"/>
            </w:tcBorders>
            <w:vAlign w:val="center"/>
          </w:tcPr>
          <w:p w14:paraId="11A52956" w14:textId="77777777" w:rsidR="00DD6931" w:rsidRDefault="00DD6931">
            <w:pPr>
              <w:widowControl/>
              <w:jc w:val="center"/>
              <w:rPr>
                <w:rFonts w:eastAsia="仿宋_GB2312"/>
                <w:kern w:val="0"/>
                <w:szCs w:val="21"/>
              </w:rPr>
            </w:pPr>
          </w:p>
        </w:tc>
        <w:tc>
          <w:tcPr>
            <w:tcW w:w="812" w:type="dxa"/>
            <w:tcBorders>
              <w:top w:val="single" w:sz="4" w:space="0" w:color="000000"/>
              <w:left w:val="nil"/>
              <w:bottom w:val="single" w:sz="4" w:space="0" w:color="auto"/>
              <w:right w:val="single" w:sz="4" w:space="0" w:color="000000"/>
            </w:tcBorders>
            <w:vAlign w:val="center"/>
          </w:tcPr>
          <w:p w14:paraId="082F8324" w14:textId="77777777" w:rsidR="00DD6931" w:rsidRDefault="00DD6931">
            <w:pPr>
              <w:widowControl/>
              <w:jc w:val="center"/>
              <w:rPr>
                <w:rFonts w:eastAsia="仿宋_GB2312"/>
                <w:kern w:val="0"/>
                <w:szCs w:val="21"/>
              </w:rPr>
            </w:pPr>
          </w:p>
        </w:tc>
        <w:tc>
          <w:tcPr>
            <w:tcW w:w="813" w:type="dxa"/>
            <w:tcBorders>
              <w:top w:val="single" w:sz="4" w:space="0" w:color="000000"/>
              <w:left w:val="nil"/>
              <w:bottom w:val="single" w:sz="4" w:space="0" w:color="auto"/>
              <w:right w:val="single" w:sz="4" w:space="0" w:color="000000"/>
            </w:tcBorders>
            <w:vAlign w:val="center"/>
          </w:tcPr>
          <w:p w14:paraId="21C6A6B7" w14:textId="77777777" w:rsidR="00DD6931" w:rsidRDefault="00DD6931">
            <w:pPr>
              <w:widowControl/>
              <w:jc w:val="center"/>
              <w:rPr>
                <w:rFonts w:eastAsia="仿宋_GB2312"/>
                <w:kern w:val="0"/>
                <w:szCs w:val="21"/>
              </w:rPr>
            </w:pPr>
          </w:p>
        </w:tc>
        <w:tc>
          <w:tcPr>
            <w:tcW w:w="1221" w:type="dxa"/>
            <w:tcBorders>
              <w:top w:val="single" w:sz="4" w:space="0" w:color="000000"/>
              <w:left w:val="nil"/>
              <w:bottom w:val="single" w:sz="4" w:space="0" w:color="auto"/>
              <w:right w:val="single" w:sz="4" w:space="0" w:color="000000"/>
            </w:tcBorders>
            <w:vAlign w:val="center"/>
          </w:tcPr>
          <w:p w14:paraId="5CF67B84" w14:textId="77777777" w:rsidR="00DD6931" w:rsidRDefault="00DD6931">
            <w:pPr>
              <w:widowControl/>
              <w:jc w:val="center"/>
              <w:rPr>
                <w:rFonts w:eastAsia="仿宋_GB2312"/>
                <w:kern w:val="0"/>
                <w:szCs w:val="21"/>
              </w:rPr>
            </w:pPr>
          </w:p>
        </w:tc>
        <w:tc>
          <w:tcPr>
            <w:tcW w:w="1222" w:type="dxa"/>
            <w:tcBorders>
              <w:top w:val="single" w:sz="4" w:space="0" w:color="000000"/>
              <w:left w:val="nil"/>
              <w:bottom w:val="single" w:sz="4" w:space="0" w:color="auto"/>
              <w:right w:val="single" w:sz="4" w:space="0" w:color="000000"/>
            </w:tcBorders>
            <w:vAlign w:val="center"/>
          </w:tcPr>
          <w:p w14:paraId="76ED6A44" w14:textId="77777777" w:rsidR="00DD6931" w:rsidRDefault="00DD6931">
            <w:pPr>
              <w:widowControl/>
              <w:jc w:val="center"/>
              <w:rPr>
                <w:rFonts w:eastAsia="仿宋_GB2312"/>
                <w:kern w:val="0"/>
                <w:szCs w:val="21"/>
              </w:rPr>
            </w:pPr>
          </w:p>
        </w:tc>
        <w:tc>
          <w:tcPr>
            <w:tcW w:w="1074" w:type="dxa"/>
            <w:tcBorders>
              <w:top w:val="single" w:sz="4" w:space="0" w:color="000000"/>
              <w:left w:val="nil"/>
              <w:bottom w:val="single" w:sz="4" w:space="0" w:color="auto"/>
              <w:right w:val="single" w:sz="4" w:space="0" w:color="000000"/>
            </w:tcBorders>
            <w:vAlign w:val="center"/>
          </w:tcPr>
          <w:p w14:paraId="0D12A173" w14:textId="77777777" w:rsidR="00DD6931" w:rsidRDefault="00DD6931">
            <w:pPr>
              <w:widowControl/>
              <w:jc w:val="center"/>
              <w:rPr>
                <w:rFonts w:eastAsia="仿宋_GB2312"/>
                <w:kern w:val="0"/>
                <w:szCs w:val="21"/>
              </w:rPr>
            </w:pPr>
          </w:p>
        </w:tc>
        <w:tc>
          <w:tcPr>
            <w:tcW w:w="1417" w:type="dxa"/>
            <w:tcBorders>
              <w:top w:val="single" w:sz="4" w:space="0" w:color="000000"/>
              <w:left w:val="nil"/>
              <w:bottom w:val="single" w:sz="4" w:space="0" w:color="auto"/>
              <w:right w:val="single" w:sz="4" w:space="0" w:color="000000"/>
            </w:tcBorders>
            <w:vAlign w:val="center"/>
          </w:tcPr>
          <w:p w14:paraId="1EC87E3D" w14:textId="77777777" w:rsidR="00DD6931" w:rsidRDefault="00DD6931">
            <w:pPr>
              <w:widowControl/>
              <w:jc w:val="center"/>
              <w:rPr>
                <w:rFonts w:eastAsia="仿宋_GB2312"/>
                <w:kern w:val="0"/>
                <w:szCs w:val="21"/>
              </w:rPr>
            </w:pPr>
          </w:p>
        </w:tc>
        <w:tc>
          <w:tcPr>
            <w:tcW w:w="1985" w:type="dxa"/>
            <w:tcBorders>
              <w:top w:val="single" w:sz="4" w:space="0" w:color="000000"/>
              <w:left w:val="nil"/>
              <w:bottom w:val="single" w:sz="4" w:space="0" w:color="auto"/>
              <w:right w:val="single" w:sz="4" w:space="0" w:color="000000"/>
            </w:tcBorders>
            <w:vAlign w:val="center"/>
          </w:tcPr>
          <w:p w14:paraId="0C9FAC40" w14:textId="77777777" w:rsidR="00DD6931" w:rsidRDefault="00DD6931">
            <w:pPr>
              <w:widowControl/>
              <w:jc w:val="center"/>
              <w:rPr>
                <w:rFonts w:eastAsia="仿宋_GB2312"/>
                <w:kern w:val="0"/>
                <w:szCs w:val="21"/>
              </w:rPr>
            </w:pPr>
          </w:p>
        </w:tc>
      </w:tr>
      <w:tr w:rsidR="00DD6931" w14:paraId="2EEC1580" w14:textId="77777777">
        <w:trPr>
          <w:trHeight w:val="850"/>
        </w:trPr>
        <w:tc>
          <w:tcPr>
            <w:tcW w:w="946" w:type="dxa"/>
            <w:tcBorders>
              <w:top w:val="single" w:sz="4" w:space="0" w:color="auto"/>
              <w:left w:val="single" w:sz="4" w:space="0" w:color="000000"/>
              <w:bottom w:val="single" w:sz="4" w:space="0" w:color="auto"/>
              <w:right w:val="single" w:sz="4" w:space="0" w:color="000000"/>
            </w:tcBorders>
            <w:vAlign w:val="center"/>
          </w:tcPr>
          <w:p w14:paraId="61C85188" w14:textId="77777777" w:rsidR="00DD6931" w:rsidRDefault="00350AE2">
            <w:pPr>
              <w:adjustRightInd w:val="0"/>
              <w:snapToGrid w:val="0"/>
              <w:jc w:val="center"/>
              <w:rPr>
                <w:rFonts w:eastAsia="仿宋_GB2312"/>
                <w:kern w:val="0"/>
                <w:szCs w:val="21"/>
              </w:rPr>
            </w:pPr>
            <w:r>
              <w:rPr>
                <w:rFonts w:eastAsia="仿宋_GB2312"/>
                <w:kern w:val="0"/>
                <w:szCs w:val="21"/>
              </w:rPr>
              <w:t>15</w:t>
            </w:r>
          </w:p>
        </w:tc>
        <w:tc>
          <w:tcPr>
            <w:tcW w:w="1701" w:type="dxa"/>
            <w:tcBorders>
              <w:top w:val="single" w:sz="4" w:space="0" w:color="auto"/>
              <w:left w:val="nil"/>
              <w:bottom w:val="single" w:sz="4" w:space="0" w:color="auto"/>
              <w:right w:val="single" w:sz="4" w:space="0" w:color="000000"/>
            </w:tcBorders>
            <w:vAlign w:val="center"/>
          </w:tcPr>
          <w:p w14:paraId="5CECBF52" w14:textId="77777777" w:rsidR="00DD6931" w:rsidRDefault="00DD6931">
            <w:pPr>
              <w:widowControl/>
              <w:jc w:val="center"/>
              <w:rPr>
                <w:rFonts w:eastAsia="仿宋_GB2312"/>
                <w:kern w:val="0"/>
                <w:szCs w:val="21"/>
              </w:rPr>
            </w:pPr>
          </w:p>
        </w:tc>
        <w:tc>
          <w:tcPr>
            <w:tcW w:w="850" w:type="dxa"/>
            <w:tcBorders>
              <w:top w:val="single" w:sz="4" w:space="0" w:color="000000"/>
              <w:left w:val="nil"/>
              <w:bottom w:val="single" w:sz="4" w:space="0" w:color="auto"/>
              <w:right w:val="single" w:sz="4" w:space="0" w:color="000000"/>
            </w:tcBorders>
            <w:vAlign w:val="center"/>
          </w:tcPr>
          <w:p w14:paraId="0174A2BB" w14:textId="77777777" w:rsidR="00DD6931" w:rsidRDefault="00DD6931">
            <w:pPr>
              <w:widowControl/>
              <w:jc w:val="center"/>
              <w:rPr>
                <w:rFonts w:eastAsia="仿宋_GB2312"/>
                <w:kern w:val="0"/>
                <w:szCs w:val="21"/>
              </w:rPr>
            </w:pPr>
          </w:p>
        </w:tc>
        <w:tc>
          <w:tcPr>
            <w:tcW w:w="1083" w:type="dxa"/>
            <w:tcBorders>
              <w:top w:val="single" w:sz="4" w:space="0" w:color="000000"/>
              <w:left w:val="nil"/>
              <w:bottom w:val="single" w:sz="4" w:space="0" w:color="auto"/>
              <w:right w:val="single" w:sz="4" w:space="0" w:color="000000"/>
            </w:tcBorders>
            <w:vAlign w:val="center"/>
          </w:tcPr>
          <w:p w14:paraId="72938FA9" w14:textId="77777777" w:rsidR="00DD6931" w:rsidRDefault="00DD6931">
            <w:pPr>
              <w:widowControl/>
              <w:jc w:val="center"/>
              <w:rPr>
                <w:rFonts w:eastAsia="仿宋_GB2312"/>
                <w:kern w:val="0"/>
                <w:szCs w:val="21"/>
              </w:rPr>
            </w:pPr>
          </w:p>
        </w:tc>
        <w:tc>
          <w:tcPr>
            <w:tcW w:w="863" w:type="dxa"/>
            <w:tcBorders>
              <w:top w:val="single" w:sz="4" w:space="0" w:color="000000"/>
              <w:left w:val="nil"/>
              <w:bottom w:val="single" w:sz="4" w:space="0" w:color="auto"/>
              <w:right w:val="single" w:sz="4" w:space="0" w:color="000000"/>
            </w:tcBorders>
            <w:vAlign w:val="center"/>
          </w:tcPr>
          <w:p w14:paraId="21FB3B49" w14:textId="77777777" w:rsidR="00DD6931" w:rsidRDefault="00DD6931">
            <w:pPr>
              <w:widowControl/>
              <w:jc w:val="center"/>
              <w:rPr>
                <w:rFonts w:eastAsia="仿宋_GB2312"/>
                <w:kern w:val="0"/>
                <w:szCs w:val="21"/>
              </w:rPr>
            </w:pPr>
          </w:p>
        </w:tc>
        <w:tc>
          <w:tcPr>
            <w:tcW w:w="812" w:type="dxa"/>
            <w:tcBorders>
              <w:top w:val="single" w:sz="4" w:space="0" w:color="000000"/>
              <w:left w:val="nil"/>
              <w:bottom w:val="single" w:sz="4" w:space="0" w:color="auto"/>
              <w:right w:val="single" w:sz="4" w:space="0" w:color="000000"/>
            </w:tcBorders>
            <w:vAlign w:val="center"/>
          </w:tcPr>
          <w:p w14:paraId="3E1E2C52" w14:textId="77777777" w:rsidR="00DD6931" w:rsidRDefault="00DD6931">
            <w:pPr>
              <w:widowControl/>
              <w:jc w:val="center"/>
              <w:rPr>
                <w:rFonts w:eastAsia="仿宋_GB2312"/>
                <w:kern w:val="0"/>
                <w:szCs w:val="21"/>
              </w:rPr>
            </w:pPr>
          </w:p>
        </w:tc>
        <w:tc>
          <w:tcPr>
            <w:tcW w:w="813" w:type="dxa"/>
            <w:tcBorders>
              <w:top w:val="single" w:sz="4" w:space="0" w:color="000000"/>
              <w:left w:val="nil"/>
              <w:bottom w:val="single" w:sz="4" w:space="0" w:color="auto"/>
              <w:right w:val="single" w:sz="4" w:space="0" w:color="000000"/>
            </w:tcBorders>
            <w:vAlign w:val="center"/>
          </w:tcPr>
          <w:p w14:paraId="26972699" w14:textId="77777777" w:rsidR="00DD6931" w:rsidRDefault="00DD6931">
            <w:pPr>
              <w:widowControl/>
              <w:jc w:val="center"/>
              <w:rPr>
                <w:rFonts w:eastAsia="仿宋_GB2312"/>
                <w:kern w:val="0"/>
                <w:szCs w:val="21"/>
              </w:rPr>
            </w:pPr>
          </w:p>
        </w:tc>
        <w:tc>
          <w:tcPr>
            <w:tcW w:w="1221" w:type="dxa"/>
            <w:tcBorders>
              <w:top w:val="single" w:sz="4" w:space="0" w:color="000000"/>
              <w:left w:val="nil"/>
              <w:bottom w:val="single" w:sz="4" w:space="0" w:color="auto"/>
              <w:right w:val="single" w:sz="4" w:space="0" w:color="000000"/>
            </w:tcBorders>
            <w:vAlign w:val="center"/>
          </w:tcPr>
          <w:p w14:paraId="0FB08923" w14:textId="77777777" w:rsidR="00DD6931" w:rsidRDefault="00DD6931">
            <w:pPr>
              <w:widowControl/>
              <w:jc w:val="center"/>
              <w:rPr>
                <w:rFonts w:eastAsia="仿宋_GB2312"/>
                <w:kern w:val="0"/>
                <w:szCs w:val="21"/>
              </w:rPr>
            </w:pPr>
          </w:p>
        </w:tc>
        <w:tc>
          <w:tcPr>
            <w:tcW w:w="1222" w:type="dxa"/>
            <w:tcBorders>
              <w:top w:val="single" w:sz="4" w:space="0" w:color="000000"/>
              <w:left w:val="nil"/>
              <w:bottom w:val="single" w:sz="4" w:space="0" w:color="auto"/>
              <w:right w:val="single" w:sz="4" w:space="0" w:color="000000"/>
            </w:tcBorders>
            <w:vAlign w:val="center"/>
          </w:tcPr>
          <w:p w14:paraId="0289B71F" w14:textId="77777777" w:rsidR="00DD6931" w:rsidRDefault="00DD6931">
            <w:pPr>
              <w:widowControl/>
              <w:jc w:val="center"/>
              <w:rPr>
                <w:rFonts w:eastAsia="仿宋_GB2312"/>
                <w:kern w:val="0"/>
                <w:szCs w:val="21"/>
              </w:rPr>
            </w:pPr>
          </w:p>
        </w:tc>
        <w:tc>
          <w:tcPr>
            <w:tcW w:w="1074" w:type="dxa"/>
            <w:tcBorders>
              <w:top w:val="single" w:sz="4" w:space="0" w:color="000000"/>
              <w:left w:val="nil"/>
              <w:bottom w:val="single" w:sz="4" w:space="0" w:color="auto"/>
              <w:right w:val="single" w:sz="4" w:space="0" w:color="000000"/>
            </w:tcBorders>
            <w:vAlign w:val="center"/>
          </w:tcPr>
          <w:p w14:paraId="7842C499" w14:textId="77777777" w:rsidR="00DD6931" w:rsidRDefault="00DD6931">
            <w:pPr>
              <w:widowControl/>
              <w:jc w:val="center"/>
              <w:rPr>
                <w:rFonts w:eastAsia="仿宋_GB2312"/>
                <w:kern w:val="0"/>
                <w:szCs w:val="21"/>
              </w:rPr>
            </w:pPr>
          </w:p>
        </w:tc>
        <w:tc>
          <w:tcPr>
            <w:tcW w:w="1417" w:type="dxa"/>
            <w:tcBorders>
              <w:top w:val="single" w:sz="4" w:space="0" w:color="000000"/>
              <w:left w:val="nil"/>
              <w:bottom w:val="single" w:sz="4" w:space="0" w:color="auto"/>
              <w:right w:val="single" w:sz="4" w:space="0" w:color="000000"/>
            </w:tcBorders>
            <w:vAlign w:val="center"/>
          </w:tcPr>
          <w:p w14:paraId="347D2576" w14:textId="77777777" w:rsidR="00DD6931" w:rsidRDefault="00DD6931">
            <w:pPr>
              <w:widowControl/>
              <w:jc w:val="center"/>
              <w:rPr>
                <w:rFonts w:eastAsia="仿宋_GB2312"/>
                <w:kern w:val="0"/>
                <w:szCs w:val="21"/>
              </w:rPr>
            </w:pPr>
          </w:p>
        </w:tc>
        <w:tc>
          <w:tcPr>
            <w:tcW w:w="1985" w:type="dxa"/>
            <w:tcBorders>
              <w:top w:val="single" w:sz="4" w:space="0" w:color="000000"/>
              <w:left w:val="nil"/>
              <w:bottom w:val="single" w:sz="4" w:space="0" w:color="auto"/>
              <w:right w:val="single" w:sz="4" w:space="0" w:color="000000"/>
            </w:tcBorders>
            <w:vAlign w:val="center"/>
          </w:tcPr>
          <w:p w14:paraId="4012DE6F" w14:textId="77777777" w:rsidR="00DD6931" w:rsidRDefault="00DD6931">
            <w:pPr>
              <w:widowControl/>
              <w:jc w:val="center"/>
              <w:rPr>
                <w:rFonts w:eastAsia="仿宋_GB2312"/>
                <w:kern w:val="0"/>
                <w:szCs w:val="21"/>
              </w:rPr>
            </w:pPr>
          </w:p>
        </w:tc>
      </w:tr>
      <w:tr w:rsidR="00DD6931" w14:paraId="10E7F6D8" w14:textId="77777777">
        <w:trPr>
          <w:trHeight w:val="454"/>
        </w:trPr>
        <w:tc>
          <w:tcPr>
            <w:tcW w:w="5443" w:type="dxa"/>
            <w:gridSpan w:val="5"/>
            <w:tcBorders>
              <w:top w:val="single" w:sz="4" w:space="0" w:color="auto"/>
              <w:left w:val="single" w:sz="4" w:space="0" w:color="auto"/>
              <w:bottom w:val="single" w:sz="4" w:space="0" w:color="auto"/>
              <w:right w:val="single" w:sz="4" w:space="0" w:color="auto"/>
            </w:tcBorders>
            <w:vAlign w:val="center"/>
          </w:tcPr>
          <w:p w14:paraId="3201ACC9" w14:textId="77777777" w:rsidR="00DD6931" w:rsidRDefault="00350AE2">
            <w:pPr>
              <w:widowControl/>
              <w:jc w:val="center"/>
              <w:rPr>
                <w:rFonts w:eastAsia="仿宋_GB2312"/>
                <w:kern w:val="0"/>
                <w:szCs w:val="21"/>
              </w:rPr>
            </w:pPr>
            <w:r>
              <w:rPr>
                <w:rFonts w:eastAsia="仿宋_GB2312"/>
                <w:kern w:val="0"/>
                <w:szCs w:val="21"/>
              </w:rPr>
              <w:t>单价</w:t>
            </w:r>
            <w:r>
              <w:rPr>
                <w:rFonts w:eastAsia="仿宋_GB2312"/>
                <w:kern w:val="0"/>
                <w:szCs w:val="21"/>
              </w:rPr>
              <w:t>50</w:t>
            </w:r>
            <w:r>
              <w:rPr>
                <w:rFonts w:eastAsia="仿宋_GB2312"/>
                <w:kern w:val="0"/>
                <w:szCs w:val="21"/>
              </w:rPr>
              <w:t>万元以上购置设备</w:t>
            </w:r>
            <w:r>
              <w:rPr>
                <w:rFonts w:eastAsia="仿宋_GB2312" w:hint="eastAsia"/>
                <w:kern w:val="0"/>
                <w:szCs w:val="21"/>
              </w:rPr>
              <w:t>小</w:t>
            </w:r>
            <w:r>
              <w:rPr>
                <w:rFonts w:eastAsia="仿宋_GB2312"/>
                <w:kern w:val="0"/>
                <w:szCs w:val="21"/>
              </w:rPr>
              <w:t>计</w:t>
            </w:r>
          </w:p>
        </w:tc>
        <w:tc>
          <w:tcPr>
            <w:tcW w:w="812" w:type="dxa"/>
            <w:tcBorders>
              <w:top w:val="single" w:sz="4" w:space="0" w:color="auto"/>
              <w:left w:val="single" w:sz="4" w:space="0" w:color="auto"/>
              <w:bottom w:val="single" w:sz="4" w:space="0" w:color="auto"/>
              <w:right w:val="single" w:sz="4" w:space="0" w:color="auto"/>
            </w:tcBorders>
            <w:vAlign w:val="center"/>
          </w:tcPr>
          <w:p w14:paraId="054E7A55" w14:textId="77777777" w:rsidR="00DD6931" w:rsidRDefault="00350AE2">
            <w:pPr>
              <w:widowControl/>
              <w:jc w:val="center"/>
              <w:rPr>
                <w:rFonts w:eastAsia="仿宋_GB2312"/>
                <w:kern w:val="0"/>
                <w:szCs w:val="21"/>
              </w:rPr>
            </w:pPr>
            <w:r>
              <w:rPr>
                <w:rFonts w:eastAsia="仿宋_GB2312"/>
                <w:kern w:val="0"/>
                <w:szCs w:val="21"/>
              </w:rPr>
              <w:t>0</w:t>
            </w:r>
          </w:p>
        </w:tc>
        <w:tc>
          <w:tcPr>
            <w:tcW w:w="813" w:type="dxa"/>
            <w:tcBorders>
              <w:top w:val="single" w:sz="4" w:space="0" w:color="auto"/>
              <w:left w:val="single" w:sz="4" w:space="0" w:color="auto"/>
              <w:bottom w:val="single" w:sz="4" w:space="0" w:color="auto"/>
              <w:right w:val="single" w:sz="4" w:space="0" w:color="auto"/>
            </w:tcBorders>
            <w:vAlign w:val="center"/>
          </w:tcPr>
          <w:p w14:paraId="2EB7C428" w14:textId="77777777" w:rsidR="00DD6931" w:rsidRDefault="00350AE2">
            <w:pPr>
              <w:widowControl/>
              <w:jc w:val="center"/>
              <w:rPr>
                <w:rFonts w:eastAsia="仿宋_GB2312"/>
                <w:kern w:val="0"/>
                <w:szCs w:val="21"/>
              </w:rPr>
            </w:pPr>
            <w:r>
              <w:rPr>
                <w:rFonts w:eastAsia="仿宋_GB2312"/>
                <w:kern w:val="0"/>
                <w:szCs w:val="21"/>
              </w:rPr>
              <w:t>0</w:t>
            </w:r>
          </w:p>
        </w:tc>
        <w:tc>
          <w:tcPr>
            <w:tcW w:w="1221" w:type="dxa"/>
            <w:tcBorders>
              <w:top w:val="single" w:sz="4" w:space="0" w:color="auto"/>
              <w:left w:val="single" w:sz="4" w:space="0" w:color="auto"/>
              <w:bottom w:val="single" w:sz="4" w:space="0" w:color="auto"/>
              <w:right w:val="single" w:sz="4" w:space="0" w:color="auto"/>
            </w:tcBorders>
            <w:vAlign w:val="center"/>
          </w:tcPr>
          <w:p w14:paraId="5AECEBA0" w14:textId="77777777" w:rsidR="00DD6931" w:rsidRDefault="00350AE2">
            <w:pPr>
              <w:widowControl/>
              <w:jc w:val="center"/>
              <w:rPr>
                <w:rFonts w:eastAsia="仿宋_GB2312"/>
                <w:kern w:val="0"/>
                <w:szCs w:val="21"/>
              </w:rPr>
            </w:pPr>
            <w:r>
              <w:rPr>
                <w:rFonts w:eastAsia="仿宋_GB2312"/>
                <w:kern w:val="0"/>
                <w:szCs w:val="21"/>
              </w:rPr>
              <w:t>／</w:t>
            </w:r>
          </w:p>
        </w:tc>
        <w:tc>
          <w:tcPr>
            <w:tcW w:w="1222" w:type="dxa"/>
            <w:tcBorders>
              <w:top w:val="single" w:sz="4" w:space="0" w:color="auto"/>
              <w:left w:val="single" w:sz="4" w:space="0" w:color="auto"/>
              <w:bottom w:val="single" w:sz="4" w:space="0" w:color="auto"/>
              <w:right w:val="single" w:sz="4" w:space="0" w:color="auto"/>
            </w:tcBorders>
            <w:vAlign w:val="center"/>
          </w:tcPr>
          <w:p w14:paraId="4E1842B3" w14:textId="77777777" w:rsidR="00DD6931" w:rsidRDefault="00350AE2">
            <w:pPr>
              <w:widowControl/>
              <w:jc w:val="center"/>
              <w:rPr>
                <w:rFonts w:eastAsia="仿宋_GB2312"/>
                <w:kern w:val="0"/>
                <w:szCs w:val="21"/>
              </w:rPr>
            </w:pPr>
            <w:r>
              <w:rPr>
                <w:rFonts w:eastAsia="仿宋_GB2312"/>
                <w:kern w:val="0"/>
                <w:szCs w:val="21"/>
              </w:rPr>
              <w:t>／</w:t>
            </w:r>
          </w:p>
        </w:tc>
        <w:tc>
          <w:tcPr>
            <w:tcW w:w="1074" w:type="dxa"/>
            <w:tcBorders>
              <w:top w:val="single" w:sz="4" w:space="0" w:color="auto"/>
              <w:left w:val="single" w:sz="4" w:space="0" w:color="auto"/>
              <w:bottom w:val="single" w:sz="4" w:space="0" w:color="auto"/>
              <w:right w:val="single" w:sz="4" w:space="0" w:color="auto"/>
            </w:tcBorders>
            <w:vAlign w:val="center"/>
          </w:tcPr>
          <w:p w14:paraId="13C3A43F" w14:textId="77777777" w:rsidR="00DD6931" w:rsidRDefault="00350AE2">
            <w:pPr>
              <w:widowControl/>
              <w:jc w:val="center"/>
              <w:rPr>
                <w:rFonts w:eastAsia="仿宋_GB2312"/>
                <w:kern w:val="0"/>
                <w:szCs w:val="21"/>
              </w:rPr>
            </w:pPr>
            <w:r>
              <w:rPr>
                <w:rFonts w:eastAsia="仿宋_GB2312"/>
                <w:kern w:val="0"/>
                <w:szCs w:val="21"/>
              </w:rPr>
              <w:t>／</w:t>
            </w:r>
          </w:p>
        </w:tc>
        <w:tc>
          <w:tcPr>
            <w:tcW w:w="1417" w:type="dxa"/>
            <w:tcBorders>
              <w:top w:val="single" w:sz="4" w:space="0" w:color="auto"/>
              <w:left w:val="single" w:sz="4" w:space="0" w:color="auto"/>
              <w:bottom w:val="single" w:sz="4" w:space="0" w:color="auto"/>
              <w:right w:val="single" w:sz="4" w:space="0" w:color="auto"/>
            </w:tcBorders>
            <w:vAlign w:val="center"/>
          </w:tcPr>
          <w:p w14:paraId="5380C8D9" w14:textId="77777777" w:rsidR="00DD6931" w:rsidRDefault="00350AE2">
            <w:pPr>
              <w:widowControl/>
              <w:jc w:val="center"/>
              <w:rPr>
                <w:rFonts w:eastAsia="仿宋_GB2312"/>
                <w:kern w:val="0"/>
                <w:szCs w:val="21"/>
              </w:rPr>
            </w:pPr>
            <w:r>
              <w:rPr>
                <w:rFonts w:eastAsia="仿宋_GB2312"/>
                <w:kern w:val="0"/>
                <w:szCs w:val="21"/>
              </w:rPr>
              <w:t>／</w:t>
            </w:r>
          </w:p>
        </w:tc>
        <w:tc>
          <w:tcPr>
            <w:tcW w:w="1985" w:type="dxa"/>
            <w:tcBorders>
              <w:top w:val="single" w:sz="4" w:space="0" w:color="auto"/>
              <w:left w:val="single" w:sz="4" w:space="0" w:color="auto"/>
              <w:bottom w:val="single" w:sz="4" w:space="0" w:color="auto"/>
              <w:right w:val="single" w:sz="4" w:space="0" w:color="auto"/>
            </w:tcBorders>
            <w:vAlign w:val="center"/>
          </w:tcPr>
          <w:p w14:paraId="0EA5FD02" w14:textId="77777777" w:rsidR="00DD6931" w:rsidRDefault="00350AE2">
            <w:pPr>
              <w:widowControl/>
              <w:jc w:val="center"/>
              <w:rPr>
                <w:rFonts w:eastAsia="仿宋_GB2312"/>
                <w:kern w:val="0"/>
                <w:szCs w:val="21"/>
              </w:rPr>
            </w:pPr>
            <w:r>
              <w:rPr>
                <w:rFonts w:eastAsia="仿宋_GB2312"/>
                <w:kern w:val="0"/>
                <w:szCs w:val="21"/>
              </w:rPr>
              <w:t>／</w:t>
            </w:r>
          </w:p>
        </w:tc>
      </w:tr>
      <w:tr w:rsidR="00DD6931" w14:paraId="22093DCE" w14:textId="77777777">
        <w:trPr>
          <w:trHeight w:val="454"/>
        </w:trPr>
        <w:tc>
          <w:tcPr>
            <w:tcW w:w="5443" w:type="dxa"/>
            <w:gridSpan w:val="5"/>
            <w:tcBorders>
              <w:top w:val="single" w:sz="4" w:space="0" w:color="auto"/>
              <w:left w:val="single" w:sz="4" w:space="0" w:color="auto"/>
              <w:bottom w:val="single" w:sz="4" w:space="0" w:color="auto"/>
              <w:right w:val="single" w:sz="4" w:space="0" w:color="auto"/>
            </w:tcBorders>
            <w:vAlign w:val="center"/>
          </w:tcPr>
          <w:p w14:paraId="2DF56A07" w14:textId="77777777" w:rsidR="00DD6931" w:rsidRDefault="00350AE2">
            <w:pPr>
              <w:widowControl/>
              <w:jc w:val="center"/>
              <w:rPr>
                <w:rFonts w:eastAsia="仿宋_GB2312"/>
                <w:kern w:val="0"/>
                <w:szCs w:val="21"/>
              </w:rPr>
            </w:pPr>
            <w:r>
              <w:rPr>
                <w:rFonts w:eastAsia="仿宋_GB2312"/>
                <w:kern w:val="0"/>
                <w:szCs w:val="21"/>
              </w:rPr>
              <w:t>单价</w:t>
            </w:r>
            <w:r>
              <w:rPr>
                <w:rFonts w:eastAsia="仿宋_GB2312"/>
                <w:kern w:val="0"/>
                <w:szCs w:val="21"/>
              </w:rPr>
              <w:t>50</w:t>
            </w:r>
            <w:r>
              <w:rPr>
                <w:rFonts w:eastAsia="仿宋_GB2312"/>
                <w:kern w:val="0"/>
                <w:szCs w:val="21"/>
              </w:rPr>
              <w:t>万元以上试制设备</w:t>
            </w:r>
            <w:r>
              <w:rPr>
                <w:rFonts w:eastAsia="仿宋_GB2312" w:hint="eastAsia"/>
                <w:kern w:val="0"/>
                <w:szCs w:val="21"/>
              </w:rPr>
              <w:t>小</w:t>
            </w:r>
            <w:r>
              <w:rPr>
                <w:rFonts w:eastAsia="仿宋_GB2312"/>
                <w:kern w:val="0"/>
                <w:szCs w:val="21"/>
              </w:rPr>
              <w:t>计</w:t>
            </w:r>
          </w:p>
        </w:tc>
        <w:tc>
          <w:tcPr>
            <w:tcW w:w="812" w:type="dxa"/>
            <w:tcBorders>
              <w:top w:val="single" w:sz="4" w:space="0" w:color="auto"/>
              <w:left w:val="single" w:sz="4" w:space="0" w:color="auto"/>
              <w:bottom w:val="single" w:sz="4" w:space="0" w:color="auto"/>
              <w:right w:val="single" w:sz="4" w:space="0" w:color="auto"/>
            </w:tcBorders>
            <w:vAlign w:val="center"/>
          </w:tcPr>
          <w:p w14:paraId="3AF152CE" w14:textId="77777777" w:rsidR="00DD6931" w:rsidRDefault="00350AE2">
            <w:pPr>
              <w:widowControl/>
              <w:jc w:val="center"/>
              <w:rPr>
                <w:rFonts w:eastAsia="仿宋_GB2312"/>
                <w:kern w:val="0"/>
                <w:szCs w:val="21"/>
              </w:rPr>
            </w:pPr>
            <w:r>
              <w:rPr>
                <w:rFonts w:eastAsia="仿宋_GB2312"/>
                <w:kern w:val="0"/>
                <w:szCs w:val="21"/>
              </w:rPr>
              <w:t>0</w:t>
            </w:r>
          </w:p>
        </w:tc>
        <w:tc>
          <w:tcPr>
            <w:tcW w:w="813" w:type="dxa"/>
            <w:tcBorders>
              <w:top w:val="single" w:sz="4" w:space="0" w:color="auto"/>
              <w:left w:val="single" w:sz="4" w:space="0" w:color="auto"/>
              <w:bottom w:val="single" w:sz="4" w:space="0" w:color="auto"/>
              <w:right w:val="single" w:sz="4" w:space="0" w:color="auto"/>
            </w:tcBorders>
            <w:vAlign w:val="center"/>
          </w:tcPr>
          <w:p w14:paraId="57026E85" w14:textId="77777777" w:rsidR="00DD6931" w:rsidRDefault="00350AE2">
            <w:pPr>
              <w:widowControl/>
              <w:jc w:val="center"/>
              <w:rPr>
                <w:rFonts w:eastAsia="仿宋_GB2312"/>
                <w:kern w:val="0"/>
                <w:szCs w:val="21"/>
              </w:rPr>
            </w:pPr>
            <w:r>
              <w:rPr>
                <w:rFonts w:eastAsia="仿宋_GB2312"/>
                <w:kern w:val="0"/>
                <w:szCs w:val="21"/>
              </w:rPr>
              <w:t>0</w:t>
            </w:r>
          </w:p>
        </w:tc>
        <w:tc>
          <w:tcPr>
            <w:tcW w:w="1221" w:type="dxa"/>
            <w:tcBorders>
              <w:top w:val="single" w:sz="4" w:space="0" w:color="auto"/>
              <w:left w:val="single" w:sz="4" w:space="0" w:color="auto"/>
              <w:bottom w:val="single" w:sz="4" w:space="0" w:color="auto"/>
              <w:right w:val="single" w:sz="4" w:space="0" w:color="auto"/>
            </w:tcBorders>
            <w:vAlign w:val="center"/>
          </w:tcPr>
          <w:p w14:paraId="1356BB50" w14:textId="77777777" w:rsidR="00DD6931" w:rsidRDefault="00350AE2">
            <w:pPr>
              <w:widowControl/>
              <w:jc w:val="center"/>
              <w:rPr>
                <w:rFonts w:eastAsia="仿宋_GB2312"/>
                <w:kern w:val="0"/>
                <w:szCs w:val="21"/>
              </w:rPr>
            </w:pPr>
            <w:r>
              <w:rPr>
                <w:rFonts w:eastAsia="仿宋_GB2312"/>
                <w:kern w:val="0"/>
                <w:szCs w:val="21"/>
              </w:rPr>
              <w:t>／</w:t>
            </w:r>
          </w:p>
        </w:tc>
        <w:tc>
          <w:tcPr>
            <w:tcW w:w="1222" w:type="dxa"/>
            <w:tcBorders>
              <w:top w:val="single" w:sz="4" w:space="0" w:color="auto"/>
              <w:left w:val="single" w:sz="4" w:space="0" w:color="auto"/>
              <w:bottom w:val="single" w:sz="4" w:space="0" w:color="auto"/>
              <w:right w:val="single" w:sz="4" w:space="0" w:color="auto"/>
            </w:tcBorders>
            <w:vAlign w:val="center"/>
          </w:tcPr>
          <w:p w14:paraId="015C9B1F" w14:textId="77777777" w:rsidR="00DD6931" w:rsidRDefault="00350AE2">
            <w:pPr>
              <w:widowControl/>
              <w:jc w:val="center"/>
              <w:rPr>
                <w:rFonts w:eastAsia="仿宋_GB2312"/>
                <w:kern w:val="0"/>
                <w:szCs w:val="21"/>
              </w:rPr>
            </w:pPr>
            <w:r>
              <w:rPr>
                <w:rFonts w:eastAsia="仿宋_GB2312"/>
                <w:kern w:val="0"/>
                <w:szCs w:val="21"/>
              </w:rPr>
              <w:t>／</w:t>
            </w:r>
          </w:p>
        </w:tc>
        <w:tc>
          <w:tcPr>
            <w:tcW w:w="1074" w:type="dxa"/>
            <w:tcBorders>
              <w:top w:val="single" w:sz="4" w:space="0" w:color="auto"/>
              <w:left w:val="single" w:sz="4" w:space="0" w:color="auto"/>
              <w:bottom w:val="single" w:sz="4" w:space="0" w:color="auto"/>
              <w:right w:val="single" w:sz="4" w:space="0" w:color="auto"/>
            </w:tcBorders>
            <w:vAlign w:val="center"/>
          </w:tcPr>
          <w:p w14:paraId="58B7AA6F" w14:textId="77777777" w:rsidR="00DD6931" w:rsidRDefault="00350AE2">
            <w:pPr>
              <w:widowControl/>
              <w:jc w:val="center"/>
              <w:rPr>
                <w:rFonts w:eastAsia="仿宋_GB2312"/>
                <w:kern w:val="0"/>
                <w:szCs w:val="21"/>
              </w:rPr>
            </w:pPr>
            <w:r>
              <w:rPr>
                <w:rFonts w:eastAsia="仿宋_GB2312"/>
                <w:kern w:val="0"/>
                <w:szCs w:val="21"/>
              </w:rPr>
              <w:t>／</w:t>
            </w:r>
          </w:p>
        </w:tc>
        <w:tc>
          <w:tcPr>
            <w:tcW w:w="1417" w:type="dxa"/>
            <w:tcBorders>
              <w:top w:val="single" w:sz="4" w:space="0" w:color="auto"/>
              <w:left w:val="single" w:sz="4" w:space="0" w:color="auto"/>
              <w:bottom w:val="single" w:sz="4" w:space="0" w:color="auto"/>
              <w:right w:val="single" w:sz="4" w:space="0" w:color="auto"/>
            </w:tcBorders>
            <w:vAlign w:val="center"/>
          </w:tcPr>
          <w:p w14:paraId="19124AAE" w14:textId="77777777" w:rsidR="00DD6931" w:rsidRDefault="00350AE2">
            <w:pPr>
              <w:widowControl/>
              <w:jc w:val="center"/>
              <w:rPr>
                <w:rFonts w:eastAsia="仿宋_GB2312"/>
                <w:kern w:val="0"/>
                <w:szCs w:val="21"/>
              </w:rPr>
            </w:pPr>
            <w:r>
              <w:rPr>
                <w:rFonts w:eastAsia="仿宋_GB2312"/>
                <w:kern w:val="0"/>
                <w:szCs w:val="21"/>
              </w:rPr>
              <w:t>／</w:t>
            </w:r>
          </w:p>
        </w:tc>
        <w:tc>
          <w:tcPr>
            <w:tcW w:w="1985" w:type="dxa"/>
            <w:tcBorders>
              <w:top w:val="single" w:sz="4" w:space="0" w:color="auto"/>
              <w:left w:val="single" w:sz="4" w:space="0" w:color="auto"/>
              <w:bottom w:val="single" w:sz="4" w:space="0" w:color="auto"/>
              <w:right w:val="single" w:sz="4" w:space="0" w:color="auto"/>
            </w:tcBorders>
            <w:vAlign w:val="center"/>
          </w:tcPr>
          <w:p w14:paraId="6DC7B8CB" w14:textId="77777777" w:rsidR="00DD6931" w:rsidRDefault="00350AE2">
            <w:pPr>
              <w:widowControl/>
              <w:jc w:val="center"/>
              <w:rPr>
                <w:rFonts w:eastAsia="仿宋_GB2312"/>
                <w:kern w:val="0"/>
                <w:szCs w:val="21"/>
              </w:rPr>
            </w:pPr>
            <w:r>
              <w:rPr>
                <w:rFonts w:eastAsia="仿宋_GB2312"/>
                <w:kern w:val="0"/>
                <w:szCs w:val="21"/>
              </w:rPr>
              <w:t>／</w:t>
            </w:r>
          </w:p>
        </w:tc>
      </w:tr>
      <w:tr w:rsidR="00DD6931" w14:paraId="5A275F64" w14:textId="77777777">
        <w:trPr>
          <w:trHeight w:val="454"/>
        </w:trPr>
        <w:tc>
          <w:tcPr>
            <w:tcW w:w="5443" w:type="dxa"/>
            <w:gridSpan w:val="5"/>
            <w:tcBorders>
              <w:top w:val="single" w:sz="4" w:space="0" w:color="auto"/>
              <w:left w:val="single" w:sz="4" w:space="0" w:color="auto"/>
              <w:bottom w:val="single" w:sz="4" w:space="0" w:color="auto"/>
              <w:right w:val="single" w:sz="4" w:space="0" w:color="auto"/>
            </w:tcBorders>
            <w:vAlign w:val="center"/>
          </w:tcPr>
          <w:p w14:paraId="5794DDA1" w14:textId="77777777" w:rsidR="00DD6931" w:rsidRDefault="00350AE2">
            <w:pPr>
              <w:widowControl/>
              <w:jc w:val="center"/>
              <w:rPr>
                <w:rFonts w:eastAsia="仿宋_GB2312"/>
                <w:kern w:val="0"/>
                <w:szCs w:val="21"/>
              </w:rPr>
            </w:pPr>
            <w:r>
              <w:rPr>
                <w:rFonts w:eastAsia="仿宋_GB2312"/>
                <w:kern w:val="0"/>
                <w:szCs w:val="21"/>
              </w:rPr>
              <w:t>合计</w:t>
            </w:r>
          </w:p>
        </w:tc>
        <w:tc>
          <w:tcPr>
            <w:tcW w:w="812" w:type="dxa"/>
            <w:tcBorders>
              <w:top w:val="single" w:sz="4" w:space="0" w:color="auto"/>
              <w:left w:val="single" w:sz="4" w:space="0" w:color="auto"/>
              <w:bottom w:val="single" w:sz="4" w:space="0" w:color="auto"/>
              <w:right w:val="single" w:sz="4" w:space="0" w:color="auto"/>
            </w:tcBorders>
            <w:vAlign w:val="center"/>
          </w:tcPr>
          <w:p w14:paraId="05074282" w14:textId="77777777" w:rsidR="00DD6931" w:rsidRDefault="00350AE2">
            <w:pPr>
              <w:widowControl/>
              <w:jc w:val="center"/>
              <w:rPr>
                <w:rFonts w:eastAsia="仿宋_GB2312"/>
                <w:kern w:val="0"/>
                <w:szCs w:val="21"/>
              </w:rPr>
            </w:pPr>
            <w:r>
              <w:rPr>
                <w:rFonts w:eastAsia="仿宋_GB2312"/>
                <w:kern w:val="0"/>
                <w:szCs w:val="21"/>
              </w:rPr>
              <w:t>0</w:t>
            </w:r>
          </w:p>
        </w:tc>
        <w:tc>
          <w:tcPr>
            <w:tcW w:w="813" w:type="dxa"/>
            <w:tcBorders>
              <w:top w:val="single" w:sz="4" w:space="0" w:color="auto"/>
              <w:left w:val="single" w:sz="4" w:space="0" w:color="auto"/>
              <w:bottom w:val="single" w:sz="4" w:space="0" w:color="auto"/>
              <w:right w:val="single" w:sz="4" w:space="0" w:color="auto"/>
            </w:tcBorders>
            <w:vAlign w:val="center"/>
          </w:tcPr>
          <w:p w14:paraId="028F209D" w14:textId="77777777" w:rsidR="00DD6931" w:rsidRDefault="00350AE2">
            <w:pPr>
              <w:widowControl/>
              <w:jc w:val="center"/>
              <w:rPr>
                <w:rFonts w:eastAsia="仿宋_GB2312"/>
                <w:kern w:val="0"/>
                <w:szCs w:val="21"/>
              </w:rPr>
            </w:pPr>
            <w:r>
              <w:rPr>
                <w:rFonts w:eastAsia="仿宋_GB2312"/>
                <w:kern w:val="0"/>
                <w:szCs w:val="21"/>
              </w:rPr>
              <w:t>0</w:t>
            </w:r>
          </w:p>
        </w:tc>
        <w:tc>
          <w:tcPr>
            <w:tcW w:w="1221" w:type="dxa"/>
            <w:tcBorders>
              <w:top w:val="single" w:sz="4" w:space="0" w:color="auto"/>
              <w:left w:val="single" w:sz="4" w:space="0" w:color="auto"/>
              <w:bottom w:val="single" w:sz="4" w:space="0" w:color="auto"/>
              <w:right w:val="single" w:sz="4" w:space="0" w:color="auto"/>
            </w:tcBorders>
            <w:vAlign w:val="center"/>
          </w:tcPr>
          <w:p w14:paraId="47E2E108" w14:textId="77777777" w:rsidR="00DD6931" w:rsidRDefault="00350AE2">
            <w:pPr>
              <w:widowControl/>
              <w:jc w:val="center"/>
              <w:rPr>
                <w:rFonts w:eastAsia="仿宋_GB2312"/>
                <w:kern w:val="0"/>
                <w:szCs w:val="21"/>
              </w:rPr>
            </w:pPr>
            <w:r>
              <w:rPr>
                <w:rFonts w:eastAsia="仿宋_GB2312"/>
                <w:kern w:val="0"/>
                <w:szCs w:val="21"/>
              </w:rPr>
              <w:t>／</w:t>
            </w:r>
          </w:p>
        </w:tc>
        <w:tc>
          <w:tcPr>
            <w:tcW w:w="1222" w:type="dxa"/>
            <w:tcBorders>
              <w:top w:val="single" w:sz="4" w:space="0" w:color="auto"/>
              <w:left w:val="single" w:sz="4" w:space="0" w:color="auto"/>
              <w:bottom w:val="single" w:sz="4" w:space="0" w:color="auto"/>
              <w:right w:val="single" w:sz="4" w:space="0" w:color="auto"/>
            </w:tcBorders>
            <w:vAlign w:val="center"/>
          </w:tcPr>
          <w:p w14:paraId="65DFBA03" w14:textId="77777777" w:rsidR="00DD6931" w:rsidRDefault="00350AE2">
            <w:pPr>
              <w:widowControl/>
              <w:jc w:val="center"/>
              <w:rPr>
                <w:rFonts w:eastAsia="仿宋_GB2312"/>
                <w:kern w:val="0"/>
                <w:szCs w:val="21"/>
              </w:rPr>
            </w:pPr>
            <w:r>
              <w:rPr>
                <w:rFonts w:eastAsia="仿宋_GB2312"/>
                <w:kern w:val="0"/>
                <w:szCs w:val="21"/>
              </w:rPr>
              <w:t>／</w:t>
            </w:r>
          </w:p>
        </w:tc>
        <w:tc>
          <w:tcPr>
            <w:tcW w:w="1074" w:type="dxa"/>
            <w:tcBorders>
              <w:top w:val="single" w:sz="4" w:space="0" w:color="auto"/>
              <w:left w:val="single" w:sz="4" w:space="0" w:color="auto"/>
              <w:bottom w:val="single" w:sz="4" w:space="0" w:color="auto"/>
              <w:right w:val="single" w:sz="4" w:space="0" w:color="auto"/>
            </w:tcBorders>
            <w:vAlign w:val="center"/>
          </w:tcPr>
          <w:p w14:paraId="52EFE838" w14:textId="77777777" w:rsidR="00DD6931" w:rsidRDefault="00350AE2">
            <w:pPr>
              <w:widowControl/>
              <w:jc w:val="center"/>
              <w:rPr>
                <w:rFonts w:eastAsia="仿宋_GB2312"/>
                <w:kern w:val="0"/>
                <w:szCs w:val="21"/>
              </w:rPr>
            </w:pPr>
            <w:r>
              <w:rPr>
                <w:rFonts w:eastAsia="仿宋_GB2312"/>
                <w:kern w:val="0"/>
                <w:szCs w:val="21"/>
              </w:rPr>
              <w:t>／</w:t>
            </w:r>
          </w:p>
        </w:tc>
        <w:tc>
          <w:tcPr>
            <w:tcW w:w="1417" w:type="dxa"/>
            <w:tcBorders>
              <w:top w:val="single" w:sz="4" w:space="0" w:color="auto"/>
              <w:left w:val="single" w:sz="4" w:space="0" w:color="auto"/>
              <w:bottom w:val="single" w:sz="4" w:space="0" w:color="auto"/>
              <w:right w:val="single" w:sz="4" w:space="0" w:color="auto"/>
            </w:tcBorders>
            <w:vAlign w:val="center"/>
          </w:tcPr>
          <w:p w14:paraId="58AC9218" w14:textId="77777777" w:rsidR="00DD6931" w:rsidRDefault="00350AE2">
            <w:pPr>
              <w:widowControl/>
              <w:jc w:val="center"/>
              <w:rPr>
                <w:rFonts w:eastAsia="仿宋_GB2312"/>
                <w:kern w:val="0"/>
                <w:szCs w:val="21"/>
              </w:rPr>
            </w:pPr>
            <w:r>
              <w:rPr>
                <w:rFonts w:eastAsia="仿宋_GB2312"/>
                <w:kern w:val="0"/>
                <w:szCs w:val="21"/>
              </w:rPr>
              <w:t>／</w:t>
            </w:r>
          </w:p>
        </w:tc>
        <w:tc>
          <w:tcPr>
            <w:tcW w:w="1985" w:type="dxa"/>
            <w:tcBorders>
              <w:top w:val="single" w:sz="4" w:space="0" w:color="auto"/>
              <w:left w:val="single" w:sz="4" w:space="0" w:color="auto"/>
              <w:bottom w:val="single" w:sz="4" w:space="0" w:color="auto"/>
              <w:right w:val="single" w:sz="4" w:space="0" w:color="auto"/>
            </w:tcBorders>
            <w:vAlign w:val="center"/>
          </w:tcPr>
          <w:p w14:paraId="6F6D962E" w14:textId="77777777" w:rsidR="00DD6931" w:rsidRDefault="00350AE2">
            <w:pPr>
              <w:widowControl/>
              <w:jc w:val="center"/>
              <w:rPr>
                <w:rFonts w:eastAsia="仿宋_GB2312"/>
                <w:kern w:val="0"/>
                <w:szCs w:val="21"/>
              </w:rPr>
            </w:pPr>
            <w:r>
              <w:rPr>
                <w:rFonts w:eastAsia="仿宋_GB2312"/>
                <w:kern w:val="0"/>
                <w:szCs w:val="21"/>
              </w:rPr>
              <w:t>／</w:t>
            </w:r>
          </w:p>
        </w:tc>
      </w:tr>
    </w:tbl>
    <w:p w14:paraId="338362C2" w14:textId="77777777" w:rsidR="00DD6931" w:rsidRDefault="00350AE2">
      <w:pPr>
        <w:adjustRightInd w:val="0"/>
        <w:snapToGrid w:val="0"/>
        <w:jc w:val="left"/>
        <w:rPr>
          <w:rFonts w:ascii="仿宋_GB2312" w:eastAsia="仿宋_GB2312" w:hAnsi="宋体" w:cs="宋体"/>
          <w:kern w:val="0"/>
          <w:szCs w:val="21"/>
        </w:rPr>
      </w:pPr>
      <w:r>
        <w:rPr>
          <w:rFonts w:ascii="仿宋_GB2312" w:eastAsia="仿宋_GB2312" w:hAnsi="宋体" w:cs="宋体" w:hint="eastAsia"/>
          <w:kern w:val="0"/>
          <w:szCs w:val="21"/>
        </w:rPr>
        <w:t>说明：</w:t>
      </w:r>
    </w:p>
    <w:p w14:paraId="527087BD" w14:textId="77777777" w:rsidR="00DD6931" w:rsidRDefault="00350AE2">
      <w:pPr>
        <w:tabs>
          <w:tab w:val="left" w:pos="312"/>
        </w:tabs>
        <w:adjustRightInd w:val="0"/>
        <w:snapToGrid w:val="0"/>
        <w:jc w:val="left"/>
        <w:rPr>
          <w:rFonts w:ascii="仿宋_GB2312" w:eastAsia="仿宋_GB2312" w:hAnsi="宋体" w:cs="宋体"/>
          <w:kern w:val="0"/>
          <w:szCs w:val="21"/>
        </w:rPr>
      </w:pPr>
      <w:r>
        <w:rPr>
          <w:rFonts w:ascii="仿宋_GB2312" w:eastAsia="仿宋_GB2312" w:hAnsi="宋体" w:cs="宋体" w:hint="eastAsia"/>
          <w:kern w:val="0"/>
          <w:szCs w:val="21"/>
        </w:rPr>
        <w:t>1.本表只填写市级财政资金购置（试制）的设备。单价50万元（含）以下的设备不需要填写此表。</w:t>
      </w:r>
    </w:p>
    <w:p w14:paraId="421440A4" w14:textId="77777777" w:rsidR="00DD6931" w:rsidRDefault="00350AE2">
      <w:pPr>
        <w:tabs>
          <w:tab w:val="left" w:pos="312"/>
        </w:tabs>
        <w:adjustRightInd w:val="0"/>
        <w:snapToGrid w:val="0"/>
        <w:jc w:val="left"/>
        <w:rPr>
          <w:rFonts w:ascii="仿宋_GB2312" w:eastAsia="仿宋_GB2312" w:hAnsi="宋体" w:cs="宋体"/>
          <w:kern w:val="0"/>
          <w:szCs w:val="21"/>
        </w:rPr>
      </w:pPr>
      <w:r>
        <w:rPr>
          <w:rFonts w:ascii="仿宋_GB2312" w:eastAsia="仿宋_GB2312" w:hAnsi="宋体" w:cs="宋体" w:hint="eastAsia"/>
          <w:kern w:val="0"/>
          <w:szCs w:val="21"/>
        </w:rPr>
        <w:t>2.设备分类：购置、试制。购置设备类型：通用、专用。</w:t>
      </w:r>
    </w:p>
    <w:p w14:paraId="1E00AB65" w14:textId="77777777" w:rsidR="00DD6931" w:rsidRDefault="00350AE2">
      <w:pPr>
        <w:tabs>
          <w:tab w:val="left" w:pos="312"/>
        </w:tabs>
        <w:adjustRightInd w:val="0"/>
        <w:snapToGrid w:val="0"/>
        <w:jc w:val="left"/>
        <w:rPr>
          <w:rFonts w:ascii="仿宋_GB2312" w:eastAsia="仿宋_GB2312" w:hAnsi="宋体" w:cs="宋体"/>
          <w:kern w:val="0"/>
          <w:szCs w:val="21"/>
        </w:rPr>
      </w:pPr>
      <w:r>
        <w:rPr>
          <w:rFonts w:ascii="仿宋_GB2312" w:eastAsia="仿宋_GB2312" w:hAnsi="宋体" w:cs="宋体" w:hint="eastAsia"/>
          <w:kern w:val="0"/>
          <w:szCs w:val="21"/>
        </w:rPr>
        <w:t xml:space="preserve">3.试制设备不需填列本表（9）列、（10）列、（11）列。 </w:t>
      </w:r>
    </w:p>
    <w:p w14:paraId="1ABC170A" w14:textId="77777777" w:rsidR="00DD6931" w:rsidRDefault="00350AE2">
      <w:pPr>
        <w:tabs>
          <w:tab w:val="left" w:pos="312"/>
        </w:tabs>
        <w:adjustRightInd w:val="0"/>
        <w:snapToGrid w:val="0"/>
        <w:jc w:val="left"/>
        <w:sectPr w:rsidR="00DD6931">
          <w:pgSz w:w="16838" w:h="11906" w:orient="landscape"/>
          <w:pgMar w:top="1417" w:right="1418" w:bottom="1417" w:left="1440" w:header="850" w:footer="1134" w:gutter="0"/>
          <w:cols w:space="720"/>
          <w:docGrid w:linePitch="312"/>
        </w:sectPr>
      </w:pPr>
      <w:r>
        <w:rPr>
          <w:rFonts w:ascii="仿宋_GB2312" w:eastAsia="仿宋_GB2312" w:hAnsi="宋体" w:cs="宋体" w:hint="eastAsia"/>
          <w:kern w:val="0"/>
          <w:szCs w:val="21"/>
        </w:rPr>
        <w:t>4.设备单价的单位为万元/台套，设备数量的单位为台套。</w:t>
      </w:r>
    </w:p>
    <w:p w14:paraId="3CCC89D7" w14:textId="77777777" w:rsidR="00DD6931" w:rsidRDefault="00350AE2">
      <w:pPr>
        <w:spacing w:beforeLines="50" w:before="120"/>
        <w:jc w:val="center"/>
        <w:rPr>
          <w:rFonts w:ascii="仿宋_GB2312" w:eastAsia="仿宋_GB2312"/>
          <w:b/>
          <w:sz w:val="24"/>
        </w:rPr>
      </w:pPr>
      <w:r>
        <w:rPr>
          <w:rFonts w:ascii="仿宋_GB2312" w:eastAsia="仿宋_GB2312" w:hint="eastAsia"/>
          <w:b/>
          <w:sz w:val="24"/>
        </w:rPr>
        <w:lastRenderedPageBreak/>
        <w:t>表三、项目支出预算测算说明表</w:t>
      </w:r>
    </w:p>
    <w:p w14:paraId="0DD0C138" w14:textId="77777777" w:rsidR="00DD6931" w:rsidRDefault="00350AE2">
      <w:pPr>
        <w:spacing w:beforeLines="50" w:before="120"/>
        <w:rPr>
          <w:rFonts w:ascii="仿宋_GB2312" w:eastAsia="仿宋_GB2312"/>
          <w:b/>
          <w:sz w:val="24"/>
        </w:rPr>
      </w:pPr>
      <w:r>
        <w:rPr>
          <w:rFonts w:ascii="仿宋_GB2312" w:eastAsia="仿宋_GB2312" w:hint="eastAsia"/>
          <w:b/>
          <w:sz w:val="24"/>
        </w:rPr>
        <w:t>一、市级财政资金</w:t>
      </w:r>
    </w:p>
    <w:tbl>
      <w:tblPr>
        <w:tblW w:w="14196" w:type="dxa"/>
        <w:tblLayout w:type="fixed"/>
        <w:tblLook w:val="04A0" w:firstRow="1" w:lastRow="0" w:firstColumn="1" w:lastColumn="0" w:noHBand="0" w:noVBand="1"/>
      </w:tblPr>
      <w:tblGrid>
        <w:gridCol w:w="1519"/>
        <w:gridCol w:w="2621"/>
        <w:gridCol w:w="9068"/>
        <w:gridCol w:w="988"/>
      </w:tblGrid>
      <w:tr w:rsidR="00DD6931" w14:paraId="735B2F42" w14:textId="77777777">
        <w:trPr>
          <w:cantSplit/>
          <w:trHeight w:val="270"/>
          <w:tblHeader/>
        </w:trPr>
        <w:tc>
          <w:tcPr>
            <w:tcW w:w="4140" w:type="dxa"/>
            <w:gridSpan w:val="2"/>
            <w:tcBorders>
              <w:top w:val="single" w:sz="4" w:space="0" w:color="auto"/>
              <w:left w:val="single" w:sz="4" w:space="0" w:color="auto"/>
              <w:bottom w:val="single" w:sz="4" w:space="0" w:color="auto"/>
              <w:right w:val="single" w:sz="4" w:space="0" w:color="auto"/>
            </w:tcBorders>
            <w:vAlign w:val="center"/>
          </w:tcPr>
          <w:p w14:paraId="1C913918" w14:textId="77777777" w:rsidR="00DD6931" w:rsidRDefault="00350AE2">
            <w:pPr>
              <w:widowControl/>
              <w:jc w:val="center"/>
              <w:rPr>
                <w:rFonts w:ascii="仿宋_GB2312" w:eastAsia="仿宋_GB2312" w:hAnsi="宋体" w:cs="宋体"/>
                <w:b/>
                <w:color w:val="000000"/>
                <w:kern w:val="0"/>
                <w:szCs w:val="21"/>
              </w:rPr>
            </w:pPr>
            <w:r>
              <w:rPr>
                <w:rFonts w:ascii="仿宋_GB2312" w:eastAsia="仿宋_GB2312" w:hAnsi="宋体" w:cs="宋体" w:hint="eastAsia"/>
                <w:b/>
                <w:color w:val="000000"/>
                <w:kern w:val="0"/>
                <w:szCs w:val="21"/>
              </w:rPr>
              <w:t>支出科目</w:t>
            </w:r>
          </w:p>
        </w:tc>
        <w:tc>
          <w:tcPr>
            <w:tcW w:w="9068" w:type="dxa"/>
            <w:tcBorders>
              <w:top w:val="single" w:sz="4" w:space="0" w:color="auto"/>
              <w:left w:val="nil"/>
              <w:bottom w:val="single" w:sz="4" w:space="0" w:color="auto"/>
              <w:right w:val="single" w:sz="4" w:space="0" w:color="auto"/>
            </w:tcBorders>
            <w:vAlign w:val="center"/>
          </w:tcPr>
          <w:p w14:paraId="0A480698" w14:textId="77777777" w:rsidR="00DD6931" w:rsidRDefault="00350AE2">
            <w:pPr>
              <w:widowControl/>
              <w:jc w:val="center"/>
              <w:rPr>
                <w:rFonts w:ascii="仿宋_GB2312" w:eastAsia="仿宋_GB2312" w:hAnsi="宋体" w:cs="宋体"/>
                <w:b/>
                <w:color w:val="000000"/>
                <w:kern w:val="0"/>
                <w:szCs w:val="21"/>
              </w:rPr>
            </w:pPr>
            <w:r>
              <w:rPr>
                <w:rFonts w:ascii="仿宋_GB2312" w:eastAsia="仿宋_GB2312" w:hAnsi="宋体" w:cs="宋体" w:hint="eastAsia"/>
                <w:b/>
                <w:color w:val="000000"/>
                <w:kern w:val="0"/>
                <w:szCs w:val="21"/>
              </w:rPr>
              <w:t>测算说明</w:t>
            </w:r>
          </w:p>
        </w:tc>
        <w:tc>
          <w:tcPr>
            <w:tcW w:w="988" w:type="dxa"/>
            <w:tcBorders>
              <w:top w:val="single" w:sz="4" w:space="0" w:color="auto"/>
              <w:left w:val="nil"/>
              <w:bottom w:val="single" w:sz="4" w:space="0" w:color="auto"/>
              <w:right w:val="single" w:sz="4" w:space="0" w:color="auto"/>
            </w:tcBorders>
            <w:vAlign w:val="center"/>
          </w:tcPr>
          <w:p w14:paraId="0831A387"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b/>
                <w:color w:val="000000"/>
                <w:kern w:val="0"/>
                <w:szCs w:val="21"/>
              </w:rPr>
              <w:t>金额</w:t>
            </w:r>
          </w:p>
        </w:tc>
      </w:tr>
      <w:tr w:rsidR="00DD6931" w14:paraId="42A3D140" w14:textId="77777777">
        <w:trPr>
          <w:cantSplit/>
          <w:trHeight w:val="270"/>
        </w:trPr>
        <w:tc>
          <w:tcPr>
            <w:tcW w:w="4140" w:type="dxa"/>
            <w:gridSpan w:val="2"/>
            <w:tcBorders>
              <w:top w:val="single" w:sz="4" w:space="0" w:color="auto"/>
              <w:left w:val="single" w:sz="4" w:space="0" w:color="auto"/>
              <w:bottom w:val="single" w:sz="4" w:space="0" w:color="auto"/>
              <w:right w:val="single" w:sz="4" w:space="0" w:color="auto"/>
            </w:tcBorders>
            <w:vAlign w:val="center"/>
          </w:tcPr>
          <w:p w14:paraId="0C30E02E"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（一）设备费</w:t>
            </w:r>
          </w:p>
        </w:tc>
        <w:tc>
          <w:tcPr>
            <w:tcW w:w="9068" w:type="dxa"/>
            <w:tcBorders>
              <w:top w:val="nil"/>
              <w:left w:val="nil"/>
              <w:bottom w:val="single" w:sz="4" w:space="0" w:color="auto"/>
              <w:right w:val="single" w:sz="4" w:space="0" w:color="auto"/>
            </w:tcBorders>
            <w:vAlign w:val="center"/>
          </w:tcPr>
          <w:p w14:paraId="4A14F916"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设备费小计</w:t>
            </w:r>
          </w:p>
        </w:tc>
        <w:tc>
          <w:tcPr>
            <w:tcW w:w="988" w:type="dxa"/>
            <w:tcBorders>
              <w:top w:val="nil"/>
              <w:left w:val="nil"/>
              <w:bottom w:val="single" w:sz="4" w:space="0" w:color="auto"/>
              <w:right w:val="single" w:sz="4" w:space="0" w:color="auto"/>
            </w:tcBorders>
            <w:vAlign w:val="center"/>
          </w:tcPr>
          <w:p w14:paraId="21A4998F"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30</w:t>
            </w:r>
          </w:p>
        </w:tc>
      </w:tr>
      <w:tr w:rsidR="00DD6931" w14:paraId="3301342A" w14:textId="77777777">
        <w:trPr>
          <w:cantSplit/>
          <w:trHeight w:val="270"/>
        </w:trPr>
        <w:tc>
          <w:tcPr>
            <w:tcW w:w="1519" w:type="dxa"/>
            <w:vMerge w:val="restart"/>
            <w:tcBorders>
              <w:top w:val="nil"/>
              <w:left w:val="single" w:sz="4" w:space="0" w:color="auto"/>
              <w:bottom w:val="single" w:sz="4" w:space="0" w:color="auto"/>
              <w:right w:val="single" w:sz="4" w:space="0" w:color="auto"/>
            </w:tcBorders>
            <w:vAlign w:val="center"/>
          </w:tcPr>
          <w:p w14:paraId="219F56F9"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1.设备购置</w:t>
            </w:r>
          </w:p>
        </w:tc>
        <w:tc>
          <w:tcPr>
            <w:tcW w:w="2621" w:type="dxa"/>
            <w:tcBorders>
              <w:top w:val="nil"/>
              <w:left w:val="nil"/>
              <w:bottom w:val="single" w:sz="4" w:space="0" w:color="auto"/>
              <w:right w:val="single" w:sz="4" w:space="0" w:color="auto"/>
            </w:tcBorders>
            <w:vAlign w:val="center"/>
          </w:tcPr>
          <w:p w14:paraId="78D8564F"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（1）购置50万元以上设备</w:t>
            </w:r>
          </w:p>
        </w:tc>
        <w:tc>
          <w:tcPr>
            <w:tcW w:w="9068" w:type="dxa"/>
            <w:tcBorders>
              <w:top w:val="nil"/>
              <w:left w:val="nil"/>
              <w:bottom w:val="single" w:sz="4" w:space="0" w:color="auto"/>
              <w:right w:val="single" w:sz="4" w:space="0" w:color="auto"/>
            </w:tcBorders>
            <w:vAlign w:val="center"/>
          </w:tcPr>
          <w:p w14:paraId="1E741C52"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见市级财政资金购置/试制单价50万元（不含）以上设备预算明细表</w:t>
            </w:r>
          </w:p>
        </w:tc>
        <w:tc>
          <w:tcPr>
            <w:tcW w:w="988" w:type="dxa"/>
            <w:tcBorders>
              <w:top w:val="nil"/>
              <w:left w:val="nil"/>
              <w:bottom w:val="single" w:sz="4" w:space="0" w:color="auto"/>
              <w:right w:val="single" w:sz="4" w:space="0" w:color="auto"/>
            </w:tcBorders>
            <w:vAlign w:val="center"/>
          </w:tcPr>
          <w:p w14:paraId="676F46EF" w14:textId="77777777" w:rsidR="00DD6931" w:rsidRDefault="00DD6931">
            <w:pPr>
              <w:widowControl/>
              <w:jc w:val="center"/>
              <w:rPr>
                <w:rFonts w:ascii="仿宋_GB2312" w:eastAsia="仿宋_GB2312" w:hAnsi="宋体" w:cs="宋体"/>
                <w:kern w:val="0"/>
                <w:szCs w:val="21"/>
              </w:rPr>
            </w:pPr>
          </w:p>
        </w:tc>
      </w:tr>
      <w:tr w:rsidR="00DD6931" w14:paraId="47C1D5BF" w14:textId="77777777">
        <w:trPr>
          <w:cantSplit/>
          <w:trHeight w:val="540"/>
        </w:trPr>
        <w:tc>
          <w:tcPr>
            <w:tcW w:w="1519" w:type="dxa"/>
            <w:vMerge/>
            <w:tcBorders>
              <w:top w:val="nil"/>
              <w:left w:val="single" w:sz="4" w:space="0" w:color="auto"/>
              <w:bottom w:val="single" w:sz="4" w:space="0" w:color="auto"/>
              <w:right w:val="single" w:sz="4" w:space="0" w:color="auto"/>
            </w:tcBorders>
            <w:vAlign w:val="center"/>
          </w:tcPr>
          <w:p w14:paraId="503AF3F7" w14:textId="77777777" w:rsidR="00DD6931" w:rsidRDefault="00DD6931">
            <w:pPr>
              <w:widowControl/>
              <w:jc w:val="left"/>
              <w:rPr>
                <w:rFonts w:ascii="仿宋_GB2312" w:eastAsia="仿宋_GB2312" w:hAnsi="宋体" w:cs="宋体"/>
                <w:color w:val="000000"/>
                <w:kern w:val="0"/>
                <w:szCs w:val="21"/>
              </w:rPr>
            </w:pPr>
          </w:p>
        </w:tc>
        <w:tc>
          <w:tcPr>
            <w:tcW w:w="2621" w:type="dxa"/>
            <w:tcBorders>
              <w:top w:val="nil"/>
              <w:left w:val="nil"/>
              <w:bottom w:val="single" w:sz="4" w:space="0" w:color="auto"/>
              <w:right w:val="single" w:sz="4" w:space="0" w:color="auto"/>
            </w:tcBorders>
            <w:vAlign w:val="center"/>
          </w:tcPr>
          <w:p w14:paraId="00AE3A3A"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（2）购置50万元（含）以下设备</w:t>
            </w:r>
          </w:p>
        </w:tc>
        <w:tc>
          <w:tcPr>
            <w:tcW w:w="9068" w:type="dxa"/>
            <w:tcBorders>
              <w:top w:val="nil"/>
              <w:left w:val="nil"/>
              <w:bottom w:val="single" w:sz="4" w:space="0" w:color="auto"/>
              <w:right w:val="single" w:sz="4" w:space="0" w:color="auto"/>
            </w:tcBorders>
            <w:vAlign w:val="center"/>
          </w:tcPr>
          <w:p w14:paraId="36FC8156" w14:textId="77777777" w:rsidR="00DD6931" w:rsidRDefault="00350AE2">
            <w:pPr>
              <w:widowControl/>
              <w:jc w:val="left"/>
              <w:rPr>
                <w:rFonts w:ascii="仿宋_GB2312" w:eastAsia="仿宋_GB2312" w:hAnsi="宋体" w:cs="宋体"/>
                <w:kern w:val="0"/>
                <w:szCs w:val="21"/>
              </w:rPr>
            </w:pPr>
            <w:r>
              <w:rPr>
                <w:rFonts w:ascii="仿宋_GB2312" w:eastAsia="仿宋_GB2312" w:hAnsi="宋体" w:cs="宋体" w:hint="eastAsia"/>
                <w:kern w:val="0"/>
                <w:szCs w:val="21"/>
              </w:rPr>
              <w:t>F</w:t>
            </w:r>
            <w:r>
              <w:rPr>
                <w:rFonts w:ascii="仿宋_GB2312" w:eastAsia="仿宋_GB2312" w:hAnsi="宋体" w:cs="宋体"/>
                <w:kern w:val="0"/>
                <w:szCs w:val="21"/>
              </w:rPr>
              <w:t>PGA</w:t>
            </w:r>
            <w:r>
              <w:rPr>
                <w:rFonts w:ascii="仿宋_GB2312" w:eastAsia="仿宋_GB2312" w:hAnsi="宋体" w:cs="宋体" w:hint="eastAsia"/>
                <w:kern w:val="0"/>
                <w:szCs w:val="21"/>
              </w:rPr>
              <w:t>开发板5万，逻辑分析仪10万</w:t>
            </w:r>
          </w:p>
          <w:p w14:paraId="0FFA97EA" w14:textId="77777777" w:rsidR="00DD6931" w:rsidRDefault="00DD6931">
            <w:pPr>
              <w:widowControl/>
              <w:jc w:val="left"/>
              <w:rPr>
                <w:rFonts w:ascii="仿宋_GB2312" w:eastAsia="仿宋_GB2312" w:hAnsi="宋体" w:cs="宋体"/>
                <w:color w:val="0070C0"/>
                <w:kern w:val="0"/>
                <w:szCs w:val="21"/>
                <w:highlight w:val="yellow"/>
              </w:rPr>
            </w:pPr>
          </w:p>
        </w:tc>
        <w:tc>
          <w:tcPr>
            <w:tcW w:w="988" w:type="dxa"/>
            <w:tcBorders>
              <w:top w:val="nil"/>
              <w:left w:val="nil"/>
              <w:bottom w:val="single" w:sz="4" w:space="0" w:color="auto"/>
              <w:right w:val="single" w:sz="4" w:space="0" w:color="auto"/>
            </w:tcBorders>
            <w:vAlign w:val="center"/>
          </w:tcPr>
          <w:p w14:paraId="1BA29885"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15</w:t>
            </w:r>
          </w:p>
        </w:tc>
      </w:tr>
      <w:tr w:rsidR="00DD6931" w14:paraId="6374D6C1" w14:textId="77777777">
        <w:trPr>
          <w:cantSplit/>
          <w:trHeight w:val="270"/>
        </w:trPr>
        <w:tc>
          <w:tcPr>
            <w:tcW w:w="1519" w:type="dxa"/>
            <w:vMerge w:val="restart"/>
            <w:tcBorders>
              <w:top w:val="nil"/>
              <w:left w:val="single" w:sz="4" w:space="0" w:color="auto"/>
              <w:bottom w:val="single" w:sz="4" w:space="0" w:color="auto"/>
              <w:right w:val="single" w:sz="4" w:space="0" w:color="auto"/>
            </w:tcBorders>
            <w:vAlign w:val="center"/>
          </w:tcPr>
          <w:p w14:paraId="7231D966"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2.设备试制</w:t>
            </w:r>
          </w:p>
        </w:tc>
        <w:tc>
          <w:tcPr>
            <w:tcW w:w="2621" w:type="dxa"/>
            <w:tcBorders>
              <w:top w:val="nil"/>
              <w:left w:val="nil"/>
              <w:bottom w:val="single" w:sz="4" w:space="0" w:color="auto"/>
              <w:right w:val="single" w:sz="4" w:space="0" w:color="auto"/>
            </w:tcBorders>
            <w:vAlign w:val="center"/>
          </w:tcPr>
          <w:p w14:paraId="7D6E1629"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（1）试制50万元以上设备</w:t>
            </w:r>
          </w:p>
        </w:tc>
        <w:tc>
          <w:tcPr>
            <w:tcW w:w="9068" w:type="dxa"/>
            <w:tcBorders>
              <w:top w:val="nil"/>
              <w:left w:val="nil"/>
              <w:bottom w:val="single" w:sz="4" w:space="0" w:color="auto"/>
              <w:right w:val="single" w:sz="4" w:space="0" w:color="auto"/>
            </w:tcBorders>
            <w:vAlign w:val="center"/>
          </w:tcPr>
          <w:p w14:paraId="035529B2"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见市级财政资金购置/试制单价50万元（不含）以上设备预算明细表</w:t>
            </w:r>
          </w:p>
        </w:tc>
        <w:tc>
          <w:tcPr>
            <w:tcW w:w="988" w:type="dxa"/>
            <w:tcBorders>
              <w:top w:val="nil"/>
              <w:left w:val="nil"/>
              <w:bottom w:val="single" w:sz="4" w:space="0" w:color="auto"/>
              <w:right w:val="single" w:sz="4" w:space="0" w:color="auto"/>
            </w:tcBorders>
            <w:vAlign w:val="center"/>
          </w:tcPr>
          <w:p w14:paraId="752D3C72" w14:textId="77777777" w:rsidR="00DD6931" w:rsidRDefault="00DD6931">
            <w:pPr>
              <w:widowControl/>
              <w:jc w:val="center"/>
              <w:rPr>
                <w:rFonts w:ascii="仿宋_GB2312" w:eastAsia="仿宋_GB2312" w:hAnsi="宋体" w:cs="宋体"/>
                <w:kern w:val="0"/>
                <w:szCs w:val="21"/>
              </w:rPr>
            </w:pPr>
          </w:p>
        </w:tc>
      </w:tr>
      <w:tr w:rsidR="00DD6931" w14:paraId="353C147F" w14:textId="77777777">
        <w:trPr>
          <w:cantSplit/>
          <w:trHeight w:val="540"/>
        </w:trPr>
        <w:tc>
          <w:tcPr>
            <w:tcW w:w="1519" w:type="dxa"/>
            <w:vMerge/>
            <w:tcBorders>
              <w:top w:val="nil"/>
              <w:left w:val="single" w:sz="4" w:space="0" w:color="auto"/>
              <w:bottom w:val="single" w:sz="4" w:space="0" w:color="auto"/>
              <w:right w:val="single" w:sz="4" w:space="0" w:color="auto"/>
            </w:tcBorders>
            <w:vAlign w:val="center"/>
          </w:tcPr>
          <w:p w14:paraId="145F85E7" w14:textId="77777777" w:rsidR="00DD6931" w:rsidRDefault="00DD6931">
            <w:pPr>
              <w:widowControl/>
              <w:jc w:val="left"/>
              <w:rPr>
                <w:rFonts w:ascii="仿宋_GB2312" w:eastAsia="仿宋_GB2312" w:hAnsi="宋体" w:cs="宋体"/>
                <w:color w:val="000000"/>
                <w:kern w:val="0"/>
                <w:szCs w:val="21"/>
              </w:rPr>
            </w:pPr>
          </w:p>
        </w:tc>
        <w:tc>
          <w:tcPr>
            <w:tcW w:w="2621" w:type="dxa"/>
            <w:tcBorders>
              <w:top w:val="nil"/>
              <w:left w:val="nil"/>
              <w:bottom w:val="single" w:sz="4" w:space="0" w:color="auto"/>
              <w:right w:val="single" w:sz="4" w:space="0" w:color="auto"/>
            </w:tcBorders>
            <w:vAlign w:val="center"/>
          </w:tcPr>
          <w:p w14:paraId="2FA0B5F4"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（2）试制50万元（含）以下设备</w:t>
            </w:r>
          </w:p>
        </w:tc>
        <w:tc>
          <w:tcPr>
            <w:tcW w:w="9068" w:type="dxa"/>
            <w:tcBorders>
              <w:top w:val="nil"/>
              <w:left w:val="nil"/>
              <w:bottom w:val="single" w:sz="4" w:space="0" w:color="auto"/>
              <w:right w:val="single" w:sz="4" w:space="0" w:color="auto"/>
            </w:tcBorders>
            <w:vAlign w:val="center"/>
          </w:tcPr>
          <w:p w14:paraId="43710C9C"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FPGA配套逻辑电路板贴片试制</w:t>
            </w:r>
          </w:p>
        </w:tc>
        <w:tc>
          <w:tcPr>
            <w:tcW w:w="988" w:type="dxa"/>
            <w:tcBorders>
              <w:top w:val="nil"/>
              <w:left w:val="nil"/>
              <w:bottom w:val="single" w:sz="4" w:space="0" w:color="auto"/>
              <w:right w:val="single" w:sz="4" w:space="0" w:color="auto"/>
            </w:tcBorders>
            <w:vAlign w:val="center"/>
          </w:tcPr>
          <w:p w14:paraId="62FD94A3"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15</w:t>
            </w:r>
          </w:p>
        </w:tc>
      </w:tr>
      <w:tr w:rsidR="00DD6931" w14:paraId="3AB5F79F" w14:textId="77777777">
        <w:trPr>
          <w:cantSplit/>
          <w:trHeight w:val="270"/>
        </w:trPr>
        <w:tc>
          <w:tcPr>
            <w:tcW w:w="4140" w:type="dxa"/>
            <w:gridSpan w:val="2"/>
            <w:tcBorders>
              <w:top w:val="single" w:sz="4" w:space="0" w:color="auto"/>
              <w:left w:val="single" w:sz="4" w:space="0" w:color="auto"/>
              <w:bottom w:val="single" w:sz="4" w:space="0" w:color="auto"/>
              <w:right w:val="single" w:sz="4" w:space="0" w:color="auto"/>
            </w:tcBorders>
            <w:vAlign w:val="center"/>
          </w:tcPr>
          <w:p w14:paraId="5CEB1976"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3.设备升级改造</w:t>
            </w:r>
          </w:p>
        </w:tc>
        <w:tc>
          <w:tcPr>
            <w:tcW w:w="9068" w:type="dxa"/>
            <w:tcBorders>
              <w:top w:val="nil"/>
              <w:left w:val="nil"/>
              <w:bottom w:val="single" w:sz="4" w:space="0" w:color="auto"/>
              <w:right w:val="single" w:sz="4" w:space="0" w:color="auto"/>
            </w:tcBorders>
            <w:vAlign w:val="center"/>
          </w:tcPr>
          <w:p w14:paraId="423CAF17" w14:textId="77777777" w:rsidR="00DD6931" w:rsidRDefault="00DD6931">
            <w:pPr>
              <w:widowControl/>
              <w:jc w:val="left"/>
              <w:rPr>
                <w:rFonts w:ascii="仿宋_GB2312" w:eastAsia="仿宋_GB2312" w:hAnsi="宋体" w:cs="宋体"/>
                <w:color w:val="000000"/>
                <w:kern w:val="0"/>
                <w:szCs w:val="21"/>
              </w:rPr>
            </w:pPr>
          </w:p>
        </w:tc>
        <w:tc>
          <w:tcPr>
            <w:tcW w:w="988" w:type="dxa"/>
            <w:tcBorders>
              <w:top w:val="nil"/>
              <w:left w:val="nil"/>
              <w:bottom w:val="single" w:sz="4" w:space="0" w:color="auto"/>
              <w:right w:val="single" w:sz="4" w:space="0" w:color="auto"/>
            </w:tcBorders>
            <w:vAlign w:val="center"/>
          </w:tcPr>
          <w:p w14:paraId="2D15DC6C" w14:textId="77777777" w:rsidR="00DD6931" w:rsidRDefault="00DD6931">
            <w:pPr>
              <w:widowControl/>
              <w:jc w:val="center"/>
              <w:rPr>
                <w:rFonts w:ascii="仿宋_GB2312" w:eastAsia="仿宋_GB2312" w:hAnsi="宋体" w:cs="宋体"/>
                <w:kern w:val="0"/>
                <w:szCs w:val="21"/>
              </w:rPr>
            </w:pPr>
          </w:p>
        </w:tc>
      </w:tr>
      <w:tr w:rsidR="00DD6931" w14:paraId="19BB82A1" w14:textId="77777777">
        <w:trPr>
          <w:cantSplit/>
          <w:trHeight w:val="270"/>
        </w:trPr>
        <w:tc>
          <w:tcPr>
            <w:tcW w:w="4140" w:type="dxa"/>
            <w:gridSpan w:val="2"/>
            <w:tcBorders>
              <w:top w:val="single" w:sz="4" w:space="0" w:color="auto"/>
              <w:left w:val="single" w:sz="4" w:space="0" w:color="auto"/>
              <w:bottom w:val="single" w:sz="4" w:space="0" w:color="auto"/>
              <w:right w:val="single" w:sz="4" w:space="0" w:color="auto"/>
            </w:tcBorders>
            <w:vAlign w:val="center"/>
          </w:tcPr>
          <w:p w14:paraId="71E9672D"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4.设备租赁</w:t>
            </w:r>
          </w:p>
        </w:tc>
        <w:tc>
          <w:tcPr>
            <w:tcW w:w="9068" w:type="dxa"/>
            <w:tcBorders>
              <w:top w:val="nil"/>
              <w:left w:val="nil"/>
              <w:bottom w:val="single" w:sz="4" w:space="0" w:color="auto"/>
              <w:right w:val="single" w:sz="4" w:space="0" w:color="auto"/>
            </w:tcBorders>
            <w:vAlign w:val="center"/>
          </w:tcPr>
          <w:p w14:paraId="22281014" w14:textId="77777777" w:rsidR="00DD6931" w:rsidRDefault="00DD6931">
            <w:pPr>
              <w:widowControl/>
              <w:jc w:val="left"/>
              <w:rPr>
                <w:rFonts w:ascii="仿宋_GB2312" w:eastAsia="仿宋_GB2312" w:hAnsi="宋体" w:cs="宋体"/>
                <w:color w:val="000000"/>
                <w:kern w:val="0"/>
                <w:szCs w:val="21"/>
              </w:rPr>
            </w:pPr>
          </w:p>
        </w:tc>
        <w:tc>
          <w:tcPr>
            <w:tcW w:w="988" w:type="dxa"/>
            <w:tcBorders>
              <w:top w:val="nil"/>
              <w:left w:val="nil"/>
              <w:bottom w:val="single" w:sz="4" w:space="0" w:color="auto"/>
              <w:right w:val="single" w:sz="4" w:space="0" w:color="auto"/>
            </w:tcBorders>
            <w:vAlign w:val="center"/>
          </w:tcPr>
          <w:p w14:paraId="75FD83F0" w14:textId="77777777" w:rsidR="00DD6931" w:rsidRDefault="00DD6931">
            <w:pPr>
              <w:widowControl/>
              <w:jc w:val="center"/>
              <w:rPr>
                <w:rFonts w:ascii="仿宋_GB2312" w:eastAsia="仿宋_GB2312" w:hAnsi="宋体" w:cs="宋体"/>
                <w:kern w:val="0"/>
                <w:szCs w:val="21"/>
              </w:rPr>
            </w:pPr>
          </w:p>
        </w:tc>
      </w:tr>
      <w:tr w:rsidR="00DD6931" w14:paraId="6D3255CF" w14:textId="77777777">
        <w:trPr>
          <w:cantSplit/>
          <w:trHeight w:val="270"/>
        </w:trPr>
        <w:tc>
          <w:tcPr>
            <w:tcW w:w="4140" w:type="dxa"/>
            <w:gridSpan w:val="2"/>
            <w:tcBorders>
              <w:top w:val="single" w:sz="4" w:space="0" w:color="auto"/>
              <w:left w:val="single" w:sz="4" w:space="0" w:color="auto"/>
              <w:bottom w:val="single" w:sz="4" w:space="0" w:color="auto"/>
              <w:right w:val="single" w:sz="4" w:space="0" w:color="auto"/>
            </w:tcBorders>
            <w:vAlign w:val="center"/>
          </w:tcPr>
          <w:p w14:paraId="498F1874"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（二）业务费</w:t>
            </w:r>
          </w:p>
        </w:tc>
        <w:tc>
          <w:tcPr>
            <w:tcW w:w="9068" w:type="dxa"/>
            <w:tcBorders>
              <w:top w:val="nil"/>
              <w:left w:val="nil"/>
              <w:bottom w:val="single" w:sz="4" w:space="0" w:color="auto"/>
              <w:right w:val="single" w:sz="4" w:space="0" w:color="auto"/>
            </w:tcBorders>
            <w:vAlign w:val="center"/>
          </w:tcPr>
          <w:p w14:paraId="11A9FC4D"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业务费小计</w:t>
            </w:r>
          </w:p>
        </w:tc>
        <w:tc>
          <w:tcPr>
            <w:tcW w:w="988" w:type="dxa"/>
            <w:tcBorders>
              <w:top w:val="nil"/>
              <w:left w:val="nil"/>
              <w:bottom w:val="single" w:sz="4" w:space="0" w:color="auto"/>
              <w:right w:val="single" w:sz="4" w:space="0" w:color="auto"/>
            </w:tcBorders>
            <w:vAlign w:val="center"/>
          </w:tcPr>
          <w:p w14:paraId="4140C780"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20</w:t>
            </w:r>
          </w:p>
        </w:tc>
      </w:tr>
      <w:tr w:rsidR="00DD6931" w14:paraId="0D5486CC" w14:textId="77777777">
        <w:trPr>
          <w:cantSplit/>
          <w:trHeight w:val="270"/>
        </w:trPr>
        <w:tc>
          <w:tcPr>
            <w:tcW w:w="4140" w:type="dxa"/>
            <w:gridSpan w:val="2"/>
            <w:tcBorders>
              <w:top w:val="single" w:sz="4" w:space="0" w:color="auto"/>
              <w:left w:val="single" w:sz="4" w:space="0" w:color="auto"/>
              <w:bottom w:val="single" w:sz="4" w:space="0" w:color="auto"/>
              <w:right w:val="single" w:sz="4" w:space="0" w:color="auto"/>
            </w:tcBorders>
            <w:vAlign w:val="center"/>
          </w:tcPr>
          <w:p w14:paraId="3F12DE03"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1.材料支出</w:t>
            </w:r>
          </w:p>
        </w:tc>
        <w:tc>
          <w:tcPr>
            <w:tcW w:w="9068" w:type="dxa"/>
            <w:tcBorders>
              <w:top w:val="nil"/>
              <w:left w:val="nil"/>
              <w:bottom w:val="single" w:sz="4" w:space="0" w:color="auto"/>
              <w:right w:val="single" w:sz="4" w:space="0" w:color="auto"/>
            </w:tcBorders>
            <w:vAlign w:val="center"/>
          </w:tcPr>
          <w:p w14:paraId="51DBDDA6"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硬件开发辅材</w:t>
            </w:r>
          </w:p>
        </w:tc>
        <w:tc>
          <w:tcPr>
            <w:tcW w:w="988" w:type="dxa"/>
            <w:tcBorders>
              <w:top w:val="nil"/>
              <w:left w:val="nil"/>
              <w:bottom w:val="single" w:sz="4" w:space="0" w:color="auto"/>
              <w:right w:val="single" w:sz="4" w:space="0" w:color="auto"/>
            </w:tcBorders>
            <w:vAlign w:val="center"/>
          </w:tcPr>
          <w:p w14:paraId="7AD30ADC"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1</w:t>
            </w:r>
          </w:p>
        </w:tc>
      </w:tr>
      <w:tr w:rsidR="00DD6931" w14:paraId="359C45D3" w14:textId="77777777">
        <w:trPr>
          <w:cantSplit/>
          <w:trHeight w:val="270"/>
        </w:trPr>
        <w:tc>
          <w:tcPr>
            <w:tcW w:w="4140" w:type="dxa"/>
            <w:gridSpan w:val="2"/>
            <w:tcBorders>
              <w:top w:val="single" w:sz="4" w:space="0" w:color="auto"/>
              <w:left w:val="single" w:sz="4" w:space="0" w:color="auto"/>
              <w:bottom w:val="single" w:sz="4" w:space="0" w:color="auto"/>
              <w:right w:val="single" w:sz="4" w:space="0" w:color="auto"/>
            </w:tcBorders>
            <w:vAlign w:val="center"/>
          </w:tcPr>
          <w:p w14:paraId="7EC3F0BC"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2.测试化验加工支出</w:t>
            </w:r>
          </w:p>
        </w:tc>
        <w:tc>
          <w:tcPr>
            <w:tcW w:w="9068" w:type="dxa"/>
            <w:tcBorders>
              <w:top w:val="nil"/>
              <w:left w:val="nil"/>
              <w:bottom w:val="single" w:sz="4" w:space="0" w:color="auto"/>
              <w:right w:val="single" w:sz="4" w:space="0" w:color="auto"/>
            </w:tcBorders>
            <w:vAlign w:val="center"/>
          </w:tcPr>
          <w:p w14:paraId="3DF75814" w14:textId="77777777" w:rsidR="00DD6931" w:rsidRDefault="00DD6931">
            <w:pPr>
              <w:widowControl/>
              <w:jc w:val="left"/>
              <w:rPr>
                <w:rFonts w:ascii="仿宋_GB2312" w:eastAsia="仿宋_GB2312" w:hAnsi="宋体" w:cs="宋体"/>
                <w:color w:val="000000"/>
                <w:kern w:val="0"/>
                <w:szCs w:val="21"/>
              </w:rPr>
            </w:pPr>
          </w:p>
        </w:tc>
        <w:tc>
          <w:tcPr>
            <w:tcW w:w="988" w:type="dxa"/>
            <w:tcBorders>
              <w:top w:val="nil"/>
              <w:left w:val="nil"/>
              <w:bottom w:val="single" w:sz="4" w:space="0" w:color="auto"/>
              <w:right w:val="single" w:sz="4" w:space="0" w:color="auto"/>
            </w:tcBorders>
            <w:vAlign w:val="center"/>
          </w:tcPr>
          <w:p w14:paraId="54FAD3CD" w14:textId="77777777" w:rsidR="00DD6931" w:rsidRDefault="00DD6931">
            <w:pPr>
              <w:widowControl/>
              <w:jc w:val="center"/>
              <w:rPr>
                <w:rFonts w:ascii="仿宋_GB2312" w:eastAsia="仿宋_GB2312" w:hAnsi="宋体" w:cs="宋体"/>
                <w:kern w:val="0"/>
                <w:szCs w:val="21"/>
              </w:rPr>
            </w:pPr>
          </w:p>
        </w:tc>
      </w:tr>
      <w:tr w:rsidR="00DD6931" w14:paraId="64DAC7A1" w14:textId="77777777">
        <w:trPr>
          <w:cantSplit/>
          <w:trHeight w:val="540"/>
        </w:trPr>
        <w:tc>
          <w:tcPr>
            <w:tcW w:w="4140" w:type="dxa"/>
            <w:gridSpan w:val="2"/>
            <w:tcBorders>
              <w:top w:val="single" w:sz="4" w:space="0" w:color="auto"/>
              <w:left w:val="single" w:sz="4" w:space="0" w:color="auto"/>
              <w:bottom w:val="single" w:sz="4" w:space="0" w:color="auto"/>
              <w:right w:val="single" w:sz="4" w:space="0" w:color="auto"/>
            </w:tcBorders>
            <w:vAlign w:val="center"/>
          </w:tcPr>
          <w:p w14:paraId="472F8E23"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3.燃料动力支出</w:t>
            </w:r>
          </w:p>
        </w:tc>
        <w:tc>
          <w:tcPr>
            <w:tcW w:w="9068" w:type="dxa"/>
            <w:tcBorders>
              <w:top w:val="nil"/>
              <w:left w:val="nil"/>
              <w:bottom w:val="single" w:sz="4" w:space="0" w:color="auto"/>
              <w:right w:val="single" w:sz="4" w:space="0" w:color="auto"/>
            </w:tcBorders>
            <w:vAlign w:val="center"/>
          </w:tcPr>
          <w:p w14:paraId="066CB06E" w14:textId="77777777" w:rsidR="00DD6931" w:rsidRDefault="00DD6931">
            <w:pPr>
              <w:widowControl/>
              <w:jc w:val="left"/>
              <w:rPr>
                <w:rFonts w:ascii="仿宋_GB2312" w:eastAsia="仿宋_GB2312" w:hAnsi="宋体" w:cs="宋体"/>
                <w:color w:val="000000"/>
                <w:kern w:val="0"/>
                <w:szCs w:val="21"/>
              </w:rPr>
            </w:pPr>
          </w:p>
        </w:tc>
        <w:tc>
          <w:tcPr>
            <w:tcW w:w="988" w:type="dxa"/>
            <w:tcBorders>
              <w:top w:val="nil"/>
              <w:left w:val="nil"/>
              <w:bottom w:val="single" w:sz="4" w:space="0" w:color="auto"/>
              <w:right w:val="single" w:sz="4" w:space="0" w:color="auto"/>
            </w:tcBorders>
            <w:vAlign w:val="center"/>
          </w:tcPr>
          <w:p w14:paraId="12B92C07" w14:textId="77777777" w:rsidR="00DD6931" w:rsidRDefault="00DD6931">
            <w:pPr>
              <w:widowControl/>
              <w:jc w:val="center"/>
              <w:rPr>
                <w:rFonts w:ascii="仿宋_GB2312" w:eastAsia="仿宋_GB2312" w:hAnsi="宋体" w:cs="宋体"/>
                <w:kern w:val="0"/>
                <w:szCs w:val="21"/>
              </w:rPr>
            </w:pPr>
          </w:p>
        </w:tc>
      </w:tr>
      <w:tr w:rsidR="00DD6931" w14:paraId="771037F9" w14:textId="77777777">
        <w:trPr>
          <w:cantSplit/>
          <w:trHeight w:val="810"/>
        </w:trPr>
        <w:tc>
          <w:tcPr>
            <w:tcW w:w="4140" w:type="dxa"/>
            <w:gridSpan w:val="2"/>
            <w:tcBorders>
              <w:top w:val="single" w:sz="4" w:space="0" w:color="auto"/>
              <w:left w:val="single" w:sz="4" w:space="0" w:color="auto"/>
              <w:bottom w:val="single" w:sz="4" w:space="0" w:color="auto"/>
              <w:right w:val="single" w:sz="4" w:space="0" w:color="auto"/>
            </w:tcBorders>
            <w:vAlign w:val="center"/>
          </w:tcPr>
          <w:p w14:paraId="38296972"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4.出版/文献/信息传播/知识产权事务支出</w:t>
            </w:r>
          </w:p>
        </w:tc>
        <w:tc>
          <w:tcPr>
            <w:tcW w:w="9068" w:type="dxa"/>
            <w:tcBorders>
              <w:top w:val="nil"/>
              <w:left w:val="nil"/>
              <w:bottom w:val="single" w:sz="4" w:space="0" w:color="auto"/>
              <w:right w:val="single" w:sz="4" w:space="0" w:color="auto"/>
            </w:tcBorders>
            <w:vAlign w:val="center"/>
          </w:tcPr>
          <w:p w14:paraId="27BEFADB"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专利4个，每个8000，计3.</w:t>
            </w:r>
            <w:r>
              <w:rPr>
                <w:rFonts w:ascii="仿宋_GB2312" w:eastAsia="仿宋_GB2312" w:hAnsi="宋体" w:cs="宋体"/>
                <w:color w:val="000000"/>
                <w:kern w:val="0"/>
                <w:szCs w:val="21"/>
              </w:rPr>
              <w:t>2</w:t>
            </w:r>
            <w:r>
              <w:rPr>
                <w:rFonts w:ascii="仿宋_GB2312" w:eastAsia="仿宋_GB2312" w:hAnsi="宋体" w:cs="宋体" w:hint="eastAsia"/>
                <w:color w:val="000000"/>
                <w:kern w:val="0"/>
                <w:szCs w:val="21"/>
              </w:rPr>
              <w:t>万；软著4个，每个1000，计4000；查新等图书信息服务1.4万</w:t>
            </w:r>
          </w:p>
        </w:tc>
        <w:tc>
          <w:tcPr>
            <w:tcW w:w="988" w:type="dxa"/>
            <w:tcBorders>
              <w:top w:val="nil"/>
              <w:left w:val="nil"/>
              <w:bottom w:val="single" w:sz="4" w:space="0" w:color="auto"/>
              <w:right w:val="single" w:sz="4" w:space="0" w:color="auto"/>
            </w:tcBorders>
            <w:vAlign w:val="center"/>
          </w:tcPr>
          <w:p w14:paraId="64AA5F20"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5</w:t>
            </w:r>
          </w:p>
        </w:tc>
      </w:tr>
      <w:tr w:rsidR="00DD6931" w14:paraId="3AE73902" w14:textId="77777777">
        <w:trPr>
          <w:cantSplit/>
          <w:trHeight w:val="270"/>
        </w:trPr>
        <w:tc>
          <w:tcPr>
            <w:tcW w:w="1519" w:type="dxa"/>
            <w:vMerge w:val="restart"/>
            <w:tcBorders>
              <w:top w:val="nil"/>
              <w:left w:val="single" w:sz="4" w:space="0" w:color="auto"/>
              <w:bottom w:val="single" w:sz="4" w:space="0" w:color="auto"/>
              <w:right w:val="single" w:sz="4" w:space="0" w:color="auto"/>
            </w:tcBorders>
            <w:vAlign w:val="center"/>
          </w:tcPr>
          <w:p w14:paraId="44403422"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5.差旅/会议/国际合作与交流支出</w:t>
            </w:r>
          </w:p>
        </w:tc>
        <w:tc>
          <w:tcPr>
            <w:tcW w:w="2621" w:type="dxa"/>
            <w:tcBorders>
              <w:top w:val="nil"/>
              <w:left w:val="nil"/>
              <w:bottom w:val="single" w:sz="4" w:space="0" w:color="auto"/>
              <w:right w:val="single" w:sz="4" w:space="0" w:color="auto"/>
            </w:tcBorders>
            <w:vAlign w:val="center"/>
          </w:tcPr>
          <w:p w14:paraId="6E1CCCBF"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（1）差旅类</w:t>
            </w:r>
          </w:p>
        </w:tc>
        <w:tc>
          <w:tcPr>
            <w:tcW w:w="9068" w:type="dxa"/>
            <w:tcBorders>
              <w:top w:val="nil"/>
              <w:left w:val="nil"/>
              <w:bottom w:val="single" w:sz="4" w:space="0" w:color="auto"/>
              <w:right w:val="single" w:sz="4" w:space="0" w:color="auto"/>
            </w:tcBorders>
            <w:vAlign w:val="center"/>
          </w:tcPr>
          <w:p w14:paraId="61E7B7C4"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两年预计16人次，每次5000元，计8万</w:t>
            </w:r>
          </w:p>
        </w:tc>
        <w:tc>
          <w:tcPr>
            <w:tcW w:w="988" w:type="dxa"/>
            <w:tcBorders>
              <w:top w:val="nil"/>
              <w:left w:val="nil"/>
              <w:bottom w:val="single" w:sz="4" w:space="0" w:color="auto"/>
              <w:right w:val="single" w:sz="4" w:space="0" w:color="auto"/>
            </w:tcBorders>
            <w:vAlign w:val="center"/>
          </w:tcPr>
          <w:p w14:paraId="1181C820"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8</w:t>
            </w:r>
          </w:p>
        </w:tc>
      </w:tr>
      <w:tr w:rsidR="00DD6931" w14:paraId="6B36B6B6" w14:textId="77777777">
        <w:trPr>
          <w:cantSplit/>
          <w:trHeight w:val="270"/>
        </w:trPr>
        <w:tc>
          <w:tcPr>
            <w:tcW w:w="1519" w:type="dxa"/>
            <w:vMerge/>
            <w:tcBorders>
              <w:top w:val="nil"/>
              <w:left w:val="single" w:sz="4" w:space="0" w:color="auto"/>
              <w:bottom w:val="single" w:sz="4" w:space="0" w:color="auto"/>
              <w:right w:val="single" w:sz="4" w:space="0" w:color="auto"/>
            </w:tcBorders>
            <w:vAlign w:val="center"/>
          </w:tcPr>
          <w:p w14:paraId="5382E335" w14:textId="77777777" w:rsidR="00DD6931" w:rsidRDefault="00DD6931">
            <w:pPr>
              <w:widowControl/>
              <w:jc w:val="left"/>
              <w:rPr>
                <w:rFonts w:ascii="仿宋_GB2312" w:eastAsia="仿宋_GB2312" w:hAnsi="宋体" w:cs="宋体"/>
                <w:color w:val="000000"/>
                <w:kern w:val="0"/>
                <w:szCs w:val="21"/>
              </w:rPr>
            </w:pPr>
          </w:p>
        </w:tc>
        <w:tc>
          <w:tcPr>
            <w:tcW w:w="2621" w:type="dxa"/>
            <w:tcBorders>
              <w:top w:val="nil"/>
              <w:left w:val="nil"/>
              <w:bottom w:val="single" w:sz="4" w:space="0" w:color="auto"/>
              <w:right w:val="single" w:sz="4" w:space="0" w:color="auto"/>
            </w:tcBorders>
            <w:vAlign w:val="center"/>
          </w:tcPr>
          <w:p w14:paraId="5F534E28"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（2）会议类</w:t>
            </w:r>
          </w:p>
        </w:tc>
        <w:tc>
          <w:tcPr>
            <w:tcW w:w="9068" w:type="dxa"/>
            <w:tcBorders>
              <w:top w:val="nil"/>
              <w:left w:val="nil"/>
              <w:bottom w:val="single" w:sz="4" w:space="0" w:color="auto"/>
              <w:right w:val="single" w:sz="4" w:space="0" w:color="auto"/>
            </w:tcBorders>
            <w:vAlign w:val="center"/>
          </w:tcPr>
          <w:p w14:paraId="19EA2F92"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参加学术会议6人次，注册费5000元，计3万</w:t>
            </w:r>
          </w:p>
        </w:tc>
        <w:tc>
          <w:tcPr>
            <w:tcW w:w="988" w:type="dxa"/>
            <w:tcBorders>
              <w:top w:val="nil"/>
              <w:left w:val="nil"/>
              <w:bottom w:val="single" w:sz="4" w:space="0" w:color="auto"/>
              <w:right w:val="single" w:sz="4" w:space="0" w:color="auto"/>
            </w:tcBorders>
            <w:vAlign w:val="center"/>
          </w:tcPr>
          <w:p w14:paraId="482FC21D"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3</w:t>
            </w:r>
          </w:p>
        </w:tc>
      </w:tr>
      <w:tr w:rsidR="00DD6931" w14:paraId="55F01B0B" w14:textId="77777777">
        <w:trPr>
          <w:cantSplit/>
          <w:trHeight w:val="540"/>
        </w:trPr>
        <w:tc>
          <w:tcPr>
            <w:tcW w:w="1519" w:type="dxa"/>
            <w:vMerge/>
            <w:tcBorders>
              <w:top w:val="nil"/>
              <w:left w:val="single" w:sz="4" w:space="0" w:color="auto"/>
              <w:bottom w:val="single" w:sz="4" w:space="0" w:color="auto"/>
              <w:right w:val="single" w:sz="4" w:space="0" w:color="auto"/>
            </w:tcBorders>
            <w:vAlign w:val="center"/>
          </w:tcPr>
          <w:p w14:paraId="2D0C5EB4" w14:textId="77777777" w:rsidR="00DD6931" w:rsidRDefault="00DD6931">
            <w:pPr>
              <w:widowControl/>
              <w:jc w:val="left"/>
              <w:rPr>
                <w:rFonts w:ascii="仿宋_GB2312" w:eastAsia="仿宋_GB2312" w:hAnsi="宋体" w:cs="宋体"/>
                <w:color w:val="000000"/>
                <w:kern w:val="0"/>
                <w:szCs w:val="21"/>
              </w:rPr>
            </w:pPr>
          </w:p>
        </w:tc>
        <w:tc>
          <w:tcPr>
            <w:tcW w:w="2621" w:type="dxa"/>
            <w:tcBorders>
              <w:top w:val="nil"/>
              <w:left w:val="nil"/>
              <w:bottom w:val="single" w:sz="4" w:space="0" w:color="auto"/>
              <w:right w:val="single" w:sz="4" w:space="0" w:color="auto"/>
            </w:tcBorders>
            <w:vAlign w:val="center"/>
          </w:tcPr>
          <w:p w14:paraId="4E99D929"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（3）国际合作类</w:t>
            </w:r>
          </w:p>
        </w:tc>
        <w:tc>
          <w:tcPr>
            <w:tcW w:w="9068" w:type="dxa"/>
            <w:tcBorders>
              <w:top w:val="nil"/>
              <w:left w:val="nil"/>
              <w:bottom w:val="single" w:sz="4" w:space="0" w:color="auto"/>
              <w:right w:val="single" w:sz="4" w:space="0" w:color="auto"/>
            </w:tcBorders>
            <w:vAlign w:val="center"/>
          </w:tcPr>
          <w:p w14:paraId="7F2CD574"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参加国际交流2人次，每次1.5万，计3万</w:t>
            </w:r>
          </w:p>
        </w:tc>
        <w:tc>
          <w:tcPr>
            <w:tcW w:w="988" w:type="dxa"/>
            <w:tcBorders>
              <w:top w:val="nil"/>
              <w:left w:val="nil"/>
              <w:bottom w:val="single" w:sz="4" w:space="0" w:color="auto"/>
              <w:right w:val="single" w:sz="4" w:space="0" w:color="auto"/>
            </w:tcBorders>
            <w:vAlign w:val="center"/>
          </w:tcPr>
          <w:p w14:paraId="7605C1FE"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3</w:t>
            </w:r>
          </w:p>
        </w:tc>
      </w:tr>
      <w:tr w:rsidR="00DD6931" w14:paraId="25671335" w14:textId="77777777">
        <w:trPr>
          <w:cantSplit/>
          <w:trHeight w:val="540"/>
        </w:trPr>
        <w:tc>
          <w:tcPr>
            <w:tcW w:w="1519" w:type="dxa"/>
            <w:vMerge/>
            <w:tcBorders>
              <w:top w:val="nil"/>
              <w:left w:val="single" w:sz="4" w:space="0" w:color="auto"/>
              <w:bottom w:val="single" w:sz="4" w:space="0" w:color="auto"/>
              <w:right w:val="single" w:sz="4" w:space="0" w:color="auto"/>
            </w:tcBorders>
            <w:vAlign w:val="center"/>
          </w:tcPr>
          <w:p w14:paraId="774A52E1" w14:textId="77777777" w:rsidR="00DD6931" w:rsidRDefault="00DD6931">
            <w:pPr>
              <w:widowControl/>
              <w:jc w:val="left"/>
              <w:rPr>
                <w:rFonts w:ascii="仿宋_GB2312" w:eastAsia="仿宋_GB2312" w:hAnsi="宋体" w:cs="宋体"/>
                <w:color w:val="000000"/>
                <w:kern w:val="0"/>
                <w:szCs w:val="21"/>
              </w:rPr>
            </w:pPr>
          </w:p>
        </w:tc>
        <w:tc>
          <w:tcPr>
            <w:tcW w:w="2621" w:type="dxa"/>
            <w:tcBorders>
              <w:top w:val="nil"/>
              <w:left w:val="nil"/>
              <w:bottom w:val="single" w:sz="4" w:space="0" w:color="auto"/>
              <w:right w:val="single" w:sz="4" w:space="0" w:color="auto"/>
            </w:tcBorders>
            <w:vAlign w:val="center"/>
          </w:tcPr>
          <w:p w14:paraId="795A726D"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（4）其他类</w:t>
            </w:r>
          </w:p>
        </w:tc>
        <w:tc>
          <w:tcPr>
            <w:tcW w:w="9068" w:type="dxa"/>
            <w:tcBorders>
              <w:top w:val="nil"/>
              <w:left w:val="nil"/>
              <w:bottom w:val="single" w:sz="4" w:space="0" w:color="auto"/>
              <w:right w:val="single" w:sz="4" w:space="0" w:color="auto"/>
            </w:tcBorders>
            <w:vAlign w:val="center"/>
          </w:tcPr>
          <w:p w14:paraId="1DE4C6FF" w14:textId="77777777" w:rsidR="00DD6931" w:rsidRDefault="00DD6931">
            <w:pPr>
              <w:widowControl/>
              <w:jc w:val="left"/>
              <w:rPr>
                <w:rFonts w:ascii="仿宋_GB2312" w:eastAsia="仿宋_GB2312" w:hAnsi="宋体" w:cs="宋体"/>
                <w:color w:val="000000"/>
                <w:kern w:val="0"/>
                <w:szCs w:val="21"/>
              </w:rPr>
            </w:pPr>
          </w:p>
        </w:tc>
        <w:tc>
          <w:tcPr>
            <w:tcW w:w="988" w:type="dxa"/>
            <w:tcBorders>
              <w:top w:val="nil"/>
              <w:left w:val="nil"/>
              <w:bottom w:val="single" w:sz="4" w:space="0" w:color="auto"/>
              <w:right w:val="single" w:sz="4" w:space="0" w:color="auto"/>
            </w:tcBorders>
            <w:vAlign w:val="center"/>
          </w:tcPr>
          <w:p w14:paraId="6CB2E0CD" w14:textId="77777777" w:rsidR="00DD6931" w:rsidRDefault="00DD6931">
            <w:pPr>
              <w:widowControl/>
              <w:jc w:val="center"/>
              <w:rPr>
                <w:rFonts w:ascii="仿宋_GB2312" w:eastAsia="仿宋_GB2312" w:hAnsi="宋体" w:cs="宋体"/>
                <w:kern w:val="0"/>
                <w:szCs w:val="21"/>
              </w:rPr>
            </w:pPr>
          </w:p>
        </w:tc>
      </w:tr>
      <w:tr w:rsidR="00DD6931" w14:paraId="6B4E0525" w14:textId="77777777">
        <w:trPr>
          <w:cantSplit/>
          <w:trHeight w:val="540"/>
        </w:trPr>
        <w:tc>
          <w:tcPr>
            <w:tcW w:w="4140" w:type="dxa"/>
            <w:gridSpan w:val="2"/>
            <w:tcBorders>
              <w:top w:val="single" w:sz="4" w:space="0" w:color="auto"/>
              <w:left w:val="single" w:sz="4" w:space="0" w:color="auto"/>
              <w:bottom w:val="single" w:sz="4" w:space="0" w:color="auto"/>
              <w:right w:val="single" w:sz="4" w:space="0" w:color="auto"/>
            </w:tcBorders>
            <w:vAlign w:val="center"/>
          </w:tcPr>
          <w:p w14:paraId="7E58A01B"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lastRenderedPageBreak/>
              <w:t>6.其他支出</w:t>
            </w:r>
          </w:p>
        </w:tc>
        <w:tc>
          <w:tcPr>
            <w:tcW w:w="9068" w:type="dxa"/>
            <w:tcBorders>
              <w:top w:val="nil"/>
              <w:left w:val="nil"/>
              <w:bottom w:val="single" w:sz="4" w:space="0" w:color="auto"/>
              <w:right w:val="single" w:sz="4" w:space="0" w:color="auto"/>
            </w:tcBorders>
            <w:vAlign w:val="center"/>
          </w:tcPr>
          <w:p w14:paraId="2903336E" w14:textId="77777777" w:rsidR="00DD6931" w:rsidRDefault="00DD6931">
            <w:pPr>
              <w:widowControl/>
              <w:jc w:val="left"/>
              <w:rPr>
                <w:rFonts w:ascii="仿宋_GB2312" w:eastAsia="仿宋_GB2312" w:hAnsi="宋体" w:cs="宋体"/>
                <w:color w:val="000000"/>
                <w:kern w:val="0"/>
                <w:szCs w:val="21"/>
              </w:rPr>
            </w:pPr>
          </w:p>
        </w:tc>
        <w:tc>
          <w:tcPr>
            <w:tcW w:w="988" w:type="dxa"/>
            <w:tcBorders>
              <w:top w:val="nil"/>
              <w:left w:val="nil"/>
              <w:bottom w:val="single" w:sz="4" w:space="0" w:color="auto"/>
              <w:right w:val="single" w:sz="4" w:space="0" w:color="auto"/>
            </w:tcBorders>
            <w:vAlign w:val="center"/>
          </w:tcPr>
          <w:p w14:paraId="7AD8D41B" w14:textId="77777777" w:rsidR="00DD6931" w:rsidRDefault="00DD6931">
            <w:pPr>
              <w:widowControl/>
              <w:jc w:val="center"/>
              <w:rPr>
                <w:rFonts w:ascii="仿宋_GB2312" w:eastAsia="仿宋_GB2312" w:hAnsi="宋体" w:cs="宋体"/>
                <w:kern w:val="0"/>
                <w:szCs w:val="21"/>
              </w:rPr>
            </w:pPr>
          </w:p>
        </w:tc>
      </w:tr>
      <w:tr w:rsidR="00DD6931" w14:paraId="2125A3F1" w14:textId="77777777">
        <w:trPr>
          <w:cantSplit/>
          <w:trHeight w:val="270"/>
        </w:trPr>
        <w:tc>
          <w:tcPr>
            <w:tcW w:w="4140" w:type="dxa"/>
            <w:gridSpan w:val="2"/>
            <w:tcBorders>
              <w:top w:val="single" w:sz="4" w:space="0" w:color="auto"/>
              <w:left w:val="single" w:sz="4" w:space="0" w:color="auto"/>
              <w:bottom w:val="single" w:sz="4" w:space="0" w:color="auto"/>
              <w:right w:val="single" w:sz="4" w:space="0" w:color="auto"/>
            </w:tcBorders>
            <w:vAlign w:val="center"/>
          </w:tcPr>
          <w:p w14:paraId="2B2847AA"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（三）劳务费</w:t>
            </w:r>
          </w:p>
        </w:tc>
        <w:tc>
          <w:tcPr>
            <w:tcW w:w="9068" w:type="dxa"/>
            <w:tcBorders>
              <w:top w:val="nil"/>
              <w:left w:val="nil"/>
              <w:bottom w:val="single" w:sz="4" w:space="0" w:color="auto"/>
              <w:right w:val="single" w:sz="4" w:space="0" w:color="auto"/>
            </w:tcBorders>
            <w:vAlign w:val="center"/>
          </w:tcPr>
          <w:p w14:paraId="43521BE6"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劳务费小计</w:t>
            </w:r>
          </w:p>
        </w:tc>
        <w:tc>
          <w:tcPr>
            <w:tcW w:w="988" w:type="dxa"/>
            <w:tcBorders>
              <w:top w:val="nil"/>
              <w:left w:val="nil"/>
              <w:bottom w:val="single" w:sz="4" w:space="0" w:color="auto"/>
              <w:right w:val="single" w:sz="4" w:space="0" w:color="auto"/>
            </w:tcBorders>
            <w:vAlign w:val="center"/>
          </w:tcPr>
          <w:p w14:paraId="400529E9"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50</w:t>
            </w:r>
          </w:p>
        </w:tc>
      </w:tr>
      <w:tr w:rsidR="00DD6931" w14:paraId="7A464FA0" w14:textId="77777777">
        <w:trPr>
          <w:cantSplit/>
          <w:trHeight w:val="270"/>
        </w:trPr>
        <w:tc>
          <w:tcPr>
            <w:tcW w:w="4140" w:type="dxa"/>
            <w:gridSpan w:val="2"/>
            <w:tcBorders>
              <w:top w:val="single" w:sz="4" w:space="0" w:color="auto"/>
              <w:left w:val="single" w:sz="4" w:space="0" w:color="auto"/>
              <w:bottom w:val="single" w:sz="4" w:space="0" w:color="auto"/>
              <w:right w:val="single" w:sz="4" w:space="0" w:color="auto"/>
            </w:tcBorders>
            <w:vAlign w:val="center"/>
          </w:tcPr>
          <w:p w14:paraId="3C0F154A"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1.研究生、博士后劳务费支出</w:t>
            </w:r>
          </w:p>
        </w:tc>
        <w:tc>
          <w:tcPr>
            <w:tcW w:w="9068" w:type="dxa"/>
            <w:tcBorders>
              <w:top w:val="nil"/>
              <w:left w:val="nil"/>
              <w:bottom w:val="single" w:sz="4" w:space="0" w:color="auto"/>
              <w:right w:val="single" w:sz="4" w:space="0" w:color="auto"/>
            </w:tcBorders>
            <w:vAlign w:val="center"/>
          </w:tcPr>
          <w:p w14:paraId="29B08F53"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kern w:val="0"/>
                <w:szCs w:val="21"/>
              </w:rPr>
              <w:t>每人月0.2，8人*20月*0.2=32</w:t>
            </w:r>
          </w:p>
        </w:tc>
        <w:tc>
          <w:tcPr>
            <w:tcW w:w="988" w:type="dxa"/>
            <w:tcBorders>
              <w:top w:val="nil"/>
              <w:left w:val="nil"/>
              <w:bottom w:val="single" w:sz="4" w:space="0" w:color="auto"/>
              <w:right w:val="single" w:sz="4" w:space="0" w:color="auto"/>
            </w:tcBorders>
            <w:vAlign w:val="center"/>
          </w:tcPr>
          <w:p w14:paraId="75773C04"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32</w:t>
            </w:r>
          </w:p>
        </w:tc>
      </w:tr>
      <w:tr w:rsidR="00DD6931" w14:paraId="64922855" w14:textId="77777777">
        <w:trPr>
          <w:cantSplit/>
          <w:trHeight w:val="270"/>
        </w:trPr>
        <w:tc>
          <w:tcPr>
            <w:tcW w:w="4140" w:type="dxa"/>
            <w:gridSpan w:val="2"/>
            <w:tcBorders>
              <w:top w:val="single" w:sz="4" w:space="0" w:color="auto"/>
              <w:left w:val="single" w:sz="4" w:space="0" w:color="auto"/>
              <w:bottom w:val="single" w:sz="4" w:space="0" w:color="auto"/>
              <w:right w:val="single" w:sz="4" w:space="0" w:color="auto"/>
            </w:tcBorders>
            <w:vAlign w:val="center"/>
          </w:tcPr>
          <w:p w14:paraId="766995CC"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2.访问学者劳务费支出</w:t>
            </w:r>
          </w:p>
        </w:tc>
        <w:tc>
          <w:tcPr>
            <w:tcW w:w="9068" w:type="dxa"/>
            <w:tcBorders>
              <w:top w:val="nil"/>
              <w:left w:val="nil"/>
              <w:bottom w:val="single" w:sz="4" w:space="0" w:color="auto"/>
              <w:right w:val="single" w:sz="4" w:space="0" w:color="auto"/>
            </w:tcBorders>
            <w:vAlign w:val="center"/>
          </w:tcPr>
          <w:p w14:paraId="4BA4A9DF"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访问学者2人*5万=10</w:t>
            </w:r>
          </w:p>
        </w:tc>
        <w:tc>
          <w:tcPr>
            <w:tcW w:w="988" w:type="dxa"/>
            <w:tcBorders>
              <w:top w:val="nil"/>
              <w:left w:val="nil"/>
              <w:bottom w:val="single" w:sz="4" w:space="0" w:color="auto"/>
              <w:right w:val="single" w:sz="4" w:space="0" w:color="auto"/>
            </w:tcBorders>
            <w:vAlign w:val="center"/>
          </w:tcPr>
          <w:p w14:paraId="0715A61C"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10</w:t>
            </w:r>
          </w:p>
        </w:tc>
      </w:tr>
      <w:tr w:rsidR="00DD6931" w14:paraId="7D593A93" w14:textId="77777777">
        <w:trPr>
          <w:cantSplit/>
          <w:trHeight w:val="540"/>
        </w:trPr>
        <w:tc>
          <w:tcPr>
            <w:tcW w:w="4140" w:type="dxa"/>
            <w:gridSpan w:val="2"/>
            <w:tcBorders>
              <w:top w:val="single" w:sz="4" w:space="0" w:color="auto"/>
              <w:left w:val="single" w:sz="4" w:space="0" w:color="auto"/>
              <w:bottom w:val="single" w:sz="4" w:space="0" w:color="auto"/>
              <w:right w:val="single" w:sz="4" w:space="0" w:color="auto"/>
            </w:tcBorders>
            <w:vAlign w:val="center"/>
          </w:tcPr>
          <w:p w14:paraId="56222C81"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3.项目聘用的研究人员劳务费支出</w:t>
            </w:r>
          </w:p>
        </w:tc>
        <w:tc>
          <w:tcPr>
            <w:tcW w:w="9068" w:type="dxa"/>
            <w:tcBorders>
              <w:top w:val="nil"/>
              <w:left w:val="nil"/>
              <w:bottom w:val="single" w:sz="4" w:space="0" w:color="auto"/>
              <w:right w:val="single" w:sz="4" w:space="0" w:color="auto"/>
            </w:tcBorders>
            <w:vAlign w:val="center"/>
          </w:tcPr>
          <w:p w14:paraId="781232B7"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研究人员2人*3万=6</w:t>
            </w:r>
          </w:p>
        </w:tc>
        <w:tc>
          <w:tcPr>
            <w:tcW w:w="988" w:type="dxa"/>
            <w:tcBorders>
              <w:top w:val="nil"/>
              <w:left w:val="nil"/>
              <w:bottom w:val="single" w:sz="4" w:space="0" w:color="auto"/>
              <w:right w:val="single" w:sz="4" w:space="0" w:color="auto"/>
            </w:tcBorders>
            <w:vAlign w:val="center"/>
          </w:tcPr>
          <w:p w14:paraId="6D309F39"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6</w:t>
            </w:r>
          </w:p>
        </w:tc>
      </w:tr>
      <w:tr w:rsidR="00DD6931" w14:paraId="31AF55D0" w14:textId="77777777">
        <w:trPr>
          <w:cantSplit/>
          <w:trHeight w:val="810"/>
        </w:trPr>
        <w:tc>
          <w:tcPr>
            <w:tcW w:w="4140" w:type="dxa"/>
            <w:gridSpan w:val="2"/>
            <w:tcBorders>
              <w:top w:val="single" w:sz="4" w:space="0" w:color="auto"/>
              <w:left w:val="single" w:sz="4" w:space="0" w:color="auto"/>
              <w:bottom w:val="single" w:sz="4" w:space="0" w:color="auto"/>
              <w:right w:val="single" w:sz="4" w:space="0" w:color="auto"/>
            </w:tcBorders>
            <w:vAlign w:val="center"/>
          </w:tcPr>
          <w:p w14:paraId="632916C1"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4.科研辅助人员（操作员、实验员、临时聘用人员、科研助理、财务助理等）劳务费支出</w:t>
            </w:r>
          </w:p>
        </w:tc>
        <w:tc>
          <w:tcPr>
            <w:tcW w:w="9068" w:type="dxa"/>
            <w:tcBorders>
              <w:top w:val="nil"/>
              <w:left w:val="nil"/>
              <w:bottom w:val="single" w:sz="4" w:space="0" w:color="auto"/>
              <w:right w:val="single" w:sz="4" w:space="0" w:color="auto"/>
            </w:tcBorders>
            <w:vAlign w:val="center"/>
          </w:tcPr>
          <w:p w14:paraId="3A5AE5F8"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临聘人员2人*10月*0.</w:t>
            </w:r>
            <w:r>
              <w:rPr>
                <w:rFonts w:ascii="仿宋_GB2312" w:eastAsia="仿宋_GB2312" w:hAnsi="宋体" w:cs="宋体"/>
                <w:color w:val="000000"/>
                <w:kern w:val="0"/>
                <w:szCs w:val="21"/>
              </w:rPr>
              <w:t>1</w:t>
            </w:r>
            <w:r>
              <w:rPr>
                <w:rFonts w:ascii="仿宋_GB2312" w:eastAsia="仿宋_GB2312" w:hAnsi="宋体" w:cs="宋体" w:hint="eastAsia"/>
                <w:color w:val="000000"/>
                <w:kern w:val="0"/>
                <w:szCs w:val="21"/>
              </w:rPr>
              <w:t>万=2</w:t>
            </w:r>
          </w:p>
        </w:tc>
        <w:tc>
          <w:tcPr>
            <w:tcW w:w="988" w:type="dxa"/>
            <w:tcBorders>
              <w:top w:val="nil"/>
              <w:left w:val="nil"/>
              <w:bottom w:val="single" w:sz="4" w:space="0" w:color="auto"/>
              <w:right w:val="single" w:sz="4" w:space="0" w:color="auto"/>
            </w:tcBorders>
            <w:vAlign w:val="center"/>
          </w:tcPr>
          <w:p w14:paraId="4C353E99"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2</w:t>
            </w:r>
          </w:p>
        </w:tc>
      </w:tr>
      <w:tr w:rsidR="00DD6931" w14:paraId="22773133" w14:textId="77777777">
        <w:trPr>
          <w:cantSplit/>
          <w:trHeight w:val="270"/>
        </w:trPr>
        <w:tc>
          <w:tcPr>
            <w:tcW w:w="4140" w:type="dxa"/>
            <w:gridSpan w:val="2"/>
            <w:tcBorders>
              <w:top w:val="single" w:sz="4" w:space="0" w:color="auto"/>
              <w:left w:val="single" w:sz="4" w:space="0" w:color="auto"/>
              <w:bottom w:val="single" w:sz="4" w:space="0" w:color="auto"/>
              <w:right w:val="single" w:sz="4" w:space="0" w:color="auto"/>
            </w:tcBorders>
            <w:vAlign w:val="center"/>
          </w:tcPr>
          <w:p w14:paraId="2E7BEB6C"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5.专家咨询支出</w:t>
            </w:r>
          </w:p>
        </w:tc>
        <w:tc>
          <w:tcPr>
            <w:tcW w:w="9068" w:type="dxa"/>
            <w:tcBorders>
              <w:top w:val="nil"/>
              <w:left w:val="nil"/>
              <w:bottom w:val="single" w:sz="4" w:space="0" w:color="auto"/>
              <w:right w:val="single" w:sz="4" w:space="0" w:color="auto"/>
            </w:tcBorders>
            <w:vAlign w:val="center"/>
          </w:tcPr>
          <w:p w14:paraId="6303666C" w14:textId="77777777" w:rsidR="00DD6931" w:rsidRDefault="00DD6931">
            <w:pPr>
              <w:widowControl/>
              <w:jc w:val="left"/>
              <w:rPr>
                <w:rFonts w:ascii="仿宋_GB2312" w:eastAsia="仿宋_GB2312" w:hAnsi="宋体" w:cs="宋体"/>
                <w:color w:val="000000"/>
                <w:kern w:val="0"/>
                <w:szCs w:val="21"/>
              </w:rPr>
            </w:pPr>
          </w:p>
        </w:tc>
        <w:tc>
          <w:tcPr>
            <w:tcW w:w="988" w:type="dxa"/>
            <w:tcBorders>
              <w:top w:val="nil"/>
              <w:left w:val="nil"/>
              <w:bottom w:val="single" w:sz="4" w:space="0" w:color="auto"/>
              <w:right w:val="single" w:sz="4" w:space="0" w:color="auto"/>
            </w:tcBorders>
            <w:vAlign w:val="center"/>
          </w:tcPr>
          <w:p w14:paraId="147D356C" w14:textId="77777777" w:rsidR="00DD6931" w:rsidRDefault="00DD6931">
            <w:pPr>
              <w:widowControl/>
              <w:rPr>
                <w:rFonts w:ascii="仿宋_GB2312" w:eastAsia="仿宋_GB2312" w:hAnsi="宋体" w:cs="宋体"/>
                <w:kern w:val="0"/>
                <w:szCs w:val="21"/>
              </w:rPr>
            </w:pPr>
          </w:p>
        </w:tc>
      </w:tr>
      <w:tr w:rsidR="00DD6931" w14:paraId="5F1182A7" w14:textId="77777777">
        <w:trPr>
          <w:cantSplit/>
          <w:trHeight w:val="270"/>
        </w:trPr>
        <w:tc>
          <w:tcPr>
            <w:tcW w:w="13208" w:type="dxa"/>
            <w:gridSpan w:val="3"/>
            <w:tcBorders>
              <w:top w:val="single" w:sz="4" w:space="0" w:color="auto"/>
              <w:left w:val="single" w:sz="4" w:space="0" w:color="auto"/>
              <w:bottom w:val="single" w:sz="4" w:space="0" w:color="auto"/>
              <w:right w:val="single" w:sz="4" w:space="0" w:color="auto"/>
            </w:tcBorders>
            <w:vAlign w:val="center"/>
          </w:tcPr>
          <w:p w14:paraId="51A73782"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直接费用合计</w:t>
            </w:r>
          </w:p>
        </w:tc>
        <w:tc>
          <w:tcPr>
            <w:tcW w:w="988" w:type="dxa"/>
            <w:tcBorders>
              <w:top w:val="nil"/>
              <w:left w:val="nil"/>
              <w:bottom w:val="single" w:sz="4" w:space="0" w:color="auto"/>
              <w:right w:val="single" w:sz="4" w:space="0" w:color="auto"/>
            </w:tcBorders>
            <w:vAlign w:val="center"/>
          </w:tcPr>
          <w:p w14:paraId="17096918"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100</w:t>
            </w:r>
          </w:p>
        </w:tc>
      </w:tr>
      <w:tr w:rsidR="00DD6931" w14:paraId="39C0DB7F" w14:textId="77777777">
        <w:trPr>
          <w:cantSplit/>
          <w:trHeight w:val="270"/>
        </w:trPr>
        <w:tc>
          <w:tcPr>
            <w:tcW w:w="4140" w:type="dxa"/>
            <w:gridSpan w:val="2"/>
            <w:tcBorders>
              <w:top w:val="single" w:sz="4" w:space="0" w:color="auto"/>
              <w:left w:val="single" w:sz="4" w:space="0" w:color="auto"/>
              <w:bottom w:val="single" w:sz="4" w:space="0" w:color="auto"/>
              <w:right w:val="single" w:sz="4" w:space="0" w:color="auto"/>
            </w:tcBorders>
            <w:vAlign w:val="center"/>
          </w:tcPr>
          <w:p w14:paraId="3DCE1EB4"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（四）间接费用</w:t>
            </w:r>
          </w:p>
        </w:tc>
        <w:tc>
          <w:tcPr>
            <w:tcW w:w="9068" w:type="dxa"/>
            <w:tcBorders>
              <w:top w:val="nil"/>
              <w:left w:val="nil"/>
              <w:bottom w:val="single" w:sz="4" w:space="0" w:color="auto"/>
              <w:right w:val="single" w:sz="4" w:space="0" w:color="auto"/>
            </w:tcBorders>
            <w:vAlign w:val="center"/>
          </w:tcPr>
          <w:p w14:paraId="277CB7A8"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市级财政资金中申请间接费用</w:t>
            </w:r>
          </w:p>
        </w:tc>
        <w:tc>
          <w:tcPr>
            <w:tcW w:w="988" w:type="dxa"/>
            <w:tcBorders>
              <w:top w:val="nil"/>
              <w:left w:val="nil"/>
              <w:bottom w:val="single" w:sz="4" w:space="0" w:color="auto"/>
              <w:right w:val="single" w:sz="4" w:space="0" w:color="auto"/>
            </w:tcBorders>
            <w:vAlign w:val="center"/>
          </w:tcPr>
          <w:p w14:paraId="769E80D1" w14:textId="77777777" w:rsidR="00DD6931" w:rsidRDefault="00DD6931">
            <w:pPr>
              <w:widowControl/>
              <w:jc w:val="center"/>
              <w:rPr>
                <w:rFonts w:ascii="仿宋_GB2312" w:eastAsia="仿宋_GB2312" w:hAnsi="宋体" w:cs="宋体"/>
                <w:kern w:val="0"/>
                <w:szCs w:val="21"/>
              </w:rPr>
            </w:pPr>
          </w:p>
        </w:tc>
      </w:tr>
      <w:tr w:rsidR="00DD6931" w14:paraId="74914796" w14:textId="77777777">
        <w:trPr>
          <w:cantSplit/>
          <w:trHeight w:val="270"/>
        </w:trPr>
        <w:tc>
          <w:tcPr>
            <w:tcW w:w="13208" w:type="dxa"/>
            <w:gridSpan w:val="3"/>
            <w:tcBorders>
              <w:top w:val="single" w:sz="4" w:space="0" w:color="auto"/>
              <w:left w:val="single" w:sz="4" w:space="0" w:color="auto"/>
              <w:bottom w:val="single" w:sz="4" w:space="0" w:color="auto"/>
              <w:right w:val="single" w:sz="4" w:space="0" w:color="auto"/>
            </w:tcBorders>
            <w:vAlign w:val="center"/>
          </w:tcPr>
          <w:p w14:paraId="36B15D7F" w14:textId="77777777" w:rsidR="00DD6931" w:rsidRDefault="00350AE2">
            <w:pPr>
              <w:widowControl/>
              <w:jc w:val="center"/>
              <w:rPr>
                <w:rFonts w:ascii="仿宋_GB2312" w:eastAsia="仿宋_GB2312" w:hAnsi="宋体" w:cs="宋体"/>
                <w:b/>
                <w:color w:val="000000"/>
                <w:kern w:val="0"/>
                <w:szCs w:val="21"/>
              </w:rPr>
            </w:pPr>
            <w:r>
              <w:rPr>
                <w:rFonts w:ascii="仿宋_GB2312" w:eastAsia="仿宋_GB2312" w:hAnsi="宋体" w:cs="宋体" w:hint="eastAsia"/>
                <w:b/>
                <w:color w:val="000000"/>
                <w:kern w:val="0"/>
                <w:szCs w:val="21"/>
              </w:rPr>
              <w:t>本项目共申请市级财政资金合计</w:t>
            </w:r>
          </w:p>
        </w:tc>
        <w:tc>
          <w:tcPr>
            <w:tcW w:w="988" w:type="dxa"/>
            <w:tcBorders>
              <w:top w:val="nil"/>
              <w:left w:val="nil"/>
              <w:bottom w:val="single" w:sz="4" w:space="0" w:color="auto"/>
              <w:right w:val="single" w:sz="4" w:space="0" w:color="auto"/>
            </w:tcBorders>
            <w:vAlign w:val="center"/>
          </w:tcPr>
          <w:p w14:paraId="4D5C9A1E" w14:textId="77777777" w:rsidR="00DD6931" w:rsidRDefault="00DD6931">
            <w:pPr>
              <w:widowControl/>
              <w:jc w:val="center"/>
              <w:rPr>
                <w:rFonts w:ascii="仿宋_GB2312" w:eastAsia="仿宋_GB2312" w:hAnsi="宋体" w:cs="宋体"/>
                <w:kern w:val="0"/>
                <w:szCs w:val="21"/>
              </w:rPr>
            </w:pPr>
          </w:p>
        </w:tc>
      </w:tr>
    </w:tbl>
    <w:p w14:paraId="04744BC5" w14:textId="77777777" w:rsidR="00DD6931" w:rsidRDefault="00DD6931">
      <w:pPr>
        <w:spacing w:beforeLines="50" w:before="120"/>
        <w:rPr>
          <w:rFonts w:ascii="仿宋_GB2312" w:eastAsia="仿宋_GB2312"/>
          <w:b/>
          <w:sz w:val="24"/>
        </w:rPr>
        <w:sectPr w:rsidR="00DD6931">
          <w:pgSz w:w="16838" w:h="11906" w:orient="landscape"/>
          <w:pgMar w:top="1979" w:right="1418" w:bottom="1797" w:left="1440" w:header="850" w:footer="1134" w:gutter="0"/>
          <w:cols w:space="720"/>
          <w:docGrid w:linePitch="312"/>
        </w:sectPr>
      </w:pPr>
    </w:p>
    <w:p w14:paraId="7C8B64DB" w14:textId="77777777" w:rsidR="00DD6931" w:rsidRDefault="00350AE2">
      <w:pPr>
        <w:spacing w:beforeLines="50" w:before="120"/>
        <w:rPr>
          <w:rFonts w:ascii="仿宋_GB2312" w:eastAsia="仿宋_GB2312"/>
          <w:b/>
          <w:sz w:val="24"/>
        </w:rPr>
      </w:pPr>
      <w:r>
        <w:rPr>
          <w:rFonts w:ascii="仿宋_GB2312" w:eastAsia="仿宋_GB2312" w:hint="eastAsia"/>
          <w:b/>
          <w:sz w:val="24"/>
        </w:rPr>
        <w:lastRenderedPageBreak/>
        <w:t>二、其他来源资金</w:t>
      </w:r>
    </w:p>
    <w:p w14:paraId="0AA930C7" w14:textId="77777777" w:rsidR="00DD6931" w:rsidRDefault="00350AE2">
      <w:pPr>
        <w:ind w:firstLineChars="300" w:firstLine="630"/>
        <w:jc w:val="left"/>
        <w:rPr>
          <w:rFonts w:ascii="仿宋_GB2312" w:eastAsia="仿宋_GB2312" w:hAnsi="仿宋_GB2312" w:cs="仿宋_GB2312"/>
          <w:szCs w:val="21"/>
        </w:rPr>
      </w:pPr>
      <w:r>
        <w:rPr>
          <w:rFonts w:ascii="仿宋_GB2312" w:eastAsia="仿宋_GB2312" w:hAnsi="仿宋_GB2312" w:cs="仿宋_GB2312" w:hint="eastAsia"/>
          <w:szCs w:val="21"/>
        </w:rPr>
        <w:t>对其他来源资金主要用途、支出预算做简要说明。支出预算应当按照《天津市科技计划项目经费管理办法》（津财教〔2022〕57号）中确定的支出科目编列，并与项目研究开发任务密切相关。每种资金来源的资金主要用途、支出预算做简要说明。</w:t>
      </w:r>
    </w:p>
    <w:p w14:paraId="17C108A7" w14:textId="77777777" w:rsidR="00DD6931" w:rsidRDefault="00350AE2">
      <w:pPr>
        <w:jc w:val="left"/>
        <w:rPr>
          <w:rFonts w:eastAsia="仿宋_GB2312"/>
          <w:b/>
          <w:sz w:val="24"/>
        </w:rPr>
      </w:pPr>
      <w:r>
        <w:rPr>
          <w:rFonts w:eastAsia="仿宋_GB2312" w:hint="eastAsia"/>
          <w:b/>
          <w:sz w:val="24"/>
        </w:rPr>
        <w:t>（一）自筹资金</w:t>
      </w:r>
    </w:p>
    <w:tbl>
      <w:tblPr>
        <w:tblW w:w="14540" w:type="dxa"/>
        <w:tblInd w:w="95" w:type="dxa"/>
        <w:tblLayout w:type="fixed"/>
        <w:tblLook w:val="04A0" w:firstRow="1" w:lastRow="0" w:firstColumn="1" w:lastColumn="0" w:noHBand="0" w:noVBand="1"/>
      </w:tblPr>
      <w:tblGrid>
        <w:gridCol w:w="3560"/>
        <w:gridCol w:w="9900"/>
        <w:gridCol w:w="1080"/>
      </w:tblGrid>
      <w:tr w:rsidR="00DD6931" w14:paraId="41333884" w14:textId="77777777">
        <w:trPr>
          <w:trHeight w:val="270"/>
        </w:trPr>
        <w:tc>
          <w:tcPr>
            <w:tcW w:w="3560" w:type="dxa"/>
            <w:tcBorders>
              <w:top w:val="single" w:sz="4" w:space="0" w:color="auto"/>
              <w:left w:val="single" w:sz="4" w:space="0" w:color="auto"/>
              <w:bottom w:val="single" w:sz="4" w:space="0" w:color="auto"/>
              <w:right w:val="single" w:sz="4" w:space="0" w:color="auto"/>
            </w:tcBorders>
            <w:vAlign w:val="center"/>
          </w:tcPr>
          <w:p w14:paraId="6375B7A5" w14:textId="77777777" w:rsidR="00DD6931" w:rsidRDefault="00350AE2">
            <w:pPr>
              <w:widowControl/>
              <w:jc w:val="center"/>
              <w:rPr>
                <w:rFonts w:ascii="仿宋_GB2312" w:eastAsia="仿宋_GB2312" w:hAnsi="宋体" w:cs="宋体"/>
                <w:b/>
                <w:color w:val="000000"/>
                <w:kern w:val="0"/>
                <w:szCs w:val="21"/>
              </w:rPr>
            </w:pPr>
            <w:r>
              <w:rPr>
                <w:rFonts w:ascii="仿宋_GB2312" w:eastAsia="仿宋_GB2312" w:hAnsi="宋体" w:cs="宋体" w:hint="eastAsia"/>
                <w:b/>
                <w:color w:val="000000"/>
                <w:kern w:val="0"/>
                <w:szCs w:val="21"/>
              </w:rPr>
              <w:t>支出科目</w:t>
            </w:r>
          </w:p>
        </w:tc>
        <w:tc>
          <w:tcPr>
            <w:tcW w:w="9900" w:type="dxa"/>
            <w:tcBorders>
              <w:top w:val="single" w:sz="4" w:space="0" w:color="auto"/>
              <w:left w:val="nil"/>
              <w:bottom w:val="single" w:sz="4" w:space="0" w:color="auto"/>
              <w:right w:val="single" w:sz="4" w:space="0" w:color="auto"/>
            </w:tcBorders>
            <w:vAlign w:val="center"/>
          </w:tcPr>
          <w:p w14:paraId="361331FF" w14:textId="77777777" w:rsidR="00DD6931" w:rsidRDefault="00350AE2">
            <w:pPr>
              <w:widowControl/>
              <w:jc w:val="center"/>
              <w:rPr>
                <w:rFonts w:ascii="仿宋_GB2312" w:eastAsia="仿宋_GB2312" w:hAnsi="宋体" w:cs="宋体"/>
                <w:b/>
                <w:color w:val="000000"/>
                <w:kern w:val="0"/>
                <w:szCs w:val="21"/>
              </w:rPr>
            </w:pPr>
            <w:r>
              <w:rPr>
                <w:rFonts w:ascii="仿宋_GB2312" w:eastAsia="仿宋_GB2312" w:hAnsi="宋体" w:cs="宋体" w:hint="eastAsia"/>
                <w:b/>
                <w:color w:val="000000"/>
                <w:kern w:val="0"/>
                <w:szCs w:val="21"/>
              </w:rPr>
              <w:t>支出用途简要说明</w:t>
            </w:r>
          </w:p>
        </w:tc>
        <w:tc>
          <w:tcPr>
            <w:tcW w:w="1080" w:type="dxa"/>
            <w:tcBorders>
              <w:top w:val="single" w:sz="4" w:space="0" w:color="auto"/>
              <w:left w:val="nil"/>
              <w:bottom w:val="single" w:sz="4" w:space="0" w:color="auto"/>
              <w:right w:val="single" w:sz="4" w:space="0" w:color="auto"/>
            </w:tcBorders>
            <w:vAlign w:val="center"/>
          </w:tcPr>
          <w:p w14:paraId="1971E38C" w14:textId="77777777" w:rsidR="00DD6931" w:rsidRDefault="00350AE2">
            <w:pPr>
              <w:widowControl/>
              <w:jc w:val="center"/>
              <w:rPr>
                <w:rFonts w:ascii="仿宋_GB2312" w:eastAsia="仿宋_GB2312" w:hAnsi="宋体" w:cs="宋体"/>
                <w:b/>
                <w:color w:val="000000"/>
                <w:kern w:val="0"/>
                <w:szCs w:val="21"/>
              </w:rPr>
            </w:pPr>
            <w:r>
              <w:rPr>
                <w:rFonts w:ascii="仿宋_GB2312" w:eastAsia="仿宋_GB2312" w:hAnsi="宋体" w:cs="宋体" w:hint="eastAsia"/>
                <w:b/>
                <w:color w:val="000000"/>
                <w:kern w:val="0"/>
                <w:szCs w:val="21"/>
              </w:rPr>
              <w:t>金额</w:t>
            </w:r>
          </w:p>
        </w:tc>
      </w:tr>
      <w:tr w:rsidR="00DD6931" w14:paraId="75B2C25E" w14:textId="77777777">
        <w:trPr>
          <w:trHeight w:val="270"/>
        </w:trPr>
        <w:tc>
          <w:tcPr>
            <w:tcW w:w="3560" w:type="dxa"/>
            <w:tcBorders>
              <w:top w:val="nil"/>
              <w:left w:val="single" w:sz="4" w:space="0" w:color="auto"/>
              <w:bottom w:val="single" w:sz="4" w:space="0" w:color="auto"/>
              <w:right w:val="single" w:sz="4" w:space="0" w:color="auto"/>
            </w:tcBorders>
            <w:vAlign w:val="center"/>
          </w:tcPr>
          <w:p w14:paraId="650C04CE"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（一）设备费</w:t>
            </w:r>
          </w:p>
        </w:tc>
        <w:tc>
          <w:tcPr>
            <w:tcW w:w="9900" w:type="dxa"/>
            <w:tcBorders>
              <w:top w:val="nil"/>
              <w:left w:val="nil"/>
              <w:bottom w:val="single" w:sz="4" w:space="0" w:color="auto"/>
              <w:right w:val="single" w:sz="4" w:space="0" w:color="auto"/>
            </w:tcBorders>
            <w:vAlign w:val="center"/>
          </w:tcPr>
          <w:p w14:paraId="19213F69"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设备费小计</w:t>
            </w:r>
          </w:p>
        </w:tc>
        <w:tc>
          <w:tcPr>
            <w:tcW w:w="1080" w:type="dxa"/>
            <w:tcBorders>
              <w:top w:val="nil"/>
              <w:left w:val="nil"/>
              <w:bottom w:val="single" w:sz="4" w:space="0" w:color="auto"/>
              <w:right w:val="single" w:sz="4" w:space="0" w:color="auto"/>
            </w:tcBorders>
            <w:vAlign w:val="center"/>
          </w:tcPr>
          <w:p w14:paraId="2B8A5A31"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kern w:val="0"/>
                <w:szCs w:val="21"/>
              </w:rPr>
              <w:t>110</w:t>
            </w:r>
          </w:p>
        </w:tc>
      </w:tr>
      <w:tr w:rsidR="00DD6931" w14:paraId="350E6F89" w14:textId="77777777">
        <w:trPr>
          <w:trHeight w:val="270"/>
        </w:trPr>
        <w:tc>
          <w:tcPr>
            <w:tcW w:w="3560" w:type="dxa"/>
            <w:tcBorders>
              <w:top w:val="nil"/>
              <w:left w:val="single" w:sz="4" w:space="0" w:color="auto"/>
              <w:bottom w:val="single" w:sz="4" w:space="0" w:color="auto"/>
              <w:right w:val="single" w:sz="4" w:space="0" w:color="auto"/>
            </w:tcBorders>
            <w:vAlign w:val="center"/>
          </w:tcPr>
          <w:p w14:paraId="65D795AB" w14:textId="77777777" w:rsidR="00DD6931" w:rsidRDefault="00350AE2">
            <w:pPr>
              <w:widowControl/>
              <w:jc w:val="left"/>
              <w:rPr>
                <w:rFonts w:ascii="仿宋_GB2312" w:eastAsia="仿宋_GB2312" w:hAnsi="宋体" w:cs="宋体"/>
                <w:kern w:val="0"/>
                <w:szCs w:val="21"/>
              </w:rPr>
            </w:pPr>
            <w:r>
              <w:rPr>
                <w:rFonts w:ascii="仿宋_GB2312" w:eastAsia="仿宋_GB2312" w:hAnsi="宋体" w:cs="宋体" w:hint="eastAsia"/>
                <w:kern w:val="0"/>
                <w:szCs w:val="21"/>
              </w:rPr>
              <w:t>1.设备购置</w:t>
            </w:r>
          </w:p>
        </w:tc>
        <w:tc>
          <w:tcPr>
            <w:tcW w:w="9900" w:type="dxa"/>
            <w:tcBorders>
              <w:top w:val="nil"/>
              <w:left w:val="nil"/>
              <w:bottom w:val="single" w:sz="4" w:space="0" w:color="auto"/>
              <w:right w:val="single" w:sz="4" w:space="0" w:color="auto"/>
            </w:tcBorders>
            <w:vAlign w:val="center"/>
          </w:tcPr>
          <w:p w14:paraId="1A95B556" w14:textId="77777777" w:rsidR="00DD6931" w:rsidRDefault="00350AE2">
            <w:pPr>
              <w:widowControl/>
              <w:jc w:val="left"/>
              <w:rPr>
                <w:rFonts w:ascii="仿宋_GB2312" w:eastAsia="仿宋_GB2312" w:hAnsi="宋体" w:cs="宋体"/>
                <w:kern w:val="0"/>
                <w:szCs w:val="21"/>
              </w:rPr>
            </w:pPr>
            <w:r>
              <w:rPr>
                <w:rFonts w:ascii="仿宋_GB2312" w:eastAsia="仿宋_GB2312" w:hAnsi="宋体" w:cs="宋体" w:hint="eastAsia"/>
                <w:kern w:val="0"/>
                <w:szCs w:val="21"/>
              </w:rPr>
              <w:t>训练用显卡及配套计算机2台、FPGA开发板10万，逻及分析仪20万</w:t>
            </w:r>
          </w:p>
        </w:tc>
        <w:tc>
          <w:tcPr>
            <w:tcW w:w="1080" w:type="dxa"/>
            <w:tcBorders>
              <w:top w:val="nil"/>
              <w:left w:val="nil"/>
              <w:bottom w:val="single" w:sz="4" w:space="0" w:color="auto"/>
              <w:right w:val="single" w:sz="4" w:space="0" w:color="auto"/>
            </w:tcBorders>
            <w:vAlign w:val="center"/>
          </w:tcPr>
          <w:p w14:paraId="7C5A7383"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40</w:t>
            </w:r>
          </w:p>
        </w:tc>
      </w:tr>
      <w:tr w:rsidR="00DD6931" w14:paraId="1BF990D8" w14:textId="77777777">
        <w:trPr>
          <w:trHeight w:val="270"/>
        </w:trPr>
        <w:tc>
          <w:tcPr>
            <w:tcW w:w="3560" w:type="dxa"/>
            <w:tcBorders>
              <w:top w:val="nil"/>
              <w:left w:val="single" w:sz="4" w:space="0" w:color="auto"/>
              <w:bottom w:val="single" w:sz="4" w:space="0" w:color="auto"/>
              <w:right w:val="single" w:sz="4" w:space="0" w:color="auto"/>
            </w:tcBorders>
            <w:vAlign w:val="center"/>
          </w:tcPr>
          <w:p w14:paraId="05D9B9DB" w14:textId="77777777" w:rsidR="00DD6931" w:rsidRDefault="00350AE2">
            <w:pPr>
              <w:widowControl/>
              <w:jc w:val="left"/>
              <w:rPr>
                <w:rFonts w:ascii="仿宋_GB2312" w:eastAsia="仿宋_GB2312" w:hAnsi="宋体" w:cs="宋体"/>
                <w:kern w:val="0"/>
                <w:szCs w:val="21"/>
              </w:rPr>
            </w:pPr>
            <w:r>
              <w:rPr>
                <w:rFonts w:ascii="仿宋_GB2312" w:eastAsia="仿宋_GB2312" w:hAnsi="宋体" w:cs="宋体" w:hint="eastAsia"/>
                <w:kern w:val="0"/>
                <w:szCs w:val="21"/>
              </w:rPr>
              <w:t>2.设备试制</w:t>
            </w:r>
          </w:p>
        </w:tc>
        <w:tc>
          <w:tcPr>
            <w:tcW w:w="9900" w:type="dxa"/>
            <w:tcBorders>
              <w:top w:val="nil"/>
              <w:left w:val="nil"/>
              <w:bottom w:val="single" w:sz="4" w:space="0" w:color="auto"/>
              <w:right w:val="single" w:sz="4" w:space="0" w:color="auto"/>
            </w:tcBorders>
            <w:vAlign w:val="center"/>
          </w:tcPr>
          <w:p w14:paraId="0CBBCD4B" w14:textId="77777777" w:rsidR="00DD6931" w:rsidRDefault="00350AE2">
            <w:pPr>
              <w:widowControl/>
              <w:jc w:val="left"/>
              <w:rPr>
                <w:rFonts w:ascii="仿宋_GB2312" w:eastAsia="仿宋_GB2312" w:hAnsi="宋体" w:cs="宋体"/>
                <w:kern w:val="0"/>
                <w:szCs w:val="21"/>
              </w:rPr>
            </w:pPr>
            <w:r>
              <w:rPr>
                <w:rFonts w:ascii="仿宋_GB2312" w:eastAsia="仿宋_GB2312" w:hAnsi="宋体" w:cs="宋体" w:hint="eastAsia"/>
                <w:kern w:val="0"/>
                <w:szCs w:val="21"/>
              </w:rPr>
              <w:t>电路板试制设计及贴片试生产</w:t>
            </w:r>
          </w:p>
        </w:tc>
        <w:tc>
          <w:tcPr>
            <w:tcW w:w="1080" w:type="dxa"/>
            <w:tcBorders>
              <w:top w:val="nil"/>
              <w:left w:val="nil"/>
              <w:bottom w:val="single" w:sz="4" w:space="0" w:color="auto"/>
              <w:right w:val="single" w:sz="4" w:space="0" w:color="auto"/>
            </w:tcBorders>
            <w:vAlign w:val="center"/>
          </w:tcPr>
          <w:p w14:paraId="1BBF7BB5"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60</w:t>
            </w:r>
          </w:p>
        </w:tc>
      </w:tr>
      <w:tr w:rsidR="00DD6931" w14:paraId="53D16AD2" w14:textId="77777777">
        <w:trPr>
          <w:trHeight w:val="270"/>
        </w:trPr>
        <w:tc>
          <w:tcPr>
            <w:tcW w:w="3560" w:type="dxa"/>
            <w:tcBorders>
              <w:top w:val="nil"/>
              <w:left w:val="single" w:sz="4" w:space="0" w:color="auto"/>
              <w:bottom w:val="single" w:sz="4" w:space="0" w:color="auto"/>
              <w:right w:val="single" w:sz="4" w:space="0" w:color="auto"/>
            </w:tcBorders>
            <w:vAlign w:val="center"/>
          </w:tcPr>
          <w:p w14:paraId="503669E3" w14:textId="77777777" w:rsidR="00DD6931" w:rsidRDefault="00350AE2">
            <w:pPr>
              <w:widowControl/>
              <w:jc w:val="left"/>
              <w:rPr>
                <w:rFonts w:ascii="仿宋_GB2312" w:eastAsia="仿宋_GB2312" w:hAnsi="宋体" w:cs="宋体"/>
                <w:kern w:val="0"/>
                <w:szCs w:val="21"/>
              </w:rPr>
            </w:pPr>
            <w:r>
              <w:rPr>
                <w:rFonts w:ascii="仿宋_GB2312" w:eastAsia="仿宋_GB2312" w:hAnsi="宋体" w:cs="宋体" w:hint="eastAsia"/>
                <w:kern w:val="0"/>
                <w:szCs w:val="21"/>
              </w:rPr>
              <w:t>3.设备升级改造</w:t>
            </w:r>
          </w:p>
        </w:tc>
        <w:tc>
          <w:tcPr>
            <w:tcW w:w="9900" w:type="dxa"/>
            <w:tcBorders>
              <w:top w:val="nil"/>
              <w:left w:val="nil"/>
              <w:bottom w:val="single" w:sz="4" w:space="0" w:color="auto"/>
              <w:right w:val="single" w:sz="4" w:space="0" w:color="auto"/>
            </w:tcBorders>
            <w:vAlign w:val="center"/>
          </w:tcPr>
          <w:p w14:paraId="528904E0" w14:textId="77777777" w:rsidR="00DD6931" w:rsidRDefault="00DD6931">
            <w:pPr>
              <w:widowControl/>
              <w:jc w:val="left"/>
              <w:rPr>
                <w:rFonts w:ascii="仿宋_GB2312" w:eastAsia="仿宋_GB2312" w:hAnsi="宋体" w:cs="宋体"/>
                <w:iCs/>
                <w:kern w:val="0"/>
                <w:szCs w:val="21"/>
              </w:rPr>
            </w:pPr>
          </w:p>
        </w:tc>
        <w:tc>
          <w:tcPr>
            <w:tcW w:w="1080" w:type="dxa"/>
            <w:tcBorders>
              <w:top w:val="nil"/>
              <w:left w:val="nil"/>
              <w:bottom w:val="single" w:sz="4" w:space="0" w:color="auto"/>
              <w:right w:val="single" w:sz="4" w:space="0" w:color="auto"/>
            </w:tcBorders>
            <w:vAlign w:val="center"/>
          </w:tcPr>
          <w:p w14:paraId="6D8CF64A" w14:textId="77777777" w:rsidR="00DD6931" w:rsidRDefault="00DD6931">
            <w:pPr>
              <w:widowControl/>
              <w:jc w:val="center"/>
              <w:rPr>
                <w:rFonts w:ascii="仿宋_GB2312" w:eastAsia="仿宋_GB2312" w:hAnsi="宋体" w:cs="宋体"/>
                <w:kern w:val="0"/>
                <w:szCs w:val="21"/>
              </w:rPr>
            </w:pPr>
          </w:p>
        </w:tc>
      </w:tr>
      <w:tr w:rsidR="00DD6931" w14:paraId="0CB61E84" w14:textId="77777777">
        <w:trPr>
          <w:trHeight w:val="270"/>
        </w:trPr>
        <w:tc>
          <w:tcPr>
            <w:tcW w:w="3560" w:type="dxa"/>
            <w:tcBorders>
              <w:top w:val="nil"/>
              <w:left w:val="single" w:sz="4" w:space="0" w:color="auto"/>
              <w:bottom w:val="single" w:sz="4" w:space="0" w:color="auto"/>
              <w:right w:val="single" w:sz="4" w:space="0" w:color="auto"/>
            </w:tcBorders>
            <w:vAlign w:val="center"/>
          </w:tcPr>
          <w:p w14:paraId="23FBD089" w14:textId="77777777" w:rsidR="00DD6931" w:rsidRDefault="00350AE2">
            <w:pPr>
              <w:widowControl/>
              <w:jc w:val="left"/>
              <w:rPr>
                <w:rFonts w:ascii="仿宋_GB2312" w:eastAsia="仿宋_GB2312" w:hAnsi="宋体" w:cs="宋体"/>
                <w:kern w:val="0"/>
                <w:szCs w:val="21"/>
              </w:rPr>
            </w:pPr>
            <w:r>
              <w:rPr>
                <w:rFonts w:ascii="仿宋_GB2312" w:eastAsia="仿宋_GB2312" w:hAnsi="宋体" w:cs="宋体" w:hint="eastAsia"/>
                <w:kern w:val="0"/>
                <w:szCs w:val="21"/>
              </w:rPr>
              <w:t>4.设备租赁</w:t>
            </w:r>
          </w:p>
        </w:tc>
        <w:tc>
          <w:tcPr>
            <w:tcW w:w="9900" w:type="dxa"/>
            <w:tcBorders>
              <w:top w:val="nil"/>
              <w:left w:val="nil"/>
              <w:bottom w:val="single" w:sz="4" w:space="0" w:color="auto"/>
              <w:right w:val="single" w:sz="4" w:space="0" w:color="auto"/>
            </w:tcBorders>
            <w:vAlign w:val="center"/>
          </w:tcPr>
          <w:p w14:paraId="0E7BCDDF" w14:textId="77777777" w:rsidR="00DD6931" w:rsidRDefault="00350AE2">
            <w:pPr>
              <w:widowControl/>
              <w:jc w:val="left"/>
              <w:rPr>
                <w:rFonts w:ascii="仿宋_GB2312" w:eastAsia="仿宋_GB2312" w:hAnsi="宋体" w:cs="宋体"/>
                <w:iCs/>
                <w:kern w:val="0"/>
                <w:szCs w:val="21"/>
              </w:rPr>
            </w:pPr>
            <w:r>
              <w:rPr>
                <w:rFonts w:ascii="仿宋_GB2312" w:eastAsia="仿宋_GB2312" w:hAnsi="宋体" w:cs="宋体" w:hint="eastAsia"/>
                <w:iCs/>
                <w:kern w:val="0"/>
                <w:szCs w:val="21"/>
              </w:rPr>
              <w:t>人工智能算力租赁费</w:t>
            </w:r>
          </w:p>
        </w:tc>
        <w:tc>
          <w:tcPr>
            <w:tcW w:w="1080" w:type="dxa"/>
            <w:tcBorders>
              <w:top w:val="nil"/>
              <w:left w:val="nil"/>
              <w:bottom w:val="single" w:sz="4" w:space="0" w:color="auto"/>
              <w:right w:val="single" w:sz="4" w:space="0" w:color="auto"/>
            </w:tcBorders>
            <w:vAlign w:val="center"/>
          </w:tcPr>
          <w:p w14:paraId="3E959D08"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10</w:t>
            </w:r>
          </w:p>
        </w:tc>
      </w:tr>
      <w:tr w:rsidR="00DD6931" w14:paraId="4A9E56CE" w14:textId="77777777">
        <w:trPr>
          <w:trHeight w:val="270"/>
        </w:trPr>
        <w:tc>
          <w:tcPr>
            <w:tcW w:w="3560" w:type="dxa"/>
            <w:tcBorders>
              <w:top w:val="nil"/>
              <w:left w:val="single" w:sz="4" w:space="0" w:color="auto"/>
              <w:bottom w:val="single" w:sz="4" w:space="0" w:color="auto"/>
              <w:right w:val="single" w:sz="4" w:space="0" w:color="auto"/>
            </w:tcBorders>
            <w:vAlign w:val="center"/>
          </w:tcPr>
          <w:p w14:paraId="41BD62ED"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（二）业务费</w:t>
            </w:r>
          </w:p>
        </w:tc>
        <w:tc>
          <w:tcPr>
            <w:tcW w:w="9900" w:type="dxa"/>
            <w:tcBorders>
              <w:top w:val="nil"/>
              <w:left w:val="nil"/>
              <w:bottom w:val="single" w:sz="4" w:space="0" w:color="auto"/>
              <w:right w:val="single" w:sz="4" w:space="0" w:color="auto"/>
            </w:tcBorders>
            <w:vAlign w:val="center"/>
          </w:tcPr>
          <w:p w14:paraId="1989080D"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业务费小计</w:t>
            </w:r>
          </w:p>
        </w:tc>
        <w:tc>
          <w:tcPr>
            <w:tcW w:w="1080" w:type="dxa"/>
            <w:tcBorders>
              <w:top w:val="nil"/>
              <w:left w:val="nil"/>
              <w:bottom w:val="single" w:sz="4" w:space="0" w:color="auto"/>
              <w:right w:val="single" w:sz="4" w:space="0" w:color="auto"/>
            </w:tcBorders>
            <w:vAlign w:val="center"/>
          </w:tcPr>
          <w:p w14:paraId="3906880E"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45</w:t>
            </w:r>
          </w:p>
        </w:tc>
      </w:tr>
      <w:tr w:rsidR="00DD6931" w14:paraId="61C39FE4" w14:textId="77777777">
        <w:trPr>
          <w:trHeight w:val="270"/>
        </w:trPr>
        <w:tc>
          <w:tcPr>
            <w:tcW w:w="3560" w:type="dxa"/>
            <w:tcBorders>
              <w:top w:val="nil"/>
              <w:left w:val="single" w:sz="4" w:space="0" w:color="auto"/>
              <w:bottom w:val="single" w:sz="4" w:space="0" w:color="auto"/>
              <w:right w:val="single" w:sz="4" w:space="0" w:color="auto"/>
            </w:tcBorders>
            <w:vAlign w:val="center"/>
          </w:tcPr>
          <w:p w14:paraId="3774EEE2" w14:textId="77777777" w:rsidR="00DD6931" w:rsidRDefault="00350AE2">
            <w:pPr>
              <w:widowControl/>
              <w:jc w:val="left"/>
              <w:rPr>
                <w:rFonts w:ascii="仿宋_GB2312" w:eastAsia="仿宋_GB2312" w:hAnsi="宋体" w:cs="宋体"/>
                <w:kern w:val="0"/>
                <w:szCs w:val="21"/>
              </w:rPr>
            </w:pPr>
            <w:r>
              <w:rPr>
                <w:rFonts w:ascii="仿宋_GB2312" w:eastAsia="仿宋_GB2312" w:hAnsi="宋体" w:cs="宋体" w:hint="eastAsia"/>
                <w:kern w:val="0"/>
                <w:szCs w:val="21"/>
              </w:rPr>
              <w:t>1.材料支出</w:t>
            </w:r>
          </w:p>
        </w:tc>
        <w:tc>
          <w:tcPr>
            <w:tcW w:w="9900" w:type="dxa"/>
            <w:tcBorders>
              <w:top w:val="nil"/>
              <w:left w:val="nil"/>
              <w:bottom w:val="single" w:sz="4" w:space="0" w:color="auto"/>
              <w:right w:val="single" w:sz="4" w:space="0" w:color="auto"/>
            </w:tcBorders>
            <w:vAlign w:val="center"/>
          </w:tcPr>
          <w:p w14:paraId="1BFD29F9" w14:textId="77777777" w:rsidR="00DD6931" w:rsidRDefault="00DD6931">
            <w:pPr>
              <w:widowControl/>
              <w:jc w:val="left"/>
              <w:rPr>
                <w:rFonts w:ascii="仿宋_GB2312" w:eastAsia="仿宋_GB2312" w:hAnsi="宋体" w:cs="宋体"/>
                <w:kern w:val="0"/>
                <w:szCs w:val="21"/>
              </w:rPr>
            </w:pPr>
          </w:p>
        </w:tc>
        <w:tc>
          <w:tcPr>
            <w:tcW w:w="1080" w:type="dxa"/>
            <w:tcBorders>
              <w:top w:val="nil"/>
              <w:left w:val="nil"/>
              <w:bottom w:val="single" w:sz="4" w:space="0" w:color="auto"/>
              <w:right w:val="single" w:sz="4" w:space="0" w:color="auto"/>
            </w:tcBorders>
            <w:vAlign w:val="center"/>
          </w:tcPr>
          <w:p w14:paraId="5A3FEF13" w14:textId="77777777" w:rsidR="00DD6931" w:rsidRDefault="00DD6931">
            <w:pPr>
              <w:widowControl/>
              <w:jc w:val="center"/>
              <w:rPr>
                <w:rFonts w:ascii="仿宋_GB2312" w:eastAsia="仿宋_GB2312" w:hAnsi="宋体" w:cs="宋体"/>
                <w:kern w:val="0"/>
                <w:szCs w:val="21"/>
              </w:rPr>
            </w:pPr>
          </w:p>
        </w:tc>
      </w:tr>
      <w:tr w:rsidR="00DD6931" w14:paraId="0BC98C99" w14:textId="77777777">
        <w:trPr>
          <w:trHeight w:val="270"/>
        </w:trPr>
        <w:tc>
          <w:tcPr>
            <w:tcW w:w="3560" w:type="dxa"/>
            <w:tcBorders>
              <w:top w:val="nil"/>
              <w:left w:val="single" w:sz="4" w:space="0" w:color="auto"/>
              <w:bottom w:val="single" w:sz="4" w:space="0" w:color="auto"/>
              <w:right w:val="single" w:sz="4" w:space="0" w:color="auto"/>
            </w:tcBorders>
            <w:vAlign w:val="center"/>
          </w:tcPr>
          <w:p w14:paraId="28D9CE90" w14:textId="77777777" w:rsidR="00DD6931" w:rsidRDefault="00350AE2">
            <w:pPr>
              <w:widowControl/>
              <w:jc w:val="left"/>
              <w:rPr>
                <w:rFonts w:ascii="仿宋_GB2312" w:eastAsia="仿宋_GB2312" w:hAnsi="宋体" w:cs="宋体"/>
                <w:kern w:val="0"/>
                <w:szCs w:val="21"/>
              </w:rPr>
            </w:pPr>
            <w:r>
              <w:rPr>
                <w:rFonts w:ascii="仿宋_GB2312" w:eastAsia="仿宋_GB2312" w:hAnsi="宋体" w:cs="宋体" w:hint="eastAsia"/>
                <w:kern w:val="0"/>
                <w:szCs w:val="21"/>
              </w:rPr>
              <w:t>2.测试化验加工支出</w:t>
            </w:r>
          </w:p>
        </w:tc>
        <w:tc>
          <w:tcPr>
            <w:tcW w:w="9900" w:type="dxa"/>
            <w:tcBorders>
              <w:top w:val="nil"/>
              <w:left w:val="nil"/>
              <w:bottom w:val="single" w:sz="4" w:space="0" w:color="auto"/>
              <w:right w:val="single" w:sz="4" w:space="0" w:color="auto"/>
            </w:tcBorders>
            <w:vAlign w:val="center"/>
          </w:tcPr>
          <w:p w14:paraId="46D630E5" w14:textId="77777777" w:rsidR="00DD6931" w:rsidRDefault="00350AE2">
            <w:pPr>
              <w:widowControl/>
              <w:jc w:val="left"/>
              <w:rPr>
                <w:rFonts w:ascii="仿宋_GB2312" w:eastAsia="仿宋_GB2312" w:hAnsi="宋体" w:cs="宋体"/>
                <w:kern w:val="0"/>
                <w:szCs w:val="21"/>
              </w:rPr>
            </w:pPr>
            <w:r>
              <w:rPr>
                <w:rFonts w:ascii="仿宋_GB2312" w:eastAsia="仿宋_GB2312" w:hAnsi="宋体" w:cs="宋体" w:hint="eastAsia"/>
                <w:kern w:val="0"/>
                <w:szCs w:val="21"/>
              </w:rPr>
              <w:t>委托第三方完成RISC-V指令集逻辑测试验证</w:t>
            </w:r>
          </w:p>
        </w:tc>
        <w:tc>
          <w:tcPr>
            <w:tcW w:w="1080" w:type="dxa"/>
            <w:tcBorders>
              <w:top w:val="nil"/>
              <w:left w:val="nil"/>
              <w:bottom w:val="single" w:sz="4" w:space="0" w:color="auto"/>
              <w:right w:val="single" w:sz="4" w:space="0" w:color="auto"/>
            </w:tcBorders>
            <w:vAlign w:val="center"/>
          </w:tcPr>
          <w:p w14:paraId="221E9F14"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35</w:t>
            </w:r>
          </w:p>
        </w:tc>
      </w:tr>
      <w:tr w:rsidR="00DD6931" w14:paraId="1A8D785C" w14:textId="77777777">
        <w:trPr>
          <w:trHeight w:val="270"/>
        </w:trPr>
        <w:tc>
          <w:tcPr>
            <w:tcW w:w="3560" w:type="dxa"/>
            <w:tcBorders>
              <w:top w:val="nil"/>
              <w:left w:val="single" w:sz="4" w:space="0" w:color="auto"/>
              <w:bottom w:val="single" w:sz="4" w:space="0" w:color="auto"/>
              <w:right w:val="single" w:sz="4" w:space="0" w:color="auto"/>
            </w:tcBorders>
            <w:vAlign w:val="center"/>
          </w:tcPr>
          <w:p w14:paraId="4E238440" w14:textId="77777777" w:rsidR="00DD6931" w:rsidRDefault="00350AE2">
            <w:pPr>
              <w:widowControl/>
              <w:jc w:val="left"/>
              <w:rPr>
                <w:rFonts w:ascii="仿宋_GB2312" w:eastAsia="仿宋_GB2312" w:hAnsi="宋体" w:cs="宋体"/>
                <w:kern w:val="0"/>
                <w:szCs w:val="21"/>
              </w:rPr>
            </w:pPr>
            <w:r>
              <w:rPr>
                <w:rFonts w:ascii="仿宋_GB2312" w:eastAsia="仿宋_GB2312" w:hAnsi="宋体" w:cs="宋体" w:hint="eastAsia"/>
                <w:kern w:val="0"/>
                <w:szCs w:val="21"/>
              </w:rPr>
              <w:t>3.燃料动力支出</w:t>
            </w:r>
          </w:p>
        </w:tc>
        <w:tc>
          <w:tcPr>
            <w:tcW w:w="9900" w:type="dxa"/>
            <w:tcBorders>
              <w:top w:val="nil"/>
              <w:left w:val="nil"/>
              <w:bottom w:val="single" w:sz="4" w:space="0" w:color="auto"/>
              <w:right w:val="single" w:sz="4" w:space="0" w:color="auto"/>
            </w:tcBorders>
            <w:vAlign w:val="center"/>
          </w:tcPr>
          <w:p w14:paraId="43956DB5" w14:textId="77777777" w:rsidR="00DD6931" w:rsidRDefault="00DD6931">
            <w:pPr>
              <w:widowControl/>
              <w:jc w:val="left"/>
              <w:rPr>
                <w:rFonts w:ascii="仿宋_GB2312" w:eastAsia="仿宋_GB2312" w:hAnsi="宋体" w:cs="宋体"/>
                <w:kern w:val="0"/>
                <w:szCs w:val="21"/>
              </w:rPr>
            </w:pPr>
          </w:p>
        </w:tc>
        <w:tc>
          <w:tcPr>
            <w:tcW w:w="1080" w:type="dxa"/>
            <w:tcBorders>
              <w:top w:val="nil"/>
              <w:left w:val="nil"/>
              <w:bottom w:val="single" w:sz="4" w:space="0" w:color="auto"/>
              <w:right w:val="single" w:sz="4" w:space="0" w:color="auto"/>
            </w:tcBorders>
            <w:vAlign w:val="center"/>
          </w:tcPr>
          <w:p w14:paraId="569E8627" w14:textId="77777777" w:rsidR="00DD6931" w:rsidRDefault="00DD6931">
            <w:pPr>
              <w:widowControl/>
              <w:jc w:val="center"/>
              <w:rPr>
                <w:rFonts w:ascii="仿宋_GB2312" w:eastAsia="仿宋_GB2312" w:hAnsi="宋体" w:cs="宋体"/>
                <w:kern w:val="0"/>
                <w:szCs w:val="21"/>
              </w:rPr>
            </w:pPr>
          </w:p>
        </w:tc>
      </w:tr>
      <w:tr w:rsidR="00DD6931" w14:paraId="4AD1E941" w14:textId="77777777">
        <w:trPr>
          <w:trHeight w:val="540"/>
        </w:trPr>
        <w:tc>
          <w:tcPr>
            <w:tcW w:w="3560" w:type="dxa"/>
            <w:tcBorders>
              <w:top w:val="nil"/>
              <w:left w:val="single" w:sz="4" w:space="0" w:color="auto"/>
              <w:bottom w:val="single" w:sz="4" w:space="0" w:color="auto"/>
              <w:right w:val="single" w:sz="4" w:space="0" w:color="auto"/>
            </w:tcBorders>
            <w:vAlign w:val="center"/>
          </w:tcPr>
          <w:p w14:paraId="404F345E" w14:textId="77777777" w:rsidR="00DD6931" w:rsidRDefault="00350AE2">
            <w:pPr>
              <w:widowControl/>
              <w:jc w:val="left"/>
              <w:rPr>
                <w:rFonts w:ascii="仿宋_GB2312" w:eastAsia="仿宋_GB2312" w:hAnsi="宋体" w:cs="宋体"/>
                <w:kern w:val="0"/>
                <w:szCs w:val="21"/>
              </w:rPr>
            </w:pPr>
            <w:r>
              <w:rPr>
                <w:rFonts w:ascii="仿宋_GB2312" w:eastAsia="仿宋_GB2312" w:hAnsi="宋体" w:cs="宋体" w:hint="eastAsia"/>
                <w:kern w:val="0"/>
                <w:szCs w:val="21"/>
              </w:rPr>
              <w:t>4.出版/文献/信息传播/知识产权事务支出</w:t>
            </w:r>
          </w:p>
        </w:tc>
        <w:tc>
          <w:tcPr>
            <w:tcW w:w="9900" w:type="dxa"/>
            <w:tcBorders>
              <w:top w:val="nil"/>
              <w:left w:val="nil"/>
              <w:bottom w:val="single" w:sz="4" w:space="0" w:color="auto"/>
              <w:right w:val="single" w:sz="4" w:space="0" w:color="auto"/>
            </w:tcBorders>
            <w:vAlign w:val="center"/>
          </w:tcPr>
          <w:p w14:paraId="3998D6E9" w14:textId="77777777" w:rsidR="00DD6931" w:rsidRDefault="00350AE2">
            <w:pPr>
              <w:widowControl/>
              <w:jc w:val="left"/>
              <w:rPr>
                <w:rFonts w:ascii="仿宋_GB2312" w:eastAsia="仿宋_GB2312" w:hAnsi="宋体" w:cs="宋体"/>
                <w:kern w:val="0"/>
                <w:szCs w:val="21"/>
              </w:rPr>
            </w:pPr>
            <w:r>
              <w:rPr>
                <w:rFonts w:ascii="仿宋_GB2312" w:eastAsia="仿宋_GB2312" w:hAnsi="宋体" w:cs="宋体" w:hint="eastAsia"/>
                <w:kern w:val="0"/>
                <w:szCs w:val="21"/>
              </w:rPr>
              <w:t>著作权、专利申请撰写4万</w:t>
            </w:r>
          </w:p>
        </w:tc>
        <w:tc>
          <w:tcPr>
            <w:tcW w:w="1080" w:type="dxa"/>
            <w:tcBorders>
              <w:top w:val="nil"/>
              <w:left w:val="nil"/>
              <w:bottom w:val="single" w:sz="4" w:space="0" w:color="auto"/>
              <w:right w:val="single" w:sz="4" w:space="0" w:color="auto"/>
            </w:tcBorders>
            <w:vAlign w:val="center"/>
          </w:tcPr>
          <w:p w14:paraId="37797D8A"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4</w:t>
            </w:r>
          </w:p>
        </w:tc>
      </w:tr>
      <w:tr w:rsidR="00DD6931" w14:paraId="769D51B7" w14:textId="77777777">
        <w:trPr>
          <w:trHeight w:val="270"/>
        </w:trPr>
        <w:tc>
          <w:tcPr>
            <w:tcW w:w="3560" w:type="dxa"/>
            <w:tcBorders>
              <w:top w:val="nil"/>
              <w:left w:val="single" w:sz="4" w:space="0" w:color="auto"/>
              <w:bottom w:val="single" w:sz="4" w:space="0" w:color="auto"/>
              <w:right w:val="single" w:sz="4" w:space="0" w:color="auto"/>
            </w:tcBorders>
            <w:vAlign w:val="center"/>
          </w:tcPr>
          <w:p w14:paraId="71EE3F72" w14:textId="77777777" w:rsidR="00DD6931" w:rsidRDefault="00350AE2">
            <w:pPr>
              <w:widowControl/>
              <w:jc w:val="left"/>
              <w:rPr>
                <w:rFonts w:ascii="仿宋_GB2312" w:eastAsia="仿宋_GB2312" w:hAnsi="宋体" w:cs="宋体"/>
                <w:kern w:val="0"/>
                <w:szCs w:val="21"/>
              </w:rPr>
            </w:pPr>
            <w:r>
              <w:rPr>
                <w:rFonts w:ascii="仿宋_GB2312" w:eastAsia="仿宋_GB2312" w:hAnsi="宋体" w:cs="宋体" w:hint="eastAsia"/>
                <w:kern w:val="0"/>
                <w:szCs w:val="21"/>
              </w:rPr>
              <w:t>5.差旅/会议/国际合作与交流支出</w:t>
            </w:r>
          </w:p>
        </w:tc>
        <w:tc>
          <w:tcPr>
            <w:tcW w:w="9900" w:type="dxa"/>
            <w:tcBorders>
              <w:top w:val="nil"/>
              <w:left w:val="nil"/>
              <w:bottom w:val="single" w:sz="4" w:space="0" w:color="auto"/>
              <w:right w:val="single" w:sz="4" w:space="0" w:color="auto"/>
            </w:tcBorders>
            <w:vAlign w:val="center"/>
          </w:tcPr>
          <w:p w14:paraId="5C04FAA3" w14:textId="77777777" w:rsidR="00DD6931" w:rsidRDefault="00350AE2">
            <w:pPr>
              <w:widowControl/>
              <w:jc w:val="left"/>
              <w:rPr>
                <w:rFonts w:ascii="仿宋_GB2312" w:eastAsia="仿宋_GB2312" w:hAnsi="宋体" w:cs="宋体"/>
                <w:kern w:val="0"/>
                <w:szCs w:val="21"/>
              </w:rPr>
            </w:pPr>
            <w:r>
              <w:rPr>
                <w:rFonts w:ascii="仿宋_GB2312" w:eastAsia="仿宋_GB2312" w:hAnsi="宋体" w:cs="宋体" w:hint="eastAsia"/>
                <w:kern w:val="0"/>
                <w:szCs w:val="21"/>
              </w:rPr>
              <w:t>2年预计3000*20人次</w:t>
            </w:r>
          </w:p>
        </w:tc>
        <w:tc>
          <w:tcPr>
            <w:tcW w:w="1080" w:type="dxa"/>
            <w:tcBorders>
              <w:top w:val="nil"/>
              <w:left w:val="nil"/>
              <w:bottom w:val="single" w:sz="4" w:space="0" w:color="auto"/>
              <w:right w:val="single" w:sz="4" w:space="0" w:color="auto"/>
            </w:tcBorders>
            <w:vAlign w:val="center"/>
          </w:tcPr>
          <w:p w14:paraId="461033BA"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6</w:t>
            </w:r>
          </w:p>
        </w:tc>
      </w:tr>
      <w:tr w:rsidR="00DD6931" w14:paraId="3EA8E38D" w14:textId="77777777">
        <w:trPr>
          <w:trHeight w:val="270"/>
        </w:trPr>
        <w:tc>
          <w:tcPr>
            <w:tcW w:w="3560" w:type="dxa"/>
            <w:tcBorders>
              <w:top w:val="nil"/>
              <w:left w:val="single" w:sz="4" w:space="0" w:color="auto"/>
              <w:bottom w:val="single" w:sz="4" w:space="0" w:color="auto"/>
              <w:right w:val="single" w:sz="4" w:space="0" w:color="auto"/>
            </w:tcBorders>
            <w:vAlign w:val="center"/>
          </w:tcPr>
          <w:p w14:paraId="0C54CFF2" w14:textId="77777777" w:rsidR="00DD6931" w:rsidRDefault="00350AE2">
            <w:pPr>
              <w:widowControl/>
              <w:jc w:val="left"/>
              <w:rPr>
                <w:rFonts w:ascii="仿宋_GB2312" w:eastAsia="仿宋_GB2312" w:hAnsi="宋体" w:cs="宋体"/>
                <w:kern w:val="0"/>
                <w:szCs w:val="21"/>
              </w:rPr>
            </w:pPr>
            <w:r>
              <w:rPr>
                <w:rFonts w:ascii="仿宋_GB2312" w:eastAsia="仿宋_GB2312" w:hAnsi="宋体" w:cs="宋体" w:hint="eastAsia"/>
                <w:kern w:val="0"/>
                <w:szCs w:val="21"/>
              </w:rPr>
              <w:t>6.其他支出</w:t>
            </w:r>
          </w:p>
        </w:tc>
        <w:tc>
          <w:tcPr>
            <w:tcW w:w="9900" w:type="dxa"/>
            <w:tcBorders>
              <w:top w:val="nil"/>
              <w:left w:val="nil"/>
              <w:bottom w:val="single" w:sz="4" w:space="0" w:color="auto"/>
              <w:right w:val="single" w:sz="4" w:space="0" w:color="auto"/>
            </w:tcBorders>
            <w:vAlign w:val="center"/>
          </w:tcPr>
          <w:p w14:paraId="2CBA3123" w14:textId="77777777" w:rsidR="00DD6931" w:rsidRDefault="00DD6931">
            <w:pPr>
              <w:widowControl/>
              <w:jc w:val="left"/>
              <w:rPr>
                <w:rFonts w:ascii="仿宋_GB2312" w:eastAsia="仿宋_GB2312" w:hAnsi="宋体" w:cs="宋体"/>
                <w:kern w:val="0"/>
                <w:szCs w:val="21"/>
              </w:rPr>
            </w:pPr>
          </w:p>
        </w:tc>
        <w:tc>
          <w:tcPr>
            <w:tcW w:w="1080" w:type="dxa"/>
            <w:tcBorders>
              <w:top w:val="nil"/>
              <w:left w:val="nil"/>
              <w:bottom w:val="single" w:sz="4" w:space="0" w:color="auto"/>
              <w:right w:val="single" w:sz="4" w:space="0" w:color="auto"/>
            </w:tcBorders>
            <w:vAlign w:val="center"/>
          </w:tcPr>
          <w:p w14:paraId="7DFBC45B" w14:textId="77777777" w:rsidR="00DD6931" w:rsidRDefault="00DD6931">
            <w:pPr>
              <w:widowControl/>
              <w:jc w:val="center"/>
              <w:rPr>
                <w:rFonts w:ascii="仿宋_GB2312" w:eastAsia="仿宋_GB2312" w:hAnsi="宋体" w:cs="宋体"/>
                <w:kern w:val="0"/>
                <w:szCs w:val="21"/>
              </w:rPr>
            </w:pPr>
          </w:p>
        </w:tc>
      </w:tr>
      <w:tr w:rsidR="00DD6931" w14:paraId="4B0409DB" w14:textId="77777777">
        <w:trPr>
          <w:trHeight w:val="270"/>
        </w:trPr>
        <w:tc>
          <w:tcPr>
            <w:tcW w:w="3560" w:type="dxa"/>
            <w:tcBorders>
              <w:top w:val="nil"/>
              <w:left w:val="single" w:sz="4" w:space="0" w:color="auto"/>
              <w:bottom w:val="single" w:sz="4" w:space="0" w:color="auto"/>
              <w:right w:val="single" w:sz="4" w:space="0" w:color="auto"/>
            </w:tcBorders>
            <w:vAlign w:val="center"/>
          </w:tcPr>
          <w:p w14:paraId="702E61E0"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（三）劳务费</w:t>
            </w:r>
          </w:p>
        </w:tc>
        <w:tc>
          <w:tcPr>
            <w:tcW w:w="9900" w:type="dxa"/>
            <w:tcBorders>
              <w:top w:val="nil"/>
              <w:left w:val="nil"/>
              <w:bottom w:val="single" w:sz="4" w:space="0" w:color="auto"/>
              <w:right w:val="single" w:sz="4" w:space="0" w:color="auto"/>
            </w:tcBorders>
            <w:vAlign w:val="center"/>
          </w:tcPr>
          <w:p w14:paraId="3E6DBD6B"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劳务费小计</w:t>
            </w:r>
          </w:p>
        </w:tc>
        <w:tc>
          <w:tcPr>
            <w:tcW w:w="1080" w:type="dxa"/>
            <w:tcBorders>
              <w:top w:val="nil"/>
              <w:left w:val="nil"/>
              <w:bottom w:val="single" w:sz="4" w:space="0" w:color="auto"/>
              <w:right w:val="single" w:sz="4" w:space="0" w:color="auto"/>
            </w:tcBorders>
            <w:vAlign w:val="center"/>
          </w:tcPr>
          <w:p w14:paraId="13089335"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74</w:t>
            </w:r>
          </w:p>
        </w:tc>
      </w:tr>
      <w:tr w:rsidR="00DD6931" w14:paraId="36851724" w14:textId="77777777">
        <w:trPr>
          <w:trHeight w:val="270"/>
        </w:trPr>
        <w:tc>
          <w:tcPr>
            <w:tcW w:w="3560" w:type="dxa"/>
            <w:tcBorders>
              <w:top w:val="nil"/>
              <w:left w:val="single" w:sz="4" w:space="0" w:color="auto"/>
              <w:bottom w:val="single" w:sz="4" w:space="0" w:color="auto"/>
              <w:right w:val="single" w:sz="4" w:space="0" w:color="auto"/>
            </w:tcBorders>
            <w:vAlign w:val="center"/>
          </w:tcPr>
          <w:p w14:paraId="74FAF9D6" w14:textId="77777777" w:rsidR="00DD6931" w:rsidRDefault="00350AE2">
            <w:pPr>
              <w:widowControl/>
              <w:jc w:val="left"/>
              <w:rPr>
                <w:rFonts w:ascii="仿宋_GB2312" w:eastAsia="仿宋_GB2312" w:hAnsi="宋体" w:cs="宋体"/>
                <w:kern w:val="0"/>
                <w:szCs w:val="21"/>
              </w:rPr>
            </w:pPr>
            <w:r>
              <w:rPr>
                <w:rFonts w:ascii="仿宋_GB2312" w:eastAsia="仿宋_GB2312" w:hAnsi="宋体" w:cs="宋体" w:hint="eastAsia"/>
                <w:kern w:val="0"/>
                <w:szCs w:val="21"/>
              </w:rPr>
              <w:t>1.研究生、博士后劳务费支出</w:t>
            </w:r>
          </w:p>
        </w:tc>
        <w:tc>
          <w:tcPr>
            <w:tcW w:w="9900" w:type="dxa"/>
            <w:tcBorders>
              <w:top w:val="nil"/>
              <w:left w:val="nil"/>
              <w:bottom w:val="single" w:sz="4" w:space="0" w:color="auto"/>
              <w:right w:val="single" w:sz="4" w:space="0" w:color="auto"/>
            </w:tcBorders>
            <w:vAlign w:val="center"/>
          </w:tcPr>
          <w:p w14:paraId="5B4F7A6E" w14:textId="77777777" w:rsidR="00DD6931" w:rsidRDefault="00350AE2">
            <w:pPr>
              <w:widowControl/>
              <w:jc w:val="left"/>
              <w:rPr>
                <w:rFonts w:ascii="仿宋_GB2312" w:eastAsia="仿宋_GB2312" w:hAnsi="宋体" w:cs="宋体"/>
                <w:kern w:val="0"/>
                <w:szCs w:val="21"/>
              </w:rPr>
            </w:pPr>
            <w:r>
              <w:rPr>
                <w:rFonts w:ascii="仿宋_GB2312" w:eastAsia="仿宋_GB2312" w:hAnsi="宋体" w:cs="宋体" w:hint="eastAsia"/>
                <w:kern w:val="0"/>
                <w:szCs w:val="21"/>
              </w:rPr>
              <w:t>3人*18个月*10000元/月</w:t>
            </w:r>
          </w:p>
        </w:tc>
        <w:tc>
          <w:tcPr>
            <w:tcW w:w="1080" w:type="dxa"/>
            <w:tcBorders>
              <w:top w:val="nil"/>
              <w:left w:val="nil"/>
              <w:bottom w:val="single" w:sz="4" w:space="0" w:color="auto"/>
              <w:right w:val="single" w:sz="4" w:space="0" w:color="auto"/>
            </w:tcBorders>
            <w:vAlign w:val="center"/>
          </w:tcPr>
          <w:p w14:paraId="1318B930"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54</w:t>
            </w:r>
          </w:p>
        </w:tc>
      </w:tr>
      <w:tr w:rsidR="00DD6931" w14:paraId="5D6C7C15" w14:textId="77777777">
        <w:trPr>
          <w:trHeight w:val="270"/>
        </w:trPr>
        <w:tc>
          <w:tcPr>
            <w:tcW w:w="3560" w:type="dxa"/>
            <w:tcBorders>
              <w:top w:val="nil"/>
              <w:left w:val="single" w:sz="4" w:space="0" w:color="auto"/>
              <w:bottom w:val="single" w:sz="4" w:space="0" w:color="auto"/>
              <w:right w:val="single" w:sz="4" w:space="0" w:color="auto"/>
            </w:tcBorders>
            <w:vAlign w:val="center"/>
          </w:tcPr>
          <w:p w14:paraId="2AD59C77" w14:textId="77777777" w:rsidR="00DD6931" w:rsidRDefault="00350AE2">
            <w:pPr>
              <w:widowControl/>
              <w:jc w:val="left"/>
              <w:rPr>
                <w:rFonts w:ascii="仿宋_GB2312" w:eastAsia="仿宋_GB2312" w:hAnsi="宋体" w:cs="宋体"/>
                <w:kern w:val="0"/>
                <w:szCs w:val="21"/>
              </w:rPr>
            </w:pPr>
            <w:r>
              <w:rPr>
                <w:rFonts w:ascii="仿宋_GB2312" w:eastAsia="仿宋_GB2312" w:hAnsi="宋体" w:cs="宋体" w:hint="eastAsia"/>
                <w:kern w:val="0"/>
                <w:szCs w:val="21"/>
              </w:rPr>
              <w:t>2.访问学者劳务费支出</w:t>
            </w:r>
          </w:p>
        </w:tc>
        <w:tc>
          <w:tcPr>
            <w:tcW w:w="9900" w:type="dxa"/>
            <w:tcBorders>
              <w:top w:val="nil"/>
              <w:left w:val="nil"/>
              <w:bottom w:val="single" w:sz="4" w:space="0" w:color="auto"/>
              <w:right w:val="single" w:sz="4" w:space="0" w:color="auto"/>
            </w:tcBorders>
            <w:vAlign w:val="center"/>
          </w:tcPr>
          <w:p w14:paraId="5FE059A5" w14:textId="77777777" w:rsidR="00DD6931" w:rsidRDefault="00DD6931">
            <w:pPr>
              <w:widowControl/>
              <w:jc w:val="left"/>
              <w:rPr>
                <w:rFonts w:ascii="仿宋_GB2312" w:eastAsia="仿宋_GB2312" w:hAnsi="宋体" w:cs="宋体"/>
                <w:kern w:val="0"/>
                <w:szCs w:val="21"/>
              </w:rPr>
            </w:pPr>
          </w:p>
        </w:tc>
        <w:tc>
          <w:tcPr>
            <w:tcW w:w="1080" w:type="dxa"/>
            <w:tcBorders>
              <w:top w:val="nil"/>
              <w:left w:val="nil"/>
              <w:bottom w:val="single" w:sz="4" w:space="0" w:color="auto"/>
              <w:right w:val="single" w:sz="4" w:space="0" w:color="auto"/>
            </w:tcBorders>
            <w:vAlign w:val="center"/>
          </w:tcPr>
          <w:p w14:paraId="3CDBF5AB" w14:textId="77777777" w:rsidR="00DD6931" w:rsidRDefault="00DD6931">
            <w:pPr>
              <w:widowControl/>
              <w:jc w:val="center"/>
              <w:rPr>
                <w:rFonts w:ascii="仿宋_GB2312" w:eastAsia="仿宋_GB2312" w:hAnsi="宋体" w:cs="宋体"/>
                <w:kern w:val="0"/>
                <w:szCs w:val="21"/>
              </w:rPr>
            </w:pPr>
          </w:p>
        </w:tc>
      </w:tr>
      <w:tr w:rsidR="00DD6931" w14:paraId="588A4A11" w14:textId="77777777">
        <w:trPr>
          <w:trHeight w:val="540"/>
        </w:trPr>
        <w:tc>
          <w:tcPr>
            <w:tcW w:w="3560" w:type="dxa"/>
            <w:tcBorders>
              <w:top w:val="nil"/>
              <w:left w:val="single" w:sz="4" w:space="0" w:color="auto"/>
              <w:bottom w:val="single" w:sz="4" w:space="0" w:color="auto"/>
              <w:right w:val="single" w:sz="4" w:space="0" w:color="auto"/>
            </w:tcBorders>
            <w:vAlign w:val="center"/>
          </w:tcPr>
          <w:p w14:paraId="25E11F1A" w14:textId="77777777" w:rsidR="00DD6931" w:rsidRDefault="00350AE2">
            <w:pPr>
              <w:widowControl/>
              <w:jc w:val="left"/>
              <w:rPr>
                <w:rFonts w:ascii="仿宋_GB2312" w:eastAsia="仿宋_GB2312" w:hAnsi="宋体" w:cs="宋体"/>
                <w:kern w:val="0"/>
                <w:szCs w:val="21"/>
              </w:rPr>
            </w:pPr>
            <w:r>
              <w:rPr>
                <w:rFonts w:ascii="仿宋_GB2312" w:eastAsia="仿宋_GB2312" w:hAnsi="宋体" w:cs="宋体" w:hint="eastAsia"/>
                <w:kern w:val="0"/>
                <w:szCs w:val="21"/>
              </w:rPr>
              <w:t>3.项目聘用的研究人员劳务费支出</w:t>
            </w:r>
          </w:p>
        </w:tc>
        <w:tc>
          <w:tcPr>
            <w:tcW w:w="9900" w:type="dxa"/>
            <w:tcBorders>
              <w:top w:val="nil"/>
              <w:left w:val="nil"/>
              <w:bottom w:val="single" w:sz="4" w:space="0" w:color="auto"/>
              <w:right w:val="single" w:sz="4" w:space="0" w:color="auto"/>
            </w:tcBorders>
            <w:vAlign w:val="center"/>
          </w:tcPr>
          <w:p w14:paraId="4872EA62" w14:textId="77777777" w:rsidR="00DD6931" w:rsidRDefault="00350AE2">
            <w:pPr>
              <w:widowControl/>
              <w:jc w:val="left"/>
              <w:rPr>
                <w:rFonts w:ascii="仿宋_GB2312" w:eastAsia="仿宋_GB2312" w:hAnsi="宋体" w:cs="宋体"/>
                <w:kern w:val="0"/>
                <w:szCs w:val="21"/>
              </w:rPr>
            </w:pPr>
            <w:r>
              <w:rPr>
                <w:rFonts w:ascii="仿宋_GB2312" w:eastAsia="仿宋_GB2312" w:hAnsi="宋体" w:cs="宋体" w:hint="eastAsia"/>
                <w:kern w:val="0"/>
                <w:szCs w:val="21"/>
              </w:rPr>
              <w:t>2人*10个月*5000元/月</w:t>
            </w:r>
          </w:p>
        </w:tc>
        <w:tc>
          <w:tcPr>
            <w:tcW w:w="1080" w:type="dxa"/>
            <w:tcBorders>
              <w:top w:val="nil"/>
              <w:left w:val="nil"/>
              <w:bottom w:val="single" w:sz="4" w:space="0" w:color="auto"/>
              <w:right w:val="single" w:sz="4" w:space="0" w:color="auto"/>
            </w:tcBorders>
            <w:vAlign w:val="center"/>
          </w:tcPr>
          <w:p w14:paraId="7B968571"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10</w:t>
            </w:r>
          </w:p>
        </w:tc>
      </w:tr>
      <w:tr w:rsidR="00DD6931" w14:paraId="3493C082" w14:textId="77777777">
        <w:trPr>
          <w:trHeight w:val="810"/>
        </w:trPr>
        <w:tc>
          <w:tcPr>
            <w:tcW w:w="3560" w:type="dxa"/>
            <w:tcBorders>
              <w:top w:val="nil"/>
              <w:left w:val="single" w:sz="4" w:space="0" w:color="auto"/>
              <w:bottom w:val="single" w:sz="4" w:space="0" w:color="auto"/>
              <w:right w:val="single" w:sz="4" w:space="0" w:color="auto"/>
            </w:tcBorders>
            <w:vAlign w:val="center"/>
          </w:tcPr>
          <w:p w14:paraId="4C485E7E" w14:textId="77777777" w:rsidR="00DD6931" w:rsidRDefault="00350AE2">
            <w:pPr>
              <w:widowControl/>
              <w:jc w:val="left"/>
              <w:rPr>
                <w:rFonts w:ascii="仿宋_GB2312" w:eastAsia="仿宋_GB2312" w:hAnsi="宋体" w:cs="宋体"/>
                <w:kern w:val="0"/>
                <w:szCs w:val="21"/>
              </w:rPr>
            </w:pPr>
            <w:r>
              <w:rPr>
                <w:rFonts w:ascii="仿宋_GB2312" w:eastAsia="仿宋_GB2312" w:hAnsi="宋体" w:cs="宋体" w:hint="eastAsia"/>
                <w:kern w:val="0"/>
                <w:szCs w:val="21"/>
              </w:rPr>
              <w:t>4.科研辅助人员（操作员、实验员、临时聘用人员、科研助理、财务助理等）劳务费支出</w:t>
            </w:r>
          </w:p>
        </w:tc>
        <w:tc>
          <w:tcPr>
            <w:tcW w:w="9900" w:type="dxa"/>
            <w:tcBorders>
              <w:top w:val="nil"/>
              <w:left w:val="nil"/>
              <w:bottom w:val="single" w:sz="4" w:space="0" w:color="auto"/>
              <w:right w:val="single" w:sz="4" w:space="0" w:color="auto"/>
            </w:tcBorders>
            <w:vAlign w:val="center"/>
          </w:tcPr>
          <w:p w14:paraId="0F5DEC55" w14:textId="77777777" w:rsidR="00DD6931" w:rsidRDefault="00350AE2">
            <w:pPr>
              <w:widowControl/>
              <w:jc w:val="left"/>
              <w:rPr>
                <w:rFonts w:ascii="仿宋_GB2312" w:eastAsia="仿宋_GB2312" w:hAnsi="宋体" w:cs="宋体"/>
                <w:kern w:val="0"/>
                <w:szCs w:val="21"/>
              </w:rPr>
            </w:pPr>
            <w:r>
              <w:rPr>
                <w:rFonts w:ascii="仿宋_GB2312" w:eastAsia="仿宋_GB2312" w:hAnsi="宋体" w:cs="宋体" w:hint="eastAsia"/>
                <w:kern w:val="0"/>
                <w:szCs w:val="21"/>
              </w:rPr>
              <w:t>1人*20个月*5000元/月</w:t>
            </w:r>
          </w:p>
        </w:tc>
        <w:tc>
          <w:tcPr>
            <w:tcW w:w="1080" w:type="dxa"/>
            <w:tcBorders>
              <w:top w:val="nil"/>
              <w:left w:val="nil"/>
              <w:bottom w:val="single" w:sz="4" w:space="0" w:color="auto"/>
              <w:right w:val="single" w:sz="4" w:space="0" w:color="auto"/>
            </w:tcBorders>
            <w:vAlign w:val="center"/>
          </w:tcPr>
          <w:p w14:paraId="21402337" w14:textId="77777777" w:rsidR="00DD6931" w:rsidRDefault="00350AE2">
            <w:pPr>
              <w:widowControl/>
              <w:jc w:val="center"/>
              <w:rPr>
                <w:rFonts w:ascii="仿宋_GB2312" w:eastAsia="仿宋_GB2312" w:hAnsi="宋体" w:cs="宋体"/>
                <w:kern w:val="0"/>
                <w:szCs w:val="21"/>
              </w:rPr>
            </w:pPr>
            <w:r>
              <w:rPr>
                <w:rFonts w:ascii="仿宋_GB2312" w:eastAsia="仿宋_GB2312" w:hAnsi="宋体" w:cs="宋体" w:hint="eastAsia"/>
                <w:kern w:val="0"/>
                <w:szCs w:val="21"/>
              </w:rPr>
              <w:t>10</w:t>
            </w:r>
          </w:p>
        </w:tc>
      </w:tr>
      <w:tr w:rsidR="00DD6931" w14:paraId="0675F6AB" w14:textId="77777777">
        <w:trPr>
          <w:trHeight w:val="270"/>
        </w:trPr>
        <w:tc>
          <w:tcPr>
            <w:tcW w:w="3560" w:type="dxa"/>
            <w:tcBorders>
              <w:top w:val="nil"/>
              <w:left w:val="single" w:sz="4" w:space="0" w:color="auto"/>
              <w:bottom w:val="single" w:sz="4" w:space="0" w:color="auto"/>
              <w:right w:val="single" w:sz="4" w:space="0" w:color="auto"/>
            </w:tcBorders>
            <w:vAlign w:val="center"/>
          </w:tcPr>
          <w:p w14:paraId="234D18AA" w14:textId="77777777" w:rsidR="00DD6931" w:rsidRDefault="00350AE2">
            <w:pPr>
              <w:widowControl/>
              <w:jc w:val="left"/>
              <w:rPr>
                <w:rFonts w:ascii="仿宋_GB2312" w:eastAsia="仿宋_GB2312" w:hAnsi="宋体" w:cs="宋体"/>
                <w:kern w:val="0"/>
                <w:szCs w:val="21"/>
              </w:rPr>
            </w:pPr>
            <w:r>
              <w:rPr>
                <w:rFonts w:ascii="仿宋_GB2312" w:eastAsia="仿宋_GB2312" w:hAnsi="宋体" w:cs="宋体" w:hint="eastAsia"/>
                <w:kern w:val="0"/>
                <w:szCs w:val="21"/>
              </w:rPr>
              <w:t>5.专家咨询支出</w:t>
            </w:r>
          </w:p>
        </w:tc>
        <w:tc>
          <w:tcPr>
            <w:tcW w:w="9900" w:type="dxa"/>
            <w:tcBorders>
              <w:top w:val="nil"/>
              <w:left w:val="nil"/>
              <w:bottom w:val="single" w:sz="4" w:space="0" w:color="auto"/>
              <w:right w:val="single" w:sz="4" w:space="0" w:color="auto"/>
            </w:tcBorders>
            <w:vAlign w:val="center"/>
          </w:tcPr>
          <w:p w14:paraId="5FB7F8A3" w14:textId="77777777" w:rsidR="00DD6931" w:rsidRDefault="00DD6931">
            <w:pPr>
              <w:widowControl/>
              <w:jc w:val="left"/>
              <w:rPr>
                <w:rFonts w:ascii="仿宋_GB2312" w:eastAsia="仿宋_GB2312" w:hAnsi="宋体" w:cs="宋体"/>
                <w:kern w:val="0"/>
                <w:szCs w:val="21"/>
              </w:rPr>
            </w:pPr>
          </w:p>
        </w:tc>
        <w:tc>
          <w:tcPr>
            <w:tcW w:w="1080" w:type="dxa"/>
            <w:tcBorders>
              <w:top w:val="nil"/>
              <w:left w:val="nil"/>
              <w:bottom w:val="single" w:sz="4" w:space="0" w:color="auto"/>
              <w:right w:val="single" w:sz="4" w:space="0" w:color="auto"/>
            </w:tcBorders>
            <w:vAlign w:val="center"/>
          </w:tcPr>
          <w:p w14:paraId="2FCA7EFA" w14:textId="77777777" w:rsidR="00DD6931" w:rsidRDefault="00DD6931">
            <w:pPr>
              <w:widowControl/>
              <w:jc w:val="center"/>
              <w:rPr>
                <w:rFonts w:ascii="仿宋_GB2312" w:eastAsia="仿宋_GB2312" w:hAnsi="宋体" w:cs="宋体"/>
                <w:kern w:val="0"/>
                <w:szCs w:val="21"/>
              </w:rPr>
            </w:pPr>
          </w:p>
        </w:tc>
      </w:tr>
      <w:tr w:rsidR="00DD6931" w14:paraId="5130EE78" w14:textId="77777777">
        <w:trPr>
          <w:trHeight w:val="270"/>
        </w:trPr>
        <w:tc>
          <w:tcPr>
            <w:tcW w:w="13460" w:type="dxa"/>
            <w:gridSpan w:val="2"/>
            <w:tcBorders>
              <w:top w:val="single" w:sz="4" w:space="0" w:color="auto"/>
              <w:left w:val="single" w:sz="4" w:space="0" w:color="auto"/>
              <w:bottom w:val="single" w:sz="4" w:space="0" w:color="auto"/>
              <w:right w:val="single" w:sz="4" w:space="0" w:color="auto"/>
            </w:tcBorders>
            <w:vAlign w:val="center"/>
          </w:tcPr>
          <w:p w14:paraId="7684BA49"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本项目单位自筹资金支出合计</w:t>
            </w:r>
          </w:p>
        </w:tc>
        <w:tc>
          <w:tcPr>
            <w:tcW w:w="1080" w:type="dxa"/>
            <w:tcBorders>
              <w:top w:val="nil"/>
              <w:left w:val="nil"/>
              <w:bottom w:val="single" w:sz="4" w:space="0" w:color="auto"/>
              <w:right w:val="single" w:sz="4" w:space="0" w:color="auto"/>
            </w:tcBorders>
            <w:vAlign w:val="center"/>
          </w:tcPr>
          <w:p w14:paraId="5CEB7D40"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229</w:t>
            </w:r>
          </w:p>
        </w:tc>
      </w:tr>
    </w:tbl>
    <w:p w14:paraId="5D3952D9" w14:textId="77777777" w:rsidR="00DD6931" w:rsidRDefault="00DD6931">
      <w:pPr>
        <w:spacing w:line="360" w:lineRule="exact"/>
        <w:rPr>
          <w:rFonts w:eastAsia="仿宋_GB2312"/>
          <w:kern w:val="44"/>
          <w:sz w:val="24"/>
        </w:rPr>
        <w:sectPr w:rsidR="00DD6931">
          <w:pgSz w:w="16838" w:h="11906" w:orient="landscape"/>
          <w:pgMar w:top="1979" w:right="1418" w:bottom="1797" w:left="1440" w:header="850" w:footer="1134" w:gutter="0"/>
          <w:cols w:space="720"/>
          <w:docGrid w:linePitch="312"/>
        </w:sectPr>
      </w:pPr>
    </w:p>
    <w:p w14:paraId="7B2C4631" w14:textId="77777777" w:rsidR="00DD6931" w:rsidRDefault="00350AE2">
      <w:pPr>
        <w:spacing w:line="360" w:lineRule="exact"/>
        <w:rPr>
          <w:rFonts w:eastAsia="仿宋_GB2312"/>
          <w:b/>
          <w:kern w:val="44"/>
          <w:sz w:val="24"/>
        </w:rPr>
      </w:pPr>
      <w:r>
        <w:rPr>
          <w:rFonts w:eastAsia="仿宋_GB2312" w:hint="eastAsia"/>
          <w:b/>
          <w:kern w:val="44"/>
          <w:sz w:val="24"/>
        </w:rPr>
        <w:lastRenderedPageBreak/>
        <w:t>（二）中央财政资金</w:t>
      </w:r>
    </w:p>
    <w:tbl>
      <w:tblPr>
        <w:tblW w:w="14540" w:type="dxa"/>
        <w:tblInd w:w="95" w:type="dxa"/>
        <w:tblLayout w:type="fixed"/>
        <w:tblLook w:val="04A0" w:firstRow="1" w:lastRow="0" w:firstColumn="1" w:lastColumn="0" w:noHBand="0" w:noVBand="1"/>
      </w:tblPr>
      <w:tblGrid>
        <w:gridCol w:w="3560"/>
        <w:gridCol w:w="9900"/>
        <w:gridCol w:w="1080"/>
      </w:tblGrid>
      <w:tr w:rsidR="00DD6931" w14:paraId="32CD0E60" w14:textId="77777777">
        <w:trPr>
          <w:trHeight w:val="270"/>
        </w:trPr>
        <w:tc>
          <w:tcPr>
            <w:tcW w:w="3560" w:type="dxa"/>
            <w:tcBorders>
              <w:top w:val="single" w:sz="4" w:space="0" w:color="auto"/>
              <w:left w:val="single" w:sz="4" w:space="0" w:color="auto"/>
              <w:bottom w:val="single" w:sz="4" w:space="0" w:color="auto"/>
              <w:right w:val="single" w:sz="4" w:space="0" w:color="auto"/>
            </w:tcBorders>
            <w:vAlign w:val="center"/>
          </w:tcPr>
          <w:p w14:paraId="6C8DAD33" w14:textId="77777777" w:rsidR="00DD6931" w:rsidRDefault="00350AE2">
            <w:pPr>
              <w:widowControl/>
              <w:jc w:val="center"/>
              <w:rPr>
                <w:rFonts w:ascii="仿宋_GB2312" w:eastAsia="仿宋_GB2312" w:hAnsi="宋体" w:cs="宋体"/>
                <w:b/>
                <w:color w:val="000000"/>
                <w:kern w:val="0"/>
                <w:szCs w:val="21"/>
              </w:rPr>
            </w:pPr>
            <w:r>
              <w:rPr>
                <w:rFonts w:ascii="仿宋_GB2312" w:eastAsia="仿宋_GB2312" w:hAnsi="宋体" w:cs="宋体" w:hint="eastAsia"/>
                <w:b/>
                <w:color w:val="000000"/>
                <w:kern w:val="0"/>
                <w:szCs w:val="21"/>
              </w:rPr>
              <w:t>支出科目</w:t>
            </w:r>
          </w:p>
        </w:tc>
        <w:tc>
          <w:tcPr>
            <w:tcW w:w="9900" w:type="dxa"/>
            <w:tcBorders>
              <w:top w:val="single" w:sz="4" w:space="0" w:color="auto"/>
              <w:left w:val="nil"/>
              <w:bottom w:val="single" w:sz="4" w:space="0" w:color="auto"/>
              <w:right w:val="single" w:sz="4" w:space="0" w:color="auto"/>
            </w:tcBorders>
            <w:vAlign w:val="center"/>
          </w:tcPr>
          <w:p w14:paraId="123A70D8" w14:textId="77777777" w:rsidR="00DD6931" w:rsidRDefault="00350AE2">
            <w:pPr>
              <w:widowControl/>
              <w:jc w:val="center"/>
              <w:rPr>
                <w:rFonts w:ascii="仿宋_GB2312" w:eastAsia="仿宋_GB2312" w:hAnsi="宋体" w:cs="宋体"/>
                <w:b/>
                <w:color w:val="000000"/>
                <w:kern w:val="0"/>
                <w:szCs w:val="21"/>
              </w:rPr>
            </w:pPr>
            <w:r>
              <w:rPr>
                <w:rFonts w:ascii="仿宋_GB2312" w:eastAsia="仿宋_GB2312" w:hAnsi="宋体" w:cs="宋体" w:hint="eastAsia"/>
                <w:b/>
                <w:color w:val="000000"/>
                <w:kern w:val="0"/>
                <w:szCs w:val="21"/>
              </w:rPr>
              <w:t>支出用途简要说明</w:t>
            </w:r>
          </w:p>
        </w:tc>
        <w:tc>
          <w:tcPr>
            <w:tcW w:w="1080" w:type="dxa"/>
            <w:tcBorders>
              <w:top w:val="single" w:sz="4" w:space="0" w:color="auto"/>
              <w:left w:val="nil"/>
              <w:bottom w:val="single" w:sz="4" w:space="0" w:color="auto"/>
              <w:right w:val="single" w:sz="4" w:space="0" w:color="auto"/>
            </w:tcBorders>
            <w:vAlign w:val="center"/>
          </w:tcPr>
          <w:p w14:paraId="6707D6EC" w14:textId="77777777" w:rsidR="00DD6931" w:rsidRDefault="00350AE2">
            <w:pPr>
              <w:widowControl/>
              <w:jc w:val="center"/>
              <w:rPr>
                <w:rFonts w:ascii="仿宋_GB2312" w:eastAsia="仿宋_GB2312" w:hAnsi="宋体" w:cs="宋体"/>
                <w:b/>
                <w:color w:val="000000"/>
                <w:kern w:val="0"/>
                <w:szCs w:val="21"/>
              </w:rPr>
            </w:pPr>
            <w:r>
              <w:rPr>
                <w:rFonts w:ascii="仿宋_GB2312" w:eastAsia="仿宋_GB2312" w:hAnsi="宋体" w:cs="宋体" w:hint="eastAsia"/>
                <w:b/>
                <w:color w:val="000000"/>
                <w:kern w:val="0"/>
                <w:szCs w:val="21"/>
              </w:rPr>
              <w:t>金额</w:t>
            </w:r>
          </w:p>
        </w:tc>
      </w:tr>
      <w:tr w:rsidR="00DD6931" w14:paraId="664D67D8" w14:textId="77777777">
        <w:trPr>
          <w:trHeight w:val="270"/>
        </w:trPr>
        <w:tc>
          <w:tcPr>
            <w:tcW w:w="3560" w:type="dxa"/>
            <w:tcBorders>
              <w:top w:val="nil"/>
              <w:left w:val="single" w:sz="4" w:space="0" w:color="auto"/>
              <w:bottom w:val="single" w:sz="4" w:space="0" w:color="auto"/>
              <w:right w:val="single" w:sz="4" w:space="0" w:color="auto"/>
            </w:tcBorders>
            <w:vAlign w:val="center"/>
          </w:tcPr>
          <w:p w14:paraId="7FAD4F44"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（一）设备费</w:t>
            </w:r>
          </w:p>
        </w:tc>
        <w:tc>
          <w:tcPr>
            <w:tcW w:w="9900" w:type="dxa"/>
            <w:tcBorders>
              <w:top w:val="nil"/>
              <w:left w:val="nil"/>
              <w:bottom w:val="single" w:sz="4" w:space="0" w:color="auto"/>
              <w:right w:val="single" w:sz="4" w:space="0" w:color="auto"/>
            </w:tcBorders>
            <w:vAlign w:val="center"/>
          </w:tcPr>
          <w:p w14:paraId="36C6CE1A"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设备费小计</w:t>
            </w:r>
          </w:p>
        </w:tc>
        <w:tc>
          <w:tcPr>
            <w:tcW w:w="1080" w:type="dxa"/>
            <w:tcBorders>
              <w:top w:val="nil"/>
              <w:left w:val="nil"/>
              <w:bottom w:val="single" w:sz="4" w:space="0" w:color="auto"/>
              <w:right w:val="single" w:sz="4" w:space="0" w:color="auto"/>
            </w:tcBorders>
            <w:vAlign w:val="center"/>
          </w:tcPr>
          <w:p w14:paraId="03DD9297"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0</w:t>
            </w:r>
          </w:p>
        </w:tc>
      </w:tr>
      <w:tr w:rsidR="00DD6931" w14:paraId="7D5D5CF4" w14:textId="77777777">
        <w:trPr>
          <w:trHeight w:val="270"/>
        </w:trPr>
        <w:tc>
          <w:tcPr>
            <w:tcW w:w="3560" w:type="dxa"/>
            <w:tcBorders>
              <w:top w:val="nil"/>
              <w:left w:val="single" w:sz="4" w:space="0" w:color="auto"/>
              <w:bottom w:val="single" w:sz="4" w:space="0" w:color="auto"/>
              <w:right w:val="single" w:sz="4" w:space="0" w:color="auto"/>
            </w:tcBorders>
            <w:vAlign w:val="center"/>
          </w:tcPr>
          <w:p w14:paraId="4295C420"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1.设备购置</w:t>
            </w:r>
          </w:p>
        </w:tc>
        <w:tc>
          <w:tcPr>
            <w:tcW w:w="9900" w:type="dxa"/>
            <w:tcBorders>
              <w:top w:val="nil"/>
              <w:left w:val="nil"/>
              <w:bottom w:val="single" w:sz="4" w:space="0" w:color="auto"/>
              <w:right w:val="single" w:sz="4" w:space="0" w:color="auto"/>
            </w:tcBorders>
            <w:vAlign w:val="center"/>
          </w:tcPr>
          <w:p w14:paraId="0691E6BB"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264D4503" w14:textId="77777777" w:rsidR="00DD6931" w:rsidRDefault="00DD6931">
            <w:pPr>
              <w:widowControl/>
              <w:jc w:val="center"/>
              <w:rPr>
                <w:rFonts w:ascii="仿宋_GB2312" w:eastAsia="仿宋_GB2312" w:hAnsi="宋体" w:cs="宋体"/>
                <w:color w:val="000000"/>
                <w:kern w:val="0"/>
                <w:szCs w:val="21"/>
              </w:rPr>
            </w:pPr>
          </w:p>
        </w:tc>
      </w:tr>
      <w:tr w:rsidR="00DD6931" w14:paraId="2734511A" w14:textId="77777777">
        <w:trPr>
          <w:trHeight w:val="270"/>
        </w:trPr>
        <w:tc>
          <w:tcPr>
            <w:tcW w:w="3560" w:type="dxa"/>
            <w:tcBorders>
              <w:top w:val="nil"/>
              <w:left w:val="single" w:sz="4" w:space="0" w:color="auto"/>
              <w:bottom w:val="single" w:sz="4" w:space="0" w:color="auto"/>
              <w:right w:val="single" w:sz="4" w:space="0" w:color="auto"/>
            </w:tcBorders>
            <w:vAlign w:val="center"/>
          </w:tcPr>
          <w:p w14:paraId="01C3E6D1"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2.设备试制</w:t>
            </w:r>
          </w:p>
        </w:tc>
        <w:tc>
          <w:tcPr>
            <w:tcW w:w="9900" w:type="dxa"/>
            <w:tcBorders>
              <w:top w:val="nil"/>
              <w:left w:val="nil"/>
              <w:bottom w:val="single" w:sz="4" w:space="0" w:color="auto"/>
              <w:right w:val="single" w:sz="4" w:space="0" w:color="auto"/>
            </w:tcBorders>
            <w:vAlign w:val="center"/>
          </w:tcPr>
          <w:p w14:paraId="537AA23D"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22AECE7D" w14:textId="77777777" w:rsidR="00DD6931" w:rsidRDefault="00DD6931">
            <w:pPr>
              <w:widowControl/>
              <w:jc w:val="center"/>
              <w:rPr>
                <w:rFonts w:ascii="仿宋_GB2312" w:eastAsia="仿宋_GB2312" w:hAnsi="宋体" w:cs="宋体"/>
                <w:color w:val="000000"/>
                <w:kern w:val="0"/>
                <w:szCs w:val="21"/>
              </w:rPr>
            </w:pPr>
          </w:p>
        </w:tc>
      </w:tr>
      <w:tr w:rsidR="00DD6931" w14:paraId="3801022B" w14:textId="77777777">
        <w:trPr>
          <w:trHeight w:val="270"/>
        </w:trPr>
        <w:tc>
          <w:tcPr>
            <w:tcW w:w="3560" w:type="dxa"/>
            <w:tcBorders>
              <w:top w:val="nil"/>
              <w:left w:val="single" w:sz="4" w:space="0" w:color="auto"/>
              <w:bottom w:val="single" w:sz="4" w:space="0" w:color="auto"/>
              <w:right w:val="single" w:sz="4" w:space="0" w:color="auto"/>
            </w:tcBorders>
            <w:vAlign w:val="center"/>
          </w:tcPr>
          <w:p w14:paraId="1D18150F"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3.设备升级改造</w:t>
            </w:r>
          </w:p>
        </w:tc>
        <w:tc>
          <w:tcPr>
            <w:tcW w:w="9900" w:type="dxa"/>
            <w:tcBorders>
              <w:top w:val="nil"/>
              <w:left w:val="nil"/>
              <w:bottom w:val="single" w:sz="4" w:space="0" w:color="auto"/>
              <w:right w:val="single" w:sz="4" w:space="0" w:color="auto"/>
            </w:tcBorders>
            <w:vAlign w:val="center"/>
          </w:tcPr>
          <w:p w14:paraId="3FECA648"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74B3FD15" w14:textId="77777777" w:rsidR="00DD6931" w:rsidRDefault="00DD6931">
            <w:pPr>
              <w:widowControl/>
              <w:jc w:val="center"/>
              <w:rPr>
                <w:rFonts w:ascii="仿宋_GB2312" w:eastAsia="仿宋_GB2312" w:hAnsi="宋体" w:cs="宋体"/>
                <w:color w:val="000000"/>
                <w:kern w:val="0"/>
                <w:szCs w:val="21"/>
              </w:rPr>
            </w:pPr>
          </w:p>
        </w:tc>
      </w:tr>
      <w:tr w:rsidR="00DD6931" w14:paraId="29B390A4" w14:textId="77777777">
        <w:trPr>
          <w:trHeight w:val="270"/>
        </w:trPr>
        <w:tc>
          <w:tcPr>
            <w:tcW w:w="3560" w:type="dxa"/>
            <w:tcBorders>
              <w:top w:val="nil"/>
              <w:left w:val="single" w:sz="4" w:space="0" w:color="auto"/>
              <w:bottom w:val="single" w:sz="4" w:space="0" w:color="auto"/>
              <w:right w:val="single" w:sz="4" w:space="0" w:color="auto"/>
            </w:tcBorders>
            <w:vAlign w:val="center"/>
          </w:tcPr>
          <w:p w14:paraId="19BD090F"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4.设备租赁</w:t>
            </w:r>
          </w:p>
        </w:tc>
        <w:tc>
          <w:tcPr>
            <w:tcW w:w="9900" w:type="dxa"/>
            <w:tcBorders>
              <w:top w:val="nil"/>
              <w:left w:val="nil"/>
              <w:bottom w:val="single" w:sz="4" w:space="0" w:color="auto"/>
              <w:right w:val="single" w:sz="4" w:space="0" w:color="auto"/>
            </w:tcBorders>
            <w:vAlign w:val="center"/>
          </w:tcPr>
          <w:p w14:paraId="04114B56"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2683CF47" w14:textId="77777777" w:rsidR="00DD6931" w:rsidRDefault="00DD6931">
            <w:pPr>
              <w:widowControl/>
              <w:jc w:val="center"/>
              <w:rPr>
                <w:rFonts w:ascii="仿宋_GB2312" w:eastAsia="仿宋_GB2312" w:hAnsi="宋体" w:cs="宋体"/>
                <w:color w:val="000000"/>
                <w:kern w:val="0"/>
                <w:szCs w:val="21"/>
              </w:rPr>
            </w:pPr>
          </w:p>
        </w:tc>
      </w:tr>
      <w:tr w:rsidR="00DD6931" w14:paraId="7F117664" w14:textId="77777777">
        <w:trPr>
          <w:trHeight w:val="270"/>
        </w:trPr>
        <w:tc>
          <w:tcPr>
            <w:tcW w:w="3560" w:type="dxa"/>
            <w:tcBorders>
              <w:top w:val="nil"/>
              <w:left w:val="single" w:sz="4" w:space="0" w:color="auto"/>
              <w:bottom w:val="single" w:sz="4" w:space="0" w:color="auto"/>
              <w:right w:val="single" w:sz="4" w:space="0" w:color="auto"/>
            </w:tcBorders>
            <w:vAlign w:val="center"/>
          </w:tcPr>
          <w:p w14:paraId="68C09FBE"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（二）业务费</w:t>
            </w:r>
          </w:p>
        </w:tc>
        <w:tc>
          <w:tcPr>
            <w:tcW w:w="9900" w:type="dxa"/>
            <w:tcBorders>
              <w:top w:val="nil"/>
              <w:left w:val="nil"/>
              <w:bottom w:val="single" w:sz="4" w:space="0" w:color="auto"/>
              <w:right w:val="single" w:sz="4" w:space="0" w:color="auto"/>
            </w:tcBorders>
            <w:vAlign w:val="center"/>
          </w:tcPr>
          <w:p w14:paraId="40BD36C2"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业务费小计</w:t>
            </w:r>
          </w:p>
        </w:tc>
        <w:tc>
          <w:tcPr>
            <w:tcW w:w="1080" w:type="dxa"/>
            <w:tcBorders>
              <w:top w:val="nil"/>
              <w:left w:val="nil"/>
              <w:bottom w:val="single" w:sz="4" w:space="0" w:color="auto"/>
              <w:right w:val="single" w:sz="4" w:space="0" w:color="auto"/>
            </w:tcBorders>
            <w:vAlign w:val="center"/>
          </w:tcPr>
          <w:p w14:paraId="35EA782F"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0</w:t>
            </w:r>
          </w:p>
        </w:tc>
      </w:tr>
      <w:tr w:rsidR="00DD6931" w14:paraId="16BAA887" w14:textId="77777777">
        <w:trPr>
          <w:trHeight w:val="270"/>
        </w:trPr>
        <w:tc>
          <w:tcPr>
            <w:tcW w:w="3560" w:type="dxa"/>
            <w:tcBorders>
              <w:top w:val="nil"/>
              <w:left w:val="single" w:sz="4" w:space="0" w:color="auto"/>
              <w:bottom w:val="single" w:sz="4" w:space="0" w:color="auto"/>
              <w:right w:val="single" w:sz="4" w:space="0" w:color="auto"/>
            </w:tcBorders>
            <w:vAlign w:val="center"/>
          </w:tcPr>
          <w:p w14:paraId="5BF7D9EE"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1.材料支出</w:t>
            </w:r>
          </w:p>
        </w:tc>
        <w:tc>
          <w:tcPr>
            <w:tcW w:w="9900" w:type="dxa"/>
            <w:tcBorders>
              <w:top w:val="nil"/>
              <w:left w:val="nil"/>
              <w:bottom w:val="single" w:sz="4" w:space="0" w:color="auto"/>
              <w:right w:val="single" w:sz="4" w:space="0" w:color="auto"/>
            </w:tcBorders>
            <w:vAlign w:val="center"/>
          </w:tcPr>
          <w:p w14:paraId="4E706630"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490D1A66" w14:textId="77777777" w:rsidR="00DD6931" w:rsidRDefault="00DD6931">
            <w:pPr>
              <w:widowControl/>
              <w:jc w:val="center"/>
              <w:rPr>
                <w:rFonts w:ascii="仿宋_GB2312" w:eastAsia="仿宋_GB2312" w:hAnsi="宋体" w:cs="宋体"/>
                <w:color w:val="000000"/>
                <w:kern w:val="0"/>
                <w:szCs w:val="21"/>
              </w:rPr>
            </w:pPr>
          </w:p>
        </w:tc>
      </w:tr>
      <w:tr w:rsidR="00DD6931" w14:paraId="104C6B56" w14:textId="77777777">
        <w:trPr>
          <w:trHeight w:val="270"/>
        </w:trPr>
        <w:tc>
          <w:tcPr>
            <w:tcW w:w="3560" w:type="dxa"/>
            <w:tcBorders>
              <w:top w:val="nil"/>
              <w:left w:val="single" w:sz="4" w:space="0" w:color="auto"/>
              <w:bottom w:val="single" w:sz="4" w:space="0" w:color="auto"/>
              <w:right w:val="single" w:sz="4" w:space="0" w:color="auto"/>
            </w:tcBorders>
            <w:vAlign w:val="center"/>
          </w:tcPr>
          <w:p w14:paraId="11E004FC"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2.测试化验加工支出</w:t>
            </w:r>
          </w:p>
        </w:tc>
        <w:tc>
          <w:tcPr>
            <w:tcW w:w="9900" w:type="dxa"/>
            <w:tcBorders>
              <w:top w:val="nil"/>
              <w:left w:val="nil"/>
              <w:bottom w:val="single" w:sz="4" w:space="0" w:color="auto"/>
              <w:right w:val="single" w:sz="4" w:space="0" w:color="auto"/>
            </w:tcBorders>
            <w:vAlign w:val="center"/>
          </w:tcPr>
          <w:p w14:paraId="5A2BE507"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60FE2132" w14:textId="77777777" w:rsidR="00DD6931" w:rsidRDefault="00DD6931">
            <w:pPr>
              <w:widowControl/>
              <w:jc w:val="center"/>
              <w:rPr>
                <w:rFonts w:ascii="仿宋_GB2312" w:eastAsia="仿宋_GB2312" w:hAnsi="宋体" w:cs="宋体"/>
                <w:color w:val="000000"/>
                <w:kern w:val="0"/>
                <w:szCs w:val="21"/>
              </w:rPr>
            </w:pPr>
          </w:p>
        </w:tc>
      </w:tr>
      <w:tr w:rsidR="00DD6931" w14:paraId="14B3CF7A" w14:textId="77777777">
        <w:trPr>
          <w:trHeight w:val="270"/>
        </w:trPr>
        <w:tc>
          <w:tcPr>
            <w:tcW w:w="3560" w:type="dxa"/>
            <w:tcBorders>
              <w:top w:val="nil"/>
              <w:left w:val="single" w:sz="4" w:space="0" w:color="auto"/>
              <w:bottom w:val="single" w:sz="4" w:space="0" w:color="auto"/>
              <w:right w:val="single" w:sz="4" w:space="0" w:color="auto"/>
            </w:tcBorders>
            <w:vAlign w:val="center"/>
          </w:tcPr>
          <w:p w14:paraId="5EBE727F"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3.燃料动力支出</w:t>
            </w:r>
          </w:p>
        </w:tc>
        <w:tc>
          <w:tcPr>
            <w:tcW w:w="9900" w:type="dxa"/>
            <w:tcBorders>
              <w:top w:val="nil"/>
              <w:left w:val="nil"/>
              <w:bottom w:val="single" w:sz="4" w:space="0" w:color="auto"/>
              <w:right w:val="single" w:sz="4" w:space="0" w:color="auto"/>
            </w:tcBorders>
            <w:vAlign w:val="center"/>
          </w:tcPr>
          <w:p w14:paraId="4B3B4B14"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3CBC090B" w14:textId="77777777" w:rsidR="00DD6931" w:rsidRDefault="00DD6931">
            <w:pPr>
              <w:widowControl/>
              <w:jc w:val="center"/>
              <w:rPr>
                <w:rFonts w:ascii="仿宋_GB2312" w:eastAsia="仿宋_GB2312" w:hAnsi="宋体" w:cs="宋体"/>
                <w:color w:val="000000"/>
                <w:kern w:val="0"/>
                <w:szCs w:val="21"/>
              </w:rPr>
            </w:pPr>
          </w:p>
        </w:tc>
      </w:tr>
      <w:tr w:rsidR="00DD6931" w14:paraId="1E4191CF" w14:textId="77777777">
        <w:trPr>
          <w:trHeight w:val="540"/>
        </w:trPr>
        <w:tc>
          <w:tcPr>
            <w:tcW w:w="3560" w:type="dxa"/>
            <w:tcBorders>
              <w:top w:val="nil"/>
              <w:left w:val="single" w:sz="4" w:space="0" w:color="auto"/>
              <w:bottom w:val="single" w:sz="4" w:space="0" w:color="auto"/>
              <w:right w:val="single" w:sz="4" w:space="0" w:color="auto"/>
            </w:tcBorders>
            <w:vAlign w:val="center"/>
          </w:tcPr>
          <w:p w14:paraId="512B450D"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4.出版/文献/信息传播/知识产权事务支出</w:t>
            </w:r>
          </w:p>
        </w:tc>
        <w:tc>
          <w:tcPr>
            <w:tcW w:w="9900" w:type="dxa"/>
            <w:tcBorders>
              <w:top w:val="nil"/>
              <w:left w:val="nil"/>
              <w:bottom w:val="single" w:sz="4" w:space="0" w:color="auto"/>
              <w:right w:val="single" w:sz="4" w:space="0" w:color="auto"/>
            </w:tcBorders>
            <w:vAlign w:val="center"/>
          </w:tcPr>
          <w:p w14:paraId="0404D360"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482DC093" w14:textId="77777777" w:rsidR="00DD6931" w:rsidRDefault="00DD6931">
            <w:pPr>
              <w:widowControl/>
              <w:jc w:val="center"/>
              <w:rPr>
                <w:rFonts w:ascii="仿宋_GB2312" w:eastAsia="仿宋_GB2312" w:hAnsi="宋体" w:cs="宋体"/>
                <w:color w:val="000000"/>
                <w:kern w:val="0"/>
                <w:szCs w:val="21"/>
              </w:rPr>
            </w:pPr>
          </w:p>
        </w:tc>
      </w:tr>
      <w:tr w:rsidR="00DD6931" w14:paraId="7D1B964C" w14:textId="77777777">
        <w:trPr>
          <w:trHeight w:val="270"/>
        </w:trPr>
        <w:tc>
          <w:tcPr>
            <w:tcW w:w="3560" w:type="dxa"/>
            <w:tcBorders>
              <w:top w:val="nil"/>
              <w:left w:val="single" w:sz="4" w:space="0" w:color="auto"/>
              <w:bottom w:val="single" w:sz="4" w:space="0" w:color="auto"/>
              <w:right w:val="single" w:sz="4" w:space="0" w:color="auto"/>
            </w:tcBorders>
            <w:vAlign w:val="center"/>
          </w:tcPr>
          <w:p w14:paraId="548373D6"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5.差旅/会议/国际合作与交流支出</w:t>
            </w:r>
          </w:p>
        </w:tc>
        <w:tc>
          <w:tcPr>
            <w:tcW w:w="9900" w:type="dxa"/>
            <w:tcBorders>
              <w:top w:val="nil"/>
              <w:left w:val="nil"/>
              <w:bottom w:val="single" w:sz="4" w:space="0" w:color="auto"/>
              <w:right w:val="single" w:sz="4" w:space="0" w:color="auto"/>
            </w:tcBorders>
            <w:vAlign w:val="center"/>
          </w:tcPr>
          <w:p w14:paraId="51FFB713"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5A1F480A" w14:textId="77777777" w:rsidR="00DD6931" w:rsidRDefault="00DD6931">
            <w:pPr>
              <w:widowControl/>
              <w:jc w:val="center"/>
              <w:rPr>
                <w:rFonts w:ascii="仿宋_GB2312" w:eastAsia="仿宋_GB2312" w:hAnsi="宋体" w:cs="宋体"/>
                <w:color w:val="000000"/>
                <w:kern w:val="0"/>
                <w:szCs w:val="21"/>
              </w:rPr>
            </w:pPr>
          </w:p>
        </w:tc>
      </w:tr>
      <w:tr w:rsidR="00DD6931" w14:paraId="4B2A9210" w14:textId="77777777">
        <w:trPr>
          <w:trHeight w:val="270"/>
        </w:trPr>
        <w:tc>
          <w:tcPr>
            <w:tcW w:w="3560" w:type="dxa"/>
            <w:tcBorders>
              <w:top w:val="nil"/>
              <w:left w:val="single" w:sz="4" w:space="0" w:color="auto"/>
              <w:bottom w:val="single" w:sz="4" w:space="0" w:color="auto"/>
              <w:right w:val="single" w:sz="4" w:space="0" w:color="auto"/>
            </w:tcBorders>
            <w:vAlign w:val="center"/>
          </w:tcPr>
          <w:p w14:paraId="2661ECAE"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6.其他支出</w:t>
            </w:r>
          </w:p>
        </w:tc>
        <w:tc>
          <w:tcPr>
            <w:tcW w:w="9900" w:type="dxa"/>
            <w:tcBorders>
              <w:top w:val="nil"/>
              <w:left w:val="nil"/>
              <w:bottom w:val="single" w:sz="4" w:space="0" w:color="auto"/>
              <w:right w:val="single" w:sz="4" w:space="0" w:color="auto"/>
            </w:tcBorders>
            <w:vAlign w:val="center"/>
          </w:tcPr>
          <w:p w14:paraId="15C1877C"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3C776355" w14:textId="77777777" w:rsidR="00DD6931" w:rsidRDefault="00DD6931">
            <w:pPr>
              <w:widowControl/>
              <w:jc w:val="center"/>
              <w:rPr>
                <w:rFonts w:ascii="仿宋_GB2312" w:eastAsia="仿宋_GB2312" w:hAnsi="宋体" w:cs="宋体"/>
                <w:color w:val="000000"/>
                <w:kern w:val="0"/>
                <w:szCs w:val="21"/>
              </w:rPr>
            </w:pPr>
          </w:p>
        </w:tc>
      </w:tr>
      <w:tr w:rsidR="00DD6931" w14:paraId="7087D551" w14:textId="77777777">
        <w:trPr>
          <w:trHeight w:val="270"/>
        </w:trPr>
        <w:tc>
          <w:tcPr>
            <w:tcW w:w="3560" w:type="dxa"/>
            <w:tcBorders>
              <w:top w:val="nil"/>
              <w:left w:val="single" w:sz="4" w:space="0" w:color="auto"/>
              <w:bottom w:val="single" w:sz="4" w:space="0" w:color="auto"/>
              <w:right w:val="single" w:sz="4" w:space="0" w:color="auto"/>
            </w:tcBorders>
            <w:vAlign w:val="center"/>
          </w:tcPr>
          <w:p w14:paraId="3B325604"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（三）劳务费</w:t>
            </w:r>
          </w:p>
        </w:tc>
        <w:tc>
          <w:tcPr>
            <w:tcW w:w="9900" w:type="dxa"/>
            <w:tcBorders>
              <w:top w:val="nil"/>
              <w:left w:val="nil"/>
              <w:bottom w:val="single" w:sz="4" w:space="0" w:color="auto"/>
              <w:right w:val="single" w:sz="4" w:space="0" w:color="auto"/>
            </w:tcBorders>
            <w:vAlign w:val="center"/>
          </w:tcPr>
          <w:p w14:paraId="151AA801"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劳务费小计</w:t>
            </w:r>
          </w:p>
        </w:tc>
        <w:tc>
          <w:tcPr>
            <w:tcW w:w="1080" w:type="dxa"/>
            <w:tcBorders>
              <w:top w:val="nil"/>
              <w:left w:val="nil"/>
              <w:bottom w:val="single" w:sz="4" w:space="0" w:color="auto"/>
              <w:right w:val="single" w:sz="4" w:space="0" w:color="auto"/>
            </w:tcBorders>
            <w:vAlign w:val="center"/>
          </w:tcPr>
          <w:p w14:paraId="3AABEBF4"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0</w:t>
            </w:r>
          </w:p>
        </w:tc>
      </w:tr>
      <w:tr w:rsidR="00DD6931" w14:paraId="2D65356B" w14:textId="77777777">
        <w:trPr>
          <w:trHeight w:val="270"/>
        </w:trPr>
        <w:tc>
          <w:tcPr>
            <w:tcW w:w="3560" w:type="dxa"/>
            <w:tcBorders>
              <w:top w:val="nil"/>
              <w:left w:val="single" w:sz="4" w:space="0" w:color="auto"/>
              <w:bottom w:val="single" w:sz="4" w:space="0" w:color="auto"/>
              <w:right w:val="single" w:sz="4" w:space="0" w:color="auto"/>
            </w:tcBorders>
            <w:vAlign w:val="center"/>
          </w:tcPr>
          <w:p w14:paraId="260F70ED"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1.研究生、博士后劳务费支出</w:t>
            </w:r>
          </w:p>
        </w:tc>
        <w:tc>
          <w:tcPr>
            <w:tcW w:w="9900" w:type="dxa"/>
            <w:tcBorders>
              <w:top w:val="nil"/>
              <w:left w:val="nil"/>
              <w:bottom w:val="single" w:sz="4" w:space="0" w:color="auto"/>
              <w:right w:val="single" w:sz="4" w:space="0" w:color="auto"/>
            </w:tcBorders>
            <w:vAlign w:val="center"/>
          </w:tcPr>
          <w:p w14:paraId="396BE82C"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7BB6C309" w14:textId="77777777" w:rsidR="00DD6931" w:rsidRDefault="00DD6931">
            <w:pPr>
              <w:widowControl/>
              <w:jc w:val="center"/>
              <w:rPr>
                <w:rFonts w:ascii="仿宋_GB2312" w:eastAsia="仿宋_GB2312" w:hAnsi="宋体" w:cs="宋体"/>
                <w:color w:val="000000"/>
                <w:kern w:val="0"/>
                <w:szCs w:val="21"/>
              </w:rPr>
            </w:pPr>
          </w:p>
        </w:tc>
      </w:tr>
      <w:tr w:rsidR="00DD6931" w14:paraId="42D5670A" w14:textId="77777777">
        <w:trPr>
          <w:trHeight w:val="270"/>
        </w:trPr>
        <w:tc>
          <w:tcPr>
            <w:tcW w:w="3560" w:type="dxa"/>
            <w:tcBorders>
              <w:top w:val="nil"/>
              <w:left w:val="single" w:sz="4" w:space="0" w:color="auto"/>
              <w:bottom w:val="single" w:sz="4" w:space="0" w:color="auto"/>
              <w:right w:val="single" w:sz="4" w:space="0" w:color="auto"/>
            </w:tcBorders>
            <w:vAlign w:val="center"/>
          </w:tcPr>
          <w:p w14:paraId="1EBF1B2C"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2.访问学者劳务费支出</w:t>
            </w:r>
          </w:p>
        </w:tc>
        <w:tc>
          <w:tcPr>
            <w:tcW w:w="9900" w:type="dxa"/>
            <w:tcBorders>
              <w:top w:val="nil"/>
              <w:left w:val="nil"/>
              <w:bottom w:val="single" w:sz="4" w:space="0" w:color="auto"/>
              <w:right w:val="single" w:sz="4" w:space="0" w:color="auto"/>
            </w:tcBorders>
            <w:vAlign w:val="center"/>
          </w:tcPr>
          <w:p w14:paraId="24821D89"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2EB3CD3D" w14:textId="77777777" w:rsidR="00DD6931" w:rsidRDefault="00DD6931">
            <w:pPr>
              <w:widowControl/>
              <w:jc w:val="center"/>
              <w:rPr>
                <w:rFonts w:ascii="仿宋_GB2312" w:eastAsia="仿宋_GB2312" w:hAnsi="宋体" w:cs="宋体"/>
                <w:color w:val="000000"/>
                <w:kern w:val="0"/>
                <w:szCs w:val="21"/>
              </w:rPr>
            </w:pPr>
          </w:p>
        </w:tc>
      </w:tr>
      <w:tr w:rsidR="00DD6931" w14:paraId="6FA8442D" w14:textId="77777777">
        <w:trPr>
          <w:trHeight w:val="540"/>
        </w:trPr>
        <w:tc>
          <w:tcPr>
            <w:tcW w:w="3560" w:type="dxa"/>
            <w:tcBorders>
              <w:top w:val="nil"/>
              <w:left w:val="single" w:sz="4" w:space="0" w:color="auto"/>
              <w:bottom w:val="single" w:sz="4" w:space="0" w:color="auto"/>
              <w:right w:val="single" w:sz="4" w:space="0" w:color="auto"/>
            </w:tcBorders>
            <w:vAlign w:val="center"/>
          </w:tcPr>
          <w:p w14:paraId="0FDEC839"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3.项目聘用的研究人员劳务费支出</w:t>
            </w:r>
          </w:p>
        </w:tc>
        <w:tc>
          <w:tcPr>
            <w:tcW w:w="9900" w:type="dxa"/>
            <w:tcBorders>
              <w:top w:val="nil"/>
              <w:left w:val="nil"/>
              <w:bottom w:val="single" w:sz="4" w:space="0" w:color="auto"/>
              <w:right w:val="single" w:sz="4" w:space="0" w:color="auto"/>
            </w:tcBorders>
            <w:vAlign w:val="center"/>
          </w:tcPr>
          <w:p w14:paraId="70B3E129"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3FD1D369" w14:textId="77777777" w:rsidR="00DD6931" w:rsidRDefault="00DD6931">
            <w:pPr>
              <w:widowControl/>
              <w:jc w:val="center"/>
              <w:rPr>
                <w:rFonts w:ascii="仿宋_GB2312" w:eastAsia="仿宋_GB2312" w:hAnsi="宋体" w:cs="宋体"/>
                <w:color w:val="000000"/>
                <w:kern w:val="0"/>
                <w:szCs w:val="21"/>
              </w:rPr>
            </w:pPr>
          </w:p>
        </w:tc>
      </w:tr>
      <w:tr w:rsidR="00DD6931" w14:paraId="0F9513CA" w14:textId="77777777">
        <w:trPr>
          <w:trHeight w:val="810"/>
        </w:trPr>
        <w:tc>
          <w:tcPr>
            <w:tcW w:w="3560" w:type="dxa"/>
            <w:tcBorders>
              <w:top w:val="nil"/>
              <w:left w:val="single" w:sz="4" w:space="0" w:color="auto"/>
              <w:bottom w:val="single" w:sz="4" w:space="0" w:color="auto"/>
              <w:right w:val="single" w:sz="4" w:space="0" w:color="auto"/>
            </w:tcBorders>
            <w:vAlign w:val="center"/>
          </w:tcPr>
          <w:p w14:paraId="254C54CE"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4.科研辅助人员（操作员、实验员、临时聘用人员、科研助理、财务助理等）劳务费支出</w:t>
            </w:r>
          </w:p>
        </w:tc>
        <w:tc>
          <w:tcPr>
            <w:tcW w:w="9900" w:type="dxa"/>
            <w:tcBorders>
              <w:top w:val="nil"/>
              <w:left w:val="nil"/>
              <w:bottom w:val="single" w:sz="4" w:space="0" w:color="auto"/>
              <w:right w:val="single" w:sz="4" w:space="0" w:color="auto"/>
            </w:tcBorders>
            <w:vAlign w:val="center"/>
          </w:tcPr>
          <w:p w14:paraId="7C5E3062"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44731FBB" w14:textId="77777777" w:rsidR="00DD6931" w:rsidRDefault="00DD6931">
            <w:pPr>
              <w:widowControl/>
              <w:jc w:val="center"/>
              <w:rPr>
                <w:rFonts w:ascii="仿宋_GB2312" w:eastAsia="仿宋_GB2312" w:hAnsi="宋体" w:cs="宋体"/>
                <w:color w:val="000000"/>
                <w:kern w:val="0"/>
                <w:szCs w:val="21"/>
              </w:rPr>
            </w:pPr>
          </w:p>
        </w:tc>
      </w:tr>
      <w:tr w:rsidR="00DD6931" w14:paraId="782B1A8B" w14:textId="77777777">
        <w:trPr>
          <w:trHeight w:val="270"/>
        </w:trPr>
        <w:tc>
          <w:tcPr>
            <w:tcW w:w="3560" w:type="dxa"/>
            <w:tcBorders>
              <w:top w:val="nil"/>
              <w:left w:val="single" w:sz="4" w:space="0" w:color="auto"/>
              <w:bottom w:val="single" w:sz="4" w:space="0" w:color="auto"/>
              <w:right w:val="single" w:sz="4" w:space="0" w:color="auto"/>
            </w:tcBorders>
            <w:vAlign w:val="center"/>
          </w:tcPr>
          <w:p w14:paraId="6524F177"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5.专家咨询支出</w:t>
            </w:r>
          </w:p>
        </w:tc>
        <w:tc>
          <w:tcPr>
            <w:tcW w:w="9900" w:type="dxa"/>
            <w:tcBorders>
              <w:top w:val="nil"/>
              <w:left w:val="nil"/>
              <w:bottom w:val="single" w:sz="4" w:space="0" w:color="auto"/>
              <w:right w:val="single" w:sz="4" w:space="0" w:color="auto"/>
            </w:tcBorders>
            <w:vAlign w:val="center"/>
          </w:tcPr>
          <w:p w14:paraId="55504E33"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04D4F0EB" w14:textId="77777777" w:rsidR="00DD6931" w:rsidRDefault="00DD6931">
            <w:pPr>
              <w:widowControl/>
              <w:jc w:val="center"/>
              <w:rPr>
                <w:rFonts w:ascii="仿宋_GB2312" w:eastAsia="仿宋_GB2312" w:hAnsi="宋体" w:cs="宋体"/>
                <w:color w:val="000000"/>
                <w:kern w:val="0"/>
                <w:szCs w:val="21"/>
              </w:rPr>
            </w:pPr>
          </w:p>
        </w:tc>
      </w:tr>
      <w:tr w:rsidR="00DD6931" w14:paraId="1BADC8C5" w14:textId="77777777">
        <w:trPr>
          <w:trHeight w:val="270"/>
        </w:trPr>
        <w:tc>
          <w:tcPr>
            <w:tcW w:w="13460" w:type="dxa"/>
            <w:gridSpan w:val="2"/>
            <w:tcBorders>
              <w:top w:val="nil"/>
              <w:left w:val="single" w:sz="4" w:space="0" w:color="auto"/>
              <w:bottom w:val="single" w:sz="4" w:space="0" w:color="auto"/>
              <w:right w:val="single" w:sz="4" w:space="0" w:color="auto"/>
            </w:tcBorders>
            <w:vAlign w:val="center"/>
          </w:tcPr>
          <w:p w14:paraId="28A64906"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直接费用合计</w:t>
            </w:r>
          </w:p>
        </w:tc>
        <w:tc>
          <w:tcPr>
            <w:tcW w:w="1080" w:type="dxa"/>
            <w:tcBorders>
              <w:top w:val="nil"/>
              <w:left w:val="nil"/>
              <w:bottom w:val="single" w:sz="4" w:space="0" w:color="auto"/>
              <w:right w:val="single" w:sz="4" w:space="0" w:color="auto"/>
            </w:tcBorders>
            <w:vAlign w:val="center"/>
          </w:tcPr>
          <w:p w14:paraId="0E4C2ED8"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0</w:t>
            </w:r>
          </w:p>
        </w:tc>
      </w:tr>
      <w:tr w:rsidR="00DD6931" w14:paraId="14D02A55" w14:textId="77777777">
        <w:trPr>
          <w:trHeight w:val="270"/>
        </w:trPr>
        <w:tc>
          <w:tcPr>
            <w:tcW w:w="3560" w:type="dxa"/>
            <w:tcBorders>
              <w:top w:val="nil"/>
              <w:left w:val="single" w:sz="4" w:space="0" w:color="auto"/>
              <w:bottom w:val="single" w:sz="4" w:space="0" w:color="auto"/>
              <w:right w:val="single" w:sz="4" w:space="0" w:color="auto"/>
            </w:tcBorders>
            <w:vAlign w:val="center"/>
          </w:tcPr>
          <w:p w14:paraId="74FBFF29"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（四）间接费用</w:t>
            </w:r>
          </w:p>
        </w:tc>
        <w:tc>
          <w:tcPr>
            <w:tcW w:w="9900" w:type="dxa"/>
            <w:tcBorders>
              <w:top w:val="nil"/>
              <w:left w:val="nil"/>
              <w:bottom w:val="single" w:sz="4" w:space="0" w:color="auto"/>
              <w:right w:val="single" w:sz="4" w:space="0" w:color="auto"/>
            </w:tcBorders>
            <w:vAlign w:val="center"/>
          </w:tcPr>
          <w:p w14:paraId="0278C0AF"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中央财政资金中申请间接费用</w:t>
            </w:r>
          </w:p>
        </w:tc>
        <w:tc>
          <w:tcPr>
            <w:tcW w:w="1080" w:type="dxa"/>
            <w:tcBorders>
              <w:top w:val="nil"/>
              <w:left w:val="nil"/>
              <w:bottom w:val="single" w:sz="4" w:space="0" w:color="auto"/>
              <w:right w:val="single" w:sz="4" w:space="0" w:color="auto"/>
            </w:tcBorders>
            <w:vAlign w:val="center"/>
          </w:tcPr>
          <w:p w14:paraId="6D84A58E" w14:textId="77777777" w:rsidR="00DD6931" w:rsidRDefault="00DD6931">
            <w:pPr>
              <w:widowControl/>
              <w:jc w:val="center"/>
              <w:rPr>
                <w:rFonts w:ascii="仿宋_GB2312" w:eastAsia="仿宋_GB2312" w:hAnsi="宋体" w:cs="宋体"/>
                <w:color w:val="000000"/>
                <w:kern w:val="0"/>
                <w:szCs w:val="21"/>
              </w:rPr>
            </w:pPr>
          </w:p>
        </w:tc>
      </w:tr>
      <w:tr w:rsidR="00DD6931" w14:paraId="614916BC" w14:textId="77777777">
        <w:trPr>
          <w:trHeight w:val="270"/>
        </w:trPr>
        <w:tc>
          <w:tcPr>
            <w:tcW w:w="13460" w:type="dxa"/>
            <w:gridSpan w:val="2"/>
            <w:tcBorders>
              <w:top w:val="single" w:sz="4" w:space="0" w:color="auto"/>
              <w:left w:val="single" w:sz="4" w:space="0" w:color="auto"/>
              <w:bottom w:val="single" w:sz="4" w:space="0" w:color="auto"/>
              <w:right w:val="single" w:sz="4" w:space="0" w:color="auto"/>
            </w:tcBorders>
            <w:vAlign w:val="center"/>
          </w:tcPr>
          <w:p w14:paraId="10F4BF18"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本项目共申请中央财政资金合计</w:t>
            </w:r>
          </w:p>
        </w:tc>
        <w:tc>
          <w:tcPr>
            <w:tcW w:w="1080" w:type="dxa"/>
            <w:tcBorders>
              <w:top w:val="nil"/>
              <w:left w:val="nil"/>
              <w:bottom w:val="single" w:sz="4" w:space="0" w:color="auto"/>
              <w:right w:val="single" w:sz="4" w:space="0" w:color="auto"/>
            </w:tcBorders>
            <w:vAlign w:val="center"/>
          </w:tcPr>
          <w:p w14:paraId="1853C8BF"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0</w:t>
            </w:r>
          </w:p>
        </w:tc>
      </w:tr>
    </w:tbl>
    <w:p w14:paraId="4BFA11D9" w14:textId="77777777" w:rsidR="00DD6931" w:rsidRDefault="00DD6931">
      <w:pPr>
        <w:spacing w:line="360" w:lineRule="exact"/>
        <w:rPr>
          <w:rFonts w:eastAsia="仿宋_GB2312"/>
          <w:kern w:val="44"/>
          <w:sz w:val="24"/>
        </w:rPr>
        <w:sectPr w:rsidR="00DD6931">
          <w:pgSz w:w="16838" w:h="11906" w:orient="landscape"/>
          <w:pgMar w:top="1979" w:right="1418" w:bottom="1797" w:left="1440" w:header="850" w:footer="1134" w:gutter="0"/>
          <w:cols w:space="720"/>
          <w:docGrid w:linePitch="312"/>
        </w:sectPr>
      </w:pPr>
    </w:p>
    <w:p w14:paraId="538B8CB8" w14:textId="77777777" w:rsidR="00DD6931" w:rsidRDefault="00350AE2">
      <w:pPr>
        <w:spacing w:line="360" w:lineRule="exact"/>
        <w:rPr>
          <w:rFonts w:eastAsia="仿宋_GB2312"/>
          <w:b/>
          <w:kern w:val="44"/>
          <w:sz w:val="24"/>
        </w:rPr>
      </w:pPr>
      <w:r>
        <w:rPr>
          <w:rFonts w:eastAsia="仿宋_GB2312"/>
          <w:b/>
          <w:kern w:val="44"/>
          <w:sz w:val="24"/>
        </w:rPr>
        <w:lastRenderedPageBreak/>
        <w:t>（三）区级财政资金</w:t>
      </w:r>
    </w:p>
    <w:tbl>
      <w:tblPr>
        <w:tblW w:w="14540" w:type="dxa"/>
        <w:tblInd w:w="95" w:type="dxa"/>
        <w:tblLayout w:type="fixed"/>
        <w:tblLook w:val="04A0" w:firstRow="1" w:lastRow="0" w:firstColumn="1" w:lastColumn="0" w:noHBand="0" w:noVBand="1"/>
      </w:tblPr>
      <w:tblGrid>
        <w:gridCol w:w="3560"/>
        <w:gridCol w:w="9900"/>
        <w:gridCol w:w="1080"/>
      </w:tblGrid>
      <w:tr w:rsidR="00DD6931" w14:paraId="42BF5149" w14:textId="77777777">
        <w:trPr>
          <w:trHeight w:val="270"/>
        </w:trPr>
        <w:tc>
          <w:tcPr>
            <w:tcW w:w="3560" w:type="dxa"/>
            <w:tcBorders>
              <w:top w:val="single" w:sz="4" w:space="0" w:color="auto"/>
              <w:left w:val="single" w:sz="4" w:space="0" w:color="auto"/>
              <w:bottom w:val="single" w:sz="4" w:space="0" w:color="auto"/>
              <w:right w:val="single" w:sz="4" w:space="0" w:color="auto"/>
            </w:tcBorders>
            <w:vAlign w:val="center"/>
          </w:tcPr>
          <w:p w14:paraId="2BA25559" w14:textId="77777777" w:rsidR="00DD6931" w:rsidRDefault="00350AE2">
            <w:pPr>
              <w:widowControl/>
              <w:jc w:val="center"/>
              <w:rPr>
                <w:rFonts w:ascii="仿宋_GB2312" w:eastAsia="仿宋_GB2312" w:hAnsi="宋体" w:cs="宋体"/>
                <w:b/>
                <w:color w:val="000000"/>
                <w:kern w:val="0"/>
                <w:szCs w:val="21"/>
              </w:rPr>
            </w:pPr>
            <w:r>
              <w:rPr>
                <w:rFonts w:ascii="仿宋_GB2312" w:eastAsia="仿宋_GB2312" w:hAnsi="宋体" w:cs="宋体" w:hint="eastAsia"/>
                <w:b/>
                <w:color w:val="000000"/>
                <w:kern w:val="0"/>
                <w:szCs w:val="21"/>
              </w:rPr>
              <w:t>支出科目</w:t>
            </w:r>
          </w:p>
        </w:tc>
        <w:tc>
          <w:tcPr>
            <w:tcW w:w="9900" w:type="dxa"/>
            <w:tcBorders>
              <w:top w:val="single" w:sz="4" w:space="0" w:color="auto"/>
              <w:left w:val="nil"/>
              <w:bottom w:val="single" w:sz="4" w:space="0" w:color="auto"/>
              <w:right w:val="single" w:sz="4" w:space="0" w:color="auto"/>
            </w:tcBorders>
            <w:vAlign w:val="center"/>
          </w:tcPr>
          <w:p w14:paraId="0DB0FD65" w14:textId="77777777" w:rsidR="00DD6931" w:rsidRDefault="00350AE2">
            <w:pPr>
              <w:widowControl/>
              <w:jc w:val="center"/>
              <w:rPr>
                <w:rFonts w:ascii="仿宋_GB2312" w:eastAsia="仿宋_GB2312" w:hAnsi="宋体" w:cs="宋体"/>
                <w:b/>
                <w:color w:val="000000"/>
                <w:kern w:val="0"/>
                <w:szCs w:val="21"/>
              </w:rPr>
            </w:pPr>
            <w:r>
              <w:rPr>
                <w:rFonts w:ascii="仿宋_GB2312" w:eastAsia="仿宋_GB2312" w:hAnsi="宋体" w:cs="宋体" w:hint="eastAsia"/>
                <w:b/>
                <w:color w:val="000000"/>
                <w:kern w:val="0"/>
                <w:szCs w:val="21"/>
              </w:rPr>
              <w:t>支出用途简要说明</w:t>
            </w:r>
          </w:p>
        </w:tc>
        <w:tc>
          <w:tcPr>
            <w:tcW w:w="1080" w:type="dxa"/>
            <w:tcBorders>
              <w:top w:val="single" w:sz="4" w:space="0" w:color="auto"/>
              <w:left w:val="nil"/>
              <w:bottom w:val="single" w:sz="4" w:space="0" w:color="auto"/>
              <w:right w:val="single" w:sz="4" w:space="0" w:color="auto"/>
            </w:tcBorders>
            <w:vAlign w:val="center"/>
          </w:tcPr>
          <w:p w14:paraId="59F5B8CC" w14:textId="77777777" w:rsidR="00DD6931" w:rsidRDefault="00350AE2">
            <w:pPr>
              <w:widowControl/>
              <w:jc w:val="center"/>
              <w:rPr>
                <w:rFonts w:ascii="仿宋_GB2312" w:eastAsia="仿宋_GB2312" w:hAnsi="宋体" w:cs="宋体"/>
                <w:b/>
                <w:color w:val="000000"/>
                <w:kern w:val="0"/>
                <w:szCs w:val="21"/>
              </w:rPr>
            </w:pPr>
            <w:r>
              <w:rPr>
                <w:rFonts w:ascii="仿宋_GB2312" w:eastAsia="仿宋_GB2312" w:hAnsi="宋体" w:cs="宋体" w:hint="eastAsia"/>
                <w:b/>
                <w:color w:val="000000"/>
                <w:kern w:val="0"/>
                <w:szCs w:val="21"/>
              </w:rPr>
              <w:t>金额</w:t>
            </w:r>
          </w:p>
        </w:tc>
      </w:tr>
      <w:tr w:rsidR="00DD6931" w14:paraId="6E874CC3" w14:textId="77777777">
        <w:trPr>
          <w:trHeight w:val="270"/>
        </w:trPr>
        <w:tc>
          <w:tcPr>
            <w:tcW w:w="3560" w:type="dxa"/>
            <w:tcBorders>
              <w:top w:val="nil"/>
              <w:left w:val="single" w:sz="4" w:space="0" w:color="auto"/>
              <w:bottom w:val="single" w:sz="4" w:space="0" w:color="auto"/>
              <w:right w:val="single" w:sz="4" w:space="0" w:color="auto"/>
            </w:tcBorders>
            <w:vAlign w:val="center"/>
          </w:tcPr>
          <w:p w14:paraId="409E3BEE"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（一）设备费</w:t>
            </w:r>
          </w:p>
        </w:tc>
        <w:tc>
          <w:tcPr>
            <w:tcW w:w="9900" w:type="dxa"/>
            <w:tcBorders>
              <w:top w:val="nil"/>
              <w:left w:val="nil"/>
              <w:bottom w:val="single" w:sz="4" w:space="0" w:color="auto"/>
              <w:right w:val="single" w:sz="4" w:space="0" w:color="auto"/>
            </w:tcBorders>
            <w:vAlign w:val="center"/>
          </w:tcPr>
          <w:p w14:paraId="116DEE35"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设备费小计</w:t>
            </w:r>
          </w:p>
        </w:tc>
        <w:tc>
          <w:tcPr>
            <w:tcW w:w="1080" w:type="dxa"/>
            <w:tcBorders>
              <w:top w:val="nil"/>
              <w:left w:val="nil"/>
              <w:bottom w:val="single" w:sz="4" w:space="0" w:color="auto"/>
              <w:right w:val="single" w:sz="4" w:space="0" w:color="auto"/>
            </w:tcBorders>
            <w:vAlign w:val="center"/>
          </w:tcPr>
          <w:p w14:paraId="41582B70"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0</w:t>
            </w:r>
          </w:p>
        </w:tc>
      </w:tr>
      <w:tr w:rsidR="00DD6931" w14:paraId="46BC5043" w14:textId="77777777">
        <w:trPr>
          <w:trHeight w:val="270"/>
        </w:trPr>
        <w:tc>
          <w:tcPr>
            <w:tcW w:w="3560" w:type="dxa"/>
            <w:tcBorders>
              <w:top w:val="nil"/>
              <w:left w:val="single" w:sz="4" w:space="0" w:color="auto"/>
              <w:bottom w:val="single" w:sz="4" w:space="0" w:color="auto"/>
              <w:right w:val="single" w:sz="4" w:space="0" w:color="auto"/>
            </w:tcBorders>
            <w:vAlign w:val="center"/>
          </w:tcPr>
          <w:p w14:paraId="5798D651"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1.设备购置</w:t>
            </w:r>
          </w:p>
        </w:tc>
        <w:tc>
          <w:tcPr>
            <w:tcW w:w="9900" w:type="dxa"/>
            <w:tcBorders>
              <w:top w:val="nil"/>
              <w:left w:val="nil"/>
              <w:bottom w:val="single" w:sz="4" w:space="0" w:color="auto"/>
              <w:right w:val="single" w:sz="4" w:space="0" w:color="auto"/>
            </w:tcBorders>
            <w:vAlign w:val="center"/>
          </w:tcPr>
          <w:p w14:paraId="1D62B679"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6EFEF9A6" w14:textId="77777777" w:rsidR="00DD6931" w:rsidRDefault="00DD6931">
            <w:pPr>
              <w:widowControl/>
              <w:jc w:val="center"/>
              <w:rPr>
                <w:rFonts w:ascii="仿宋_GB2312" w:eastAsia="仿宋_GB2312" w:hAnsi="宋体" w:cs="宋体"/>
                <w:color w:val="000000"/>
                <w:kern w:val="0"/>
                <w:szCs w:val="21"/>
              </w:rPr>
            </w:pPr>
          </w:p>
        </w:tc>
      </w:tr>
      <w:tr w:rsidR="00DD6931" w14:paraId="7B0ED833" w14:textId="77777777">
        <w:trPr>
          <w:trHeight w:val="270"/>
        </w:trPr>
        <w:tc>
          <w:tcPr>
            <w:tcW w:w="3560" w:type="dxa"/>
            <w:tcBorders>
              <w:top w:val="nil"/>
              <w:left w:val="single" w:sz="4" w:space="0" w:color="auto"/>
              <w:bottom w:val="single" w:sz="4" w:space="0" w:color="auto"/>
              <w:right w:val="single" w:sz="4" w:space="0" w:color="auto"/>
            </w:tcBorders>
            <w:vAlign w:val="center"/>
          </w:tcPr>
          <w:p w14:paraId="415FF707"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2.设备试制</w:t>
            </w:r>
          </w:p>
        </w:tc>
        <w:tc>
          <w:tcPr>
            <w:tcW w:w="9900" w:type="dxa"/>
            <w:tcBorders>
              <w:top w:val="nil"/>
              <w:left w:val="nil"/>
              <w:bottom w:val="single" w:sz="4" w:space="0" w:color="auto"/>
              <w:right w:val="single" w:sz="4" w:space="0" w:color="auto"/>
            </w:tcBorders>
            <w:vAlign w:val="center"/>
          </w:tcPr>
          <w:p w14:paraId="19949579"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7436F2D5" w14:textId="77777777" w:rsidR="00DD6931" w:rsidRDefault="00DD6931">
            <w:pPr>
              <w:widowControl/>
              <w:jc w:val="center"/>
              <w:rPr>
                <w:rFonts w:ascii="仿宋_GB2312" w:eastAsia="仿宋_GB2312" w:hAnsi="宋体" w:cs="宋体"/>
                <w:color w:val="000000"/>
                <w:kern w:val="0"/>
                <w:szCs w:val="21"/>
              </w:rPr>
            </w:pPr>
          </w:p>
        </w:tc>
      </w:tr>
      <w:tr w:rsidR="00DD6931" w14:paraId="615C1C8D" w14:textId="77777777">
        <w:trPr>
          <w:trHeight w:val="270"/>
        </w:trPr>
        <w:tc>
          <w:tcPr>
            <w:tcW w:w="3560" w:type="dxa"/>
            <w:tcBorders>
              <w:top w:val="nil"/>
              <w:left w:val="single" w:sz="4" w:space="0" w:color="auto"/>
              <w:bottom w:val="single" w:sz="4" w:space="0" w:color="auto"/>
              <w:right w:val="single" w:sz="4" w:space="0" w:color="auto"/>
            </w:tcBorders>
            <w:vAlign w:val="center"/>
          </w:tcPr>
          <w:p w14:paraId="0389226E"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3.设备升级改造</w:t>
            </w:r>
          </w:p>
        </w:tc>
        <w:tc>
          <w:tcPr>
            <w:tcW w:w="9900" w:type="dxa"/>
            <w:tcBorders>
              <w:top w:val="nil"/>
              <w:left w:val="nil"/>
              <w:bottom w:val="single" w:sz="4" w:space="0" w:color="auto"/>
              <w:right w:val="single" w:sz="4" w:space="0" w:color="auto"/>
            </w:tcBorders>
            <w:vAlign w:val="center"/>
          </w:tcPr>
          <w:p w14:paraId="3EFA79DA"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2A217A43" w14:textId="77777777" w:rsidR="00DD6931" w:rsidRDefault="00DD6931">
            <w:pPr>
              <w:widowControl/>
              <w:jc w:val="center"/>
              <w:rPr>
                <w:rFonts w:ascii="仿宋_GB2312" w:eastAsia="仿宋_GB2312" w:hAnsi="宋体" w:cs="宋体"/>
                <w:color w:val="000000"/>
                <w:kern w:val="0"/>
                <w:szCs w:val="21"/>
              </w:rPr>
            </w:pPr>
          </w:p>
        </w:tc>
      </w:tr>
      <w:tr w:rsidR="00DD6931" w14:paraId="0849540F" w14:textId="77777777">
        <w:trPr>
          <w:trHeight w:val="270"/>
        </w:trPr>
        <w:tc>
          <w:tcPr>
            <w:tcW w:w="3560" w:type="dxa"/>
            <w:tcBorders>
              <w:top w:val="nil"/>
              <w:left w:val="single" w:sz="4" w:space="0" w:color="auto"/>
              <w:bottom w:val="single" w:sz="4" w:space="0" w:color="auto"/>
              <w:right w:val="single" w:sz="4" w:space="0" w:color="auto"/>
            </w:tcBorders>
            <w:vAlign w:val="center"/>
          </w:tcPr>
          <w:p w14:paraId="25C0409D"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4.设备租赁</w:t>
            </w:r>
          </w:p>
        </w:tc>
        <w:tc>
          <w:tcPr>
            <w:tcW w:w="9900" w:type="dxa"/>
            <w:tcBorders>
              <w:top w:val="nil"/>
              <w:left w:val="nil"/>
              <w:bottom w:val="single" w:sz="4" w:space="0" w:color="auto"/>
              <w:right w:val="single" w:sz="4" w:space="0" w:color="auto"/>
            </w:tcBorders>
            <w:vAlign w:val="center"/>
          </w:tcPr>
          <w:p w14:paraId="5B7B9662"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2F451527" w14:textId="77777777" w:rsidR="00DD6931" w:rsidRDefault="00DD6931">
            <w:pPr>
              <w:widowControl/>
              <w:jc w:val="center"/>
              <w:rPr>
                <w:rFonts w:ascii="仿宋_GB2312" w:eastAsia="仿宋_GB2312" w:hAnsi="宋体" w:cs="宋体"/>
                <w:color w:val="000000"/>
                <w:kern w:val="0"/>
                <w:szCs w:val="21"/>
              </w:rPr>
            </w:pPr>
          </w:p>
        </w:tc>
      </w:tr>
      <w:tr w:rsidR="00DD6931" w14:paraId="52A2B6E2" w14:textId="77777777">
        <w:trPr>
          <w:trHeight w:val="270"/>
        </w:trPr>
        <w:tc>
          <w:tcPr>
            <w:tcW w:w="3560" w:type="dxa"/>
            <w:tcBorders>
              <w:top w:val="nil"/>
              <w:left w:val="single" w:sz="4" w:space="0" w:color="auto"/>
              <w:bottom w:val="single" w:sz="4" w:space="0" w:color="auto"/>
              <w:right w:val="single" w:sz="4" w:space="0" w:color="auto"/>
            </w:tcBorders>
            <w:vAlign w:val="center"/>
          </w:tcPr>
          <w:p w14:paraId="002A8398"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（二）业务费</w:t>
            </w:r>
          </w:p>
        </w:tc>
        <w:tc>
          <w:tcPr>
            <w:tcW w:w="9900" w:type="dxa"/>
            <w:tcBorders>
              <w:top w:val="nil"/>
              <w:left w:val="nil"/>
              <w:bottom w:val="single" w:sz="4" w:space="0" w:color="auto"/>
              <w:right w:val="single" w:sz="4" w:space="0" w:color="auto"/>
            </w:tcBorders>
            <w:vAlign w:val="center"/>
          </w:tcPr>
          <w:p w14:paraId="7A06FDE9"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业务费小计</w:t>
            </w:r>
          </w:p>
        </w:tc>
        <w:tc>
          <w:tcPr>
            <w:tcW w:w="1080" w:type="dxa"/>
            <w:tcBorders>
              <w:top w:val="nil"/>
              <w:left w:val="nil"/>
              <w:bottom w:val="single" w:sz="4" w:space="0" w:color="auto"/>
              <w:right w:val="single" w:sz="4" w:space="0" w:color="auto"/>
            </w:tcBorders>
            <w:vAlign w:val="center"/>
          </w:tcPr>
          <w:p w14:paraId="7947CD7A"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0</w:t>
            </w:r>
          </w:p>
        </w:tc>
      </w:tr>
      <w:tr w:rsidR="00DD6931" w14:paraId="6CE610E6" w14:textId="77777777">
        <w:trPr>
          <w:trHeight w:val="270"/>
        </w:trPr>
        <w:tc>
          <w:tcPr>
            <w:tcW w:w="3560" w:type="dxa"/>
            <w:tcBorders>
              <w:top w:val="nil"/>
              <w:left w:val="single" w:sz="4" w:space="0" w:color="auto"/>
              <w:bottom w:val="single" w:sz="4" w:space="0" w:color="auto"/>
              <w:right w:val="single" w:sz="4" w:space="0" w:color="auto"/>
            </w:tcBorders>
            <w:vAlign w:val="center"/>
          </w:tcPr>
          <w:p w14:paraId="474ED5CA"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1.材料支出</w:t>
            </w:r>
          </w:p>
        </w:tc>
        <w:tc>
          <w:tcPr>
            <w:tcW w:w="9900" w:type="dxa"/>
            <w:tcBorders>
              <w:top w:val="nil"/>
              <w:left w:val="nil"/>
              <w:bottom w:val="single" w:sz="4" w:space="0" w:color="auto"/>
              <w:right w:val="single" w:sz="4" w:space="0" w:color="auto"/>
            </w:tcBorders>
            <w:vAlign w:val="center"/>
          </w:tcPr>
          <w:p w14:paraId="366C907B"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7DEFA050" w14:textId="77777777" w:rsidR="00DD6931" w:rsidRDefault="00DD6931">
            <w:pPr>
              <w:widowControl/>
              <w:jc w:val="center"/>
              <w:rPr>
                <w:rFonts w:ascii="仿宋_GB2312" w:eastAsia="仿宋_GB2312" w:hAnsi="宋体" w:cs="宋体"/>
                <w:color w:val="000000"/>
                <w:kern w:val="0"/>
                <w:szCs w:val="21"/>
              </w:rPr>
            </w:pPr>
          </w:p>
        </w:tc>
      </w:tr>
      <w:tr w:rsidR="00DD6931" w14:paraId="77ACC99F" w14:textId="77777777">
        <w:trPr>
          <w:trHeight w:val="270"/>
        </w:trPr>
        <w:tc>
          <w:tcPr>
            <w:tcW w:w="3560" w:type="dxa"/>
            <w:tcBorders>
              <w:top w:val="nil"/>
              <w:left w:val="single" w:sz="4" w:space="0" w:color="auto"/>
              <w:bottom w:val="single" w:sz="4" w:space="0" w:color="auto"/>
              <w:right w:val="single" w:sz="4" w:space="0" w:color="auto"/>
            </w:tcBorders>
            <w:vAlign w:val="center"/>
          </w:tcPr>
          <w:p w14:paraId="512340DD"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2.测试化验加工支出</w:t>
            </w:r>
          </w:p>
        </w:tc>
        <w:tc>
          <w:tcPr>
            <w:tcW w:w="9900" w:type="dxa"/>
            <w:tcBorders>
              <w:top w:val="nil"/>
              <w:left w:val="nil"/>
              <w:bottom w:val="single" w:sz="4" w:space="0" w:color="auto"/>
              <w:right w:val="single" w:sz="4" w:space="0" w:color="auto"/>
            </w:tcBorders>
            <w:vAlign w:val="center"/>
          </w:tcPr>
          <w:p w14:paraId="507C3B1F"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48F4F020" w14:textId="77777777" w:rsidR="00DD6931" w:rsidRDefault="00DD6931">
            <w:pPr>
              <w:widowControl/>
              <w:jc w:val="center"/>
              <w:rPr>
                <w:rFonts w:ascii="仿宋_GB2312" w:eastAsia="仿宋_GB2312" w:hAnsi="宋体" w:cs="宋体"/>
                <w:color w:val="000000"/>
                <w:kern w:val="0"/>
                <w:szCs w:val="21"/>
              </w:rPr>
            </w:pPr>
          </w:p>
        </w:tc>
      </w:tr>
      <w:tr w:rsidR="00DD6931" w14:paraId="596C89B3" w14:textId="77777777">
        <w:trPr>
          <w:trHeight w:val="270"/>
        </w:trPr>
        <w:tc>
          <w:tcPr>
            <w:tcW w:w="3560" w:type="dxa"/>
            <w:tcBorders>
              <w:top w:val="nil"/>
              <w:left w:val="single" w:sz="4" w:space="0" w:color="auto"/>
              <w:bottom w:val="single" w:sz="4" w:space="0" w:color="auto"/>
              <w:right w:val="single" w:sz="4" w:space="0" w:color="auto"/>
            </w:tcBorders>
            <w:vAlign w:val="center"/>
          </w:tcPr>
          <w:p w14:paraId="3ABFDC56"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3.燃料动力支出</w:t>
            </w:r>
          </w:p>
        </w:tc>
        <w:tc>
          <w:tcPr>
            <w:tcW w:w="9900" w:type="dxa"/>
            <w:tcBorders>
              <w:top w:val="nil"/>
              <w:left w:val="nil"/>
              <w:bottom w:val="single" w:sz="4" w:space="0" w:color="auto"/>
              <w:right w:val="single" w:sz="4" w:space="0" w:color="auto"/>
            </w:tcBorders>
            <w:vAlign w:val="center"/>
          </w:tcPr>
          <w:p w14:paraId="6D74A795"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2F4DDEE3" w14:textId="77777777" w:rsidR="00DD6931" w:rsidRDefault="00DD6931">
            <w:pPr>
              <w:widowControl/>
              <w:jc w:val="center"/>
              <w:rPr>
                <w:rFonts w:ascii="仿宋_GB2312" w:eastAsia="仿宋_GB2312" w:hAnsi="宋体" w:cs="宋体"/>
                <w:color w:val="000000"/>
                <w:kern w:val="0"/>
                <w:szCs w:val="21"/>
              </w:rPr>
            </w:pPr>
          </w:p>
        </w:tc>
      </w:tr>
      <w:tr w:rsidR="00DD6931" w14:paraId="292446F2" w14:textId="77777777">
        <w:trPr>
          <w:trHeight w:val="540"/>
        </w:trPr>
        <w:tc>
          <w:tcPr>
            <w:tcW w:w="3560" w:type="dxa"/>
            <w:tcBorders>
              <w:top w:val="nil"/>
              <w:left w:val="single" w:sz="4" w:space="0" w:color="auto"/>
              <w:bottom w:val="single" w:sz="4" w:space="0" w:color="auto"/>
              <w:right w:val="single" w:sz="4" w:space="0" w:color="auto"/>
            </w:tcBorders>
            <w:vAlign w:val="center"/>
          </w:tcPr>
          <w:p w14:paraId="33EB6CB3"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4.出版/文献/信息传播/知识产权事务支出</w:t>
            </w:r>
          </w:p>
        </w:tc>
        <w:tc>
          <w:tcPr>
            <w:tcW w:w="9900" w:type="dxa"/>
            <w:tcBorders>
              <w:top w:val="nil"/>
              <w:left w:val="nil"/>
              <w:bottom w:val="single" w:sz="4" w:space="0" w:color="auto"/>
              <w:right w:val="single" w:sz="4" w:space="0" w:color="auto"/>
            </w:tcBorders>
            <w:vAlign w:val="center"/>
          </w:tcPr>
          <w:p w14:paraId="69B5CC3E"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7E694FB8" w14:textId="77777777" w:rsidR="00DD6931" w:rsidRDefault="00DD6931">
            <w:pPr>
              <w:widowControl/>
              <w:jc w:val="center"/>
              <w:rPr>
                <w:rFonts w:ascii="仿宋_GB2312" w:eastAsia="仿宋_GB2312" w:hAnsi="宋体" w:cs="宋体"/>
                <w:color w:val="000000"/>
                <w:kern w:val="0"/>
                <w:szCs w:val="21"/>
              </w:rPr>
            </w:pPr>
          </w:p>
        </w:tc>
      </w:tr>
      <w:tr w:rsidR="00DD6931" w14:paraId="097C7ADF" w14:textId="77777777">
        <w:trPr>
          <w:trHeight w:val="270"/>
        </w:trPr>
        <w:tc>
          <w:tcPr>
            <w:tcW w:w="3560" w:type="dxa"/>
            <w:tcBorders>
              <w:top w:val="nil"/>
              <w:left w:val="single" w:sz="4" w:space="0" w:color="auto"/>
              <w:bottom w:val="single" w:sz="4" w:space="0" w:color="auto"/>
              <w:right w:val="single" w:sz="4" w:space="0" w:color="auto"/>
            </w:tcBorders>
            <w:vAlign w:val="center"/>
          </w:tcPr>
          <w:p w14:paraId="6FC28A8D"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5.差旅/会议/国际合作与交流支出</w:t>
            </w:r>
          </w:p>
        </w:tc>
        <w:tc>
          <w:tcPr>
            <w:tcW w:w="9900" w:type="dxa"/>
            <w:tcBorders>
              <w:top w:val="nil"/>
              <w:left w:val="nil"/>
              <w:bottom w:val="single" w:sz="4" w:space="0" w:color="auto"/>
              <w:right w:val="single" w:sz="4" w:space="0" w:color="auto"/>
            </w:tcBorders>
            <w:vAlign w:val="center"/>
          </w:tcPr>
          <w:p w14:paraId="154A3EDB"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5C5A264F" w14:textId="77777777" w:rsidR="00DD6931" w:rsidRDefault="00DD6931">
            <w:pPr>
              <w:widowControl/>
              <w:jc w:val="center"/>
              <w:rPr>
                <w:rFonts w:ascii="仿宋_GB2312" w:eastAsia="仿宋_GB2312" w:hAnsi="宋体" w:cs="宋体"/>
                <w:color w:val="000000"/>
                <w:kern w:val="0"/>
                <w:szCs w:val="21"/>
              </w:rPr>
            </w:pPr>
          </w:p>
        </w:tc>
      </w:tr>
      <w:tr w:rsidR="00DD6931" w14:paraId="3757EA48" w14:textId="77777777">
        <w:trPr>
          <w:trHeight w:val="270"/>
        </w:trPr>
        <w:tc>
          <w:tcPr>
            <w:tcW w:w="3560" w:type="dxa"/>
            <w:tcBorders>
              <w:top w:val="nil"/>
              <w:left w:val="single" w:sz="4" w:space="0" w:color="auto"/>
              <w:bottom w:val="single" w:sz="4" w:space="0" w:color="auto"/>
              <w:right w:val="single" w:sz="4" w:space="0" w:color="auto"/>
            </w:tcBorders>
            <w:vAlign w:val="center"/>
          </w:tcPr>
          <w:p w14:paraId="07826C25"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6.其他支出</w:t>
            </w:r>
          </w:p>
        </w:tc>
        <w:tc>
          <w:tcPr>
            <w:tcW w:w="9900" w:type="dxa"/>
            <w:tcBorders>
              <w:top w:val="nil"/>
              <w:left w:val="nil"/>
              <w:bottom w:val="single" w:sz="4" w:space="0" w:color="auto"/>
              <w:right w:val="single" w:sz="4" w:space="0" w:color="auto"/>
            </w:tcBorders>
            <w:vAlign w:val="center"/>
          </w:tcPr>
          <w:p w14:paraId="317B8496"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6A9A2A5C" w14:textId="77777777" w:rsidR="00DD6931" w:rsidRDefault="00DD6931">
            <w:pPr>
              <w:widowControl/>
              <w:jc w:val="center"/>
              <w:rPr>
                <w:rFonts w:ascii="仿宋_GB2312" w:eastAsia="仿宋_GB2312" w:hAnsi="宋体" w:cs="宋体"/>
                <w:color w:val="000000"/>
                <w:kern w:val="0"/>
                <w:szCs w:val="21"/>
              </w:rPr>
            </w:pPr>
          </w:p>
        </w:tc>
      </w:tr>
      <w:tr w:rsidR="00DD6931" w14:paraId="7A4CCD1E" w14:textId="77777777">
        <w:trPr>
          <w:trHeight w:val="270"/>
        </w:trPr>
        <w:tc>
          <w:tcPr>
            <w:tcW w:w="3560" w:type="dxa"/>
            <w:tcBorders>
              <w:top w:val="nil"/>
              <w:left w:val="single" w:sz="4" w:space="0" w:color="auto"/>
              <w:bottom w:val="single" w:sz="4" w:space="0" w:color="auto"/>
              <w:right w:val="single" w:sz="4" w:space="0" w:color="auto"/>
            </w:tcBorders>
            <w:vAlign w:val="center"/>
          </w:tcPr>
          <w:p w14:paraId="42C3A459"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（三）劳务费</w:t>
            </w:r>
          </w:p>
        </w:tc>
        <w:tc>
          <w:tcPr>
            <w:tcW w:w="9900" w:type="dxa"/>
            <w:tcBorders>
              <w:top w:val="nil"/>
              <w:left w:val="nil"/>
              <w:bottom w:val="single" w:sz="4" w:space="0" w:color="auto"/>
              <w:right w:val="single" w:sz="4" w:space="0" w:color="auto"/>
            </w:tcBorders>
            <w:vAlign w:val="center"/>
          </w:tcPr>
          <w:p w14:paraId="6684BC27"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劳务费小计</w:t>
            </w:r>
          </w:p>
        </w:tc>
        <w:tc>
          <w:tcPr>
            <w:tcW w:w="1080" w:type="dxa"/>
            <w:tcBorders>
              <w:top w:val="nil"/>
              <w:left w:val="nil"/>
              <w:bottom w:val="single" w:sz="4" w:space="0" w:color="auto"/>
              <w:right w:val="single" w:sz="4" w:space="0" w:color="auto"/>
            </w:tcBorders>
            <w:vAlign w:val="center"/>
          </w:tcPr>
          <w:p w14:paraId="0D330B7F"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0</w:t>
            </w:r>
          </w:p>
        </w:tc>
      </w:tr>
      <w:tr w:rsidR="00DD6931" w14:paraId="05A6E9C8" w14:textId="77777777">
        <w:trPr>
          <w:trHeight w:val="270"/>
        </w:trPr>
        <w:tc>
          <w:tcPr>
            <w:tcW w:w="3560" w:type="dxa"/>
            <w:tcBorders>
              <w:top w:val="nil"/>
              <w:left w:val="single" w:sz="4" w:space="0" w:color="auto"/>
              <w:bottom w:val="single" w:sz="4" w:space="0" w:color="auto"/>
              <w:right w:val="single" w:sz="4" w:space="0" w:color="auto"/>
            </w:tcBorders>
            <w:vAlign w:val="center"/>
          </w:tcPr>
          <w:p w14:paraId="6F65EAC3"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1.研究生、博士后劳务费支出</w:t>
            </w:r>
          </w:p>
        </w:tc>
        <w:tc>
          <w:tcPr>
            <w:tcW w:w="9900" w:type="dxa"/>
            <w:tcBorders>
              <w:top w:val="nil"/>
              <w:left w:val="nil"/>
              <w:bottom w:val="single" w:sz="4" w:space="0" w:color="auto"/>
              <w:right w:val="single" w:sz="4" w:space="0" w:color="auto"/>
            </w:tcBorders>
            <w:vAlign w:val="center"/>
          </w:tcPr>
          <w:p w14:paraId="33EC2637"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0582CAB3" w14:textId="77777777" w:rsidR="00DD6931" w:rsidRDefault="00DD6931">
            <w:pPr>
              <w:widowControl/>
              <w:jc w:val="center"/>
              <w:rPr>
                <w:rFonts w:ascii="仿宋_GB2312" w:eastAsia="仿宋_GB2312" w:hAnsi="宋体" w:cs="宋体"/>
                <w:color w:val="000000"/>
                <w:kern w:val="0"/>
                <w:szCs w:val="21"/>
              </w:rPr>
            </w:pPr>
          </w:p>
        </w:tc>
      </w:tr>
      <w:tr w:rsidR="00DD6931" w14:paraId="3E781407" w14:textId="77777777">
        <w:trPr>
          <w:trHeight w:val="270"/>
        </w:trPr>
        <w:tc>
          <w:tcPr>
            <w:tcW w:w="3560" w:type="dxa"/>
            <w:tcBorders>
              <w:top w:val="nil"/>
              <w:left w:val="single" w:sz="4" w:space="0" w:color="auto"/>
              <w:bottom w:val="single" w:sz="4" w:space="0" w:color="auto"/>
              <w:right w:val="single" w:sz="4" w:space="0" w:color="auto"/>
            </w:tcBorders>
            <w:vAlign w:val="center"/>
          </w:tcPr>
          <w:p w14:paraId="6F634C56"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2.访问学者劳务费支出</w:t>
            </w:r>
          </w:p>
        </w:tc>
        <w:tc>
          <w:tcPr>
            <w:tcW w:w="9900" w:type="dxa"/>
            <w:tcBorders>
              <w:top w:val="nil"/>
              <w:left w:val="nil"/>
              <w:bottom w:val="single" w:sz="4" w:space="0" w:color="auto"/>
              <w:right w:val="single" w:sz="4" w:space="0" w:color="auto"/>
            </w:tcBorders>
            <w:vAlign w:val="center"/>
          </w:tcPr>
          <w:p w14:paraId="4F745F4D"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3E78E1B8" w14:textId="77777777" w:rsidR="00DD6931" w:rsidRDefault="00DD6931">
            <w:pPr>
              <w:widowControl/>
              <w:jc w:val="center"/>
              <w:rPr>
                <w:rFonts w:ascii="仿宋_GB2312" w:eastAsia="仿宋_GB2312" w:hAnsi="宋体" w:cs="宋体"/>
                <w:color w:val="000000"/>
                <w:kern w:val="0"/>
                <w:szCs w:val="21"/>
              </w:rPr>
            </w:pPr>
          </w:p>
        </w:tc>
      </w:tr>
      <w:tr w:rsidR="00DD6931" w14:paraId="73009DED" w14:textId="77777777">
        <w:trPr>
          <w:trHeight w:val="540"/>
        </w:trPr>
        <w:tc>
          <w:tcPr>
            <w:tcW w:w="3560" w:type="dxa"/>
            <w:tcBorders>
              <w:top w:val="nil"/>
              <w:left w:val="single" w:sz="4" w:space="0" w:color="auto"/>
              <w:bottom w:val="single" w:sz="4" w:space="0" w:color="auto"/>
              <w:right w:val="single" w:sz="4" w:space="0" w:color="auto"/>
            </w:tcBorders>
            <w:vAlign w:val="center"/>
          </w:tcPr>
          <w:p w14:paraId="1FA535A0"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3.项目聘用的研究人员劳务费支出</w:t>
            </w:r>
          </w:p>
        </w:tc>
        <w:tc>
          <w:tcPr>
            <w:tcW w:w="9900" w:type="dxa"/>
            <w:tcBorders>
              <w:top w:val="nil"/>
              <w:left w:val="nil"/>
              <w:bottom w:val="single" w:sz="4" w:space="0" w:color="auto"/>
              <w:right w:val="single" w:sz="4" w:space="0" w:color="auto"/>
            </w:tcBorders>
            <w:vAlign w:val="center"/>
          </w:tcPr>
          <w:p w14:paraId="2006EFE0"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452D396B" w14:textId="77777777" w:rsidR="00DD6931" w:rsidRDefault="00DD6931">
            <w:pPr>
              <w:widowControl/>
              <w:jc w:val="center"/>
              <w:rPr>
                <w:rFonts w:ascii="仿宋_GB2312" w:eastAsia="仿宋_GB2312" w:hAnsi="宋体" w:cs="宋体"/>
                <w:color w:val="000000"/>
                <w:kern w:val="0"/>
                <w:szCs w:val="21"/>
              </w:rPr>
            </w:pPr>
          </w:p>
        </w:tc>
      </w:tr>
      <w:tr w:rsidR="00DD6931" w14:paraId="370981AC" w14:textId="77777777">
        <w:trPr>
          <w:trHeight w:val="810"/>
        </w:trPr>
        <w:tc>
          <w:tcPr>
            <w:tcW w:w="3560" w:type="dxa"/>
            <w:tcBorders>
              <w:top w:val="nil"/>
              <w:left w:val="single" w:sz="4" w:space="0" w:color="auto"/>
              <w:bottom w:val="single" w:sz="4" w:space="0" w:color="auto"/>
              <w:right w:val="single" w:sz="4" w:space="0" w:color="auto"/>
            </w:tcBorders>
            <w:vAlign w:val="center"/>
          </w:tcPr>
          <w:p w14:paraId="79B7880D"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4.科研辅助人员（操作员、实验员、临时聘用人员、科研助理、财务助理等）劳务费支出</w:t>
            </w:r>
          </w:p>
        </w:tc>
        <w:tc>
          <w:tcPr>
            <w:tcW w:w="9900" w:type="dxa"/>
            <w:tcBorders>
              <w:top w:val="nil"/>
              <w:left w:val="nil"/>
              <w:bottom w:val="single" w:sz="4" w:space="0" w:color="auto"/>
              <w:right w:val="single" w:sz="4" w:space="0" w:color="auto"/>
            </w:tcBorders>
            <w:vAlign w:val="center"/>
          </w:tcPr>
          <w:p w14:paraId="10EB5DC7"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307942EE" w14:textId="77777777" w:rsidR="00DD6931" w:rsidRDefault="00DD6931">
            <w:pPr>
              <w:widowControl/>
              <w:jc w:val="center"/>
              <w:rPr>
                <w:rFonts w:ascii="仿宋_GB2312" w:eastAsia="仿宋_GB2312" w:hAnsi="宋体" w:cs="宋体"/>
                <w:color w:val="000000"/>
                <w:kern w:val="0"/>
                <w:szCs w:val="21"/>
              </w:rPr>
            </w:pPr>
          </w:p>
        </w:tc>
      </w:tr>
      <w:tr w:rsidR="00DD6931" w14:paraId="334B592C" w14:textId="77777777">
        <w:trPr>
          <w:trHeight w:val="270"/>
        </w:trPr>
        <w:tc>
          <w:tcPr>
            <w:tcW w:w="3560" w:type="dxa"/>
            <w:tcBorders>
              <w:top w:val="nil"/>
              <w:left w:val="single" w:sz="4" w:space="0" w:color="auto"/>
              <w:bottom w:val="single" w:sz="4" w:space="0" w:color="auto"/>
              <w:right w:val="single" w:sz="4" w:space="0" w:color="auto"/>
            </w:tcBorders>
            <w:vAlign w:val="center"/>
          </w:tcPr>
          <w:p w14:paraId="02C07BD4"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5.专家咨询支出</w:t>
            </w:r>
          </w:p>
        </w:tc>
        <w:tc>
          <w:tcPr>
            <w:tcW w:w="9900" w:type="dxa"/>
            <w:tcBorders>
              <w:top w:val="nil"/>
              <w:left w:val="nil"/>
              <w:bottom w:val="single" w:sz="4" w:space="0" w:color="auto"/>
              <w:right w:val="single" w:sz="4" w:space="0" w:color="auto"/>
            </w:tcBorders>
            <w:vAlign w:val="center"/>
          </w:tcPr>
          <w:p w14:paraId="2D5B2D6A"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1DE9F43C" w14:textId="77777777" w:rsidR="00DD6931" w:rsidRDefault="00DD6931">
            <w:pPr>
              <w:widowControl/>
              <w:jc w:val="center"/>
              <w:rPr>
                <w:rFonts w:ascii="仿宋_GB2312" w:eastAsia="仿宋_GB2312" w:hAnsi="宋体" w:cs="宋体"/>
                <w:color w:val="000000"/>
                <w:kern w:val="0"/>
                <w:szCs w:val="21"/>
              </w:rPr>
            </w:pPr>
          </w:p>
        </w:tc>
      </w:tr>
      <w:tr w:rsidR="00DD6931" w14:paraId="6D76E095" w14:textId="77777777">
        <w:trPr>
          <w:trHeight w:val="270"/>
        </w:trPr>
        <w:tc>
          <w:tcPr>
            <w:tcW w:w="13460" w:type="dxa"/>
            <w:gridSpan w:val="2"/>
            <w:tcBorders>
              <w:top w:val="nil"/>
              <w:left w:val="single" w:sz="4" w:space="0" w:color="auto"/>
              <w:bottom w:val="single" w:sz="4" w:space="0" w:color="auto"/>
              <w:right w:val="single" w:sz="4" w:space="0" w:color="auto"/>
            </w:tcBorders>
            <w:vAlign w:val="center"/>
          </w:tcPr>
          <w:p w14:paraId="6CA8A960"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直接费用合计</w:t>
            </w:r>
          </w:p>
        </w:tc>
        <w:tc>
          <w:tcPr>
            <w:tcW w:w="1080" w:type="dxa"/>
            <w:tcBorders>
              <w:top w:val="nil"/>
              <w:left w:val="nil"/>
              <w:bottom w:val="single" w:sz="4" w:space="0" w:color="auto"/>
              <w:right w:val="single" w:sz="4" w:space="0" w:color="auto"/>
            </w:tcBorders>
            <w:vAlign w:val="center"/>
          </w:tcPr>
          <w:p w14:paraId="1D76B127"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0</w:t>
            </w:r>
          </w:p>
        </w:tc>
      </w:tr>
      <w:tr w:rsidR="00DD6931" w14:paraId="6D3EBD84" w14:textId="77777777">
        <w:trPr>
          <w:trHeight w:val="270"/>
        </w:trPr>
        <w:tc>
          <w:tcPr>
            <w:tcW w:w="3560" w:type="dxa"/>
            <w:tcBorders>
              <w:top w:val="nil"/>
              <w:left w:val="single" w:sz="4" w:space="0" w:color="auto"/>
              <w:bottom w:val="single" w:sz="4" w:space="0" w:color="auto"/>
              <w:right w:val="single" w:sz="4" w:space="0" w:color="auto"/>
            </w:tcBorders>
            <w:vAlign w:val="center"/>
          </w:tcPr>
          <w:p w14:paraId="0492B5E9"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（四）间接费用</w:t>
            </w:r>
          </w:p>
        </w:tc>
        <w:tc>
          <w:tcPr>
            <w:tcW w:w="9900" w:type="dxa"/>
            <w:tcBorders>
              <w:top w:val="nil"/>
              <w:left w:val="nil"/>
              <w:bottom w:val="single" w:sz="4" w:space="0" w:color="auto"/>
              <w:right w:val="single" w:sz="4" w:space="0" w:color="auto"/>
            </w:tcBorders>
            <w:vAlign w:val="center"/>
          </w:tcPr>
          <w:p w14:paraId="0B594FD7"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区级财政资金中申请间接费用</w:t>
            </w:r>
          </w:p>
        </w:tc>
        <w:tc>
          <w:tcPr>
            <w:tcW w:w="1080" w:type="dxa"/>
            <w:tcBorders>
              <w:top w:val="nil"/>
              <w:left w:val="nil"/>
              <w:bottom w:val="single" w:sz="4" w:space="0" w:color="auto"/>
              <w:right w:val="single" w:sz="4" w:space="0" w:color="auto"/>
            </w:tcBorders>
            <w:vAlign w:val="center"/>
          </w:tcPr>
          <w:p w14:paraId="7C589450" w14:textId="77777777" w:rsidR="00DD6931" w:rsidRDefault="00DD6931">
            <w:pPr>
              <w:widowControl/>
              <w:jc w:val="center"/>
              <w:rPr>
                <w:rFonts w:ascii="仿宋_GB2312" w:eastAsia="仿宋_GB2312" w:hAnsi="宋体" w:cs="宋体"/>
                <w:color w:val="000000"/>
                <w:kern w:val="0"/>
                <w:szCs w:val="21"/>
              </w:rPr>
            </w:pPr>
          </w:p>
        </w:tc>
      </w:tr>
      <w:tr w:rsidR="00DD6931" w14:paraId="43D1C18D" w14:textId="77777777">
        <w:trPr>
          <w:trHeight w:val="270"/>
        </w:trPr>
        <w:tc>
          <w:tcPr>
            <w:tcW w:w="13460" w:type="dxa"/>
            <w:gridSpan w:val="2"/>
            <w:tcBorders>
              <w:top w:val="single" w:sz="4" w:space="0" w:color="auto"/>
              <w:left w:val="single" w:sz="4" w:space="0" w:color="auto"/>
              <w:bottom w:val="single" w:sz="4" w:space="0" w:color="auto"/>
              <w:right w:val="single" w:sz="4" w:space="0" w:color="auto"/>
            </w:tcBorders>
            <w:vAlign w:val="center"/>
          </w:tcPr>
          <w:p w14:paraId="1AF965EB"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本项目共申请区级财政资金合计</w:t>
            </w:r>
          </w:p>
        </w:tc>
        <w:tc>
          <w:tcPr>
            <w:tcW w:w="1080" w:type="dxa"/>
            <w:tcBorders>
              <w:top w:val="nil"/>
              <w:left w:val="nil"/>
              <w:bottom w:val="single" w:sz="4" w:space="0" w:color="auto"/>
              <w:right w:val="single" w:sz="4" w:space="0" w:color="auto"/>
            </w:tcBorders>
            <w:vAlign w:val="center"/>
          </w:tcPr>
          <w:p w14:paraId="6CC7B0AD"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0</w:t>
            </w:r>
          </w:p>
        </w:tc>
      </w:tr>
    </w:tbl>
    <w:p w14:paraId="60FB1CDB" w14:textId="77777777" w:rsidR="00DD6931" w:rsidRDefault="00DD6931">
      <w:pPr>
        <w:spacing w:line="360" w:lineRule="exact"/>
        <w:rPr>
          <w:rFonts w:eastAsia="仿宋_GB2312"/>
          <w:kern w:val="44"/>
          <w:sz w:val="24"/>
        </w:rPr>
        <w:sectPr w:rsidR="00DD6931">
          <w:pgSz w:w="16838" w:h="11906" w:orient="landscape"/>
          <w:pgMar w:top="1979" w:right="1418" w:bottom="1797" w:left="1440" w:header="850" w:footer="1134" w:gutter="0"/>
          <w:cols w:space="720"/>
          <w:docGrid w:linePitch="312"/>
        </w:sectPr>
      </w:pPr>
    </w:p>
    <w:p w14:paraId="1C8EE736" w14:textId="77777777" w:rsidR="00DD6931" w:rsidRDefault="00350AE2">
      <w:pPr>
        <w:jc w:val="left"/>
        <w:rPr>
          <w:rFonts w:eastAsia="仿宋_GB2312"/>
          <w:b/>
          <w:sz w:val="24"/>
        </w:rPr>
      </w:pPr>
      <w:r>
        <w:rPr>
          <w:rFonts w:eastAsia="仿宋_GB2312"/>
          <w:b/>
          <w:sz w:val="24"/>
        </w:rPr>
        <w:lastRenderedPageBreak/>
        <w:t>（四）从其他渠道获得的资金</w:t>
      </w:r>
    </w:p>
    <w:tbl>
      <w:tblPr>
        <w:tblW w:w="14540" w:type="dxa"/>
        <w:tblInd w:w="95" w:type="dxa"/>
        <w:tblLayout w:type="fixed"/>
        <w:tblLook w:val="04A0" w:firstRow="1" w:lastRow="0" w:firstColumn="1" w:lastColumn="0" w:noHBand="0" w:noVBand="1"/>
      </w:tblPr>
      <w:tblGrid>
        <w:gridCol w:w="3560"/>
        <w:gridCol w:w="9900"/>
        <w:gridCol w:w="1080"/>
      </w:tblGrid>
      <w:tr w:rsidR="00DD6931" w14:paraId="0FEDB5D5" w14:textId="77777777">
        <w:trPr>
          <w:trHeight w:val="270"/>
        </w:trPr>
        <w:tc>
          <w:tcPr>
            <w:tcW w:w="3560" w:type="dxa"/>
            <w:tcBorders>
              <w:top w:val="single" w:sz="4" w:space="0" w:color="auto"/>
              <w:left w:val="single" w:sz="4" w:space="0" w:color="auto"/>
              <w:bottom w:val="single" w:sz="4" w:space="0" w:color="auto"/>
              <w:right w:val="single" w:sz="4" w:space="0" w:color="auto"/>
            </w:tcBorders>
            <w:vAlign w:val="center"/>
          </w:tcPr>
          <w:p w14:paraId="3148BA71" w14:textId="77777777" w:rsidR="00DD6931" w:rsidRDefault="00350AE2">
            <w:pPr>
              <w:widowControl/>
              <w:jc w:val="center"/>
              <w:rPr>
                <w:rFonts w:ascii="仿宋_GB2312" w:eastAsia="仿宋_GB2312" w:hAnsi="宋体" w:cs="宋体"/>
                <w:b/>
                <w:color w:val="000000"/>
                <w:kern w:val="0"/>
                <w:szCs w:val="21"/>
              </w:rPr>
            </w:pPr>
            <w:r>
              <w:rPr>
                <w:rFonts w:ascii="仿宋_GB2312" w:eastAsia="仿宋_GB2312" w:hAnsi="宋体" w:cs="宋体" w:hint="eastAsia"/>
                <w:b/>
                <w:color w:val="000000"/>
                <w:kern w:val="0"/>
                <w:szCs w:val="21"/>
              </w:rPr>
              <w:t>支出科目</w:t>
            </w:r>
          </w:p>
        </w:tc>
        <w:tc>
          <w:tcPr>
            <w:tcW w:w="9900" w:type="dxa"/>
            <w:tcBorders>
              <w:top w:val="single" w:sz="4" w:space="0" w:color="auto"/>
              <w:left w:val="nil"/>
              <w:bottom w:val="single" w:sz="4" w:space="0" w:color="auto"/>
              <w:right w:val="single" w:sz="4" w:space="0" w:color="auto"/>
            </w:tcBorders>
            <w:vAlign w:val="center"/>
          </w:tcPr>
          <w:p w14:paraId="4E2540E4" w14:textId="77777777" w:rsidR="00DD6931" w:rsidRDefault="00350AE2">
            <w:pPr>
              <w:widowControl/>
              <w:jc w:val="center"/>
              <w:rPr>
                <w:rFonts w:ascii="仿宋_GB2312" w:eastAsia="仿宋_GB2312" w:hAnsi="宋体" w:cs="宋体"/>
                <w:b/>
                <w:color w:val="000000"/>
                <w:kern w:val="0"/>
                <w:szCs w:val="21"/>
              </w:rPr>
            </w:pPr>
            <w:r>
              <w:rPr>
                <w:rFonts w:ascii="仿宋_GB2312" w:eastAsia="仿宋_GB2312" w:hAnsi="宋体" w:cs="宋体" w:hint="eastAsia"/>
                <w:b/>
                <w:color w:val="000000"/>
                <w:kern w:val="0"/>
                <w:szCs w:val="21"/>
              </w:rPr>
              <w:t>支出用途简要说明</w:t>
            </w:r>
          </w:p>
        </w:tc>
        <w:tc>
          <w:tcPr>
            <w:tcW w:w="1080" w:type="dxa"/>
            <w:tcBorders>
              <w:top w:val="single" w:sz="4" w:space="0" w:color="auto"/>
              <w:left w:val="nil"/>
              <w:bottom w:val="single" w:sz="4" w:space="0" w:color="auto"/>
              <w:right w:val="single" w:sz="4" w:space="0" w:color="auto"/>
            </w:tcBorders>
            <w:vAlign w:val="center"/>
          </w:tcPr>
          <w:p w14:paraId="06373B61" w14:textId="77777777" w:rsidR="00DD6931" w:rsidRDefault="00350AE2">
            <w:pPr>
              <w:widowControl/>
              <w:jc w:val="center"/>
              <w:rPr>
                <w:rFonts w:ascii="仿宋_GB2312" w:eastAsia="仿宋_GB2312" w:hAnsi="宋体" w:cs="宋体"/>
                <w:b/>
                <w:color w:val="000000"/>
                <w:kern w:val="0"/>
                <w:szCs w:val="21"/>
              </w:rPr>
            </w:pPr>
            <w:r>
              <w:rPr>
                <w:rFonts w:ascii="仿宋_GB2312" w:eastAsia="仿宋_GB2312" w:hAnsi="宋体" w:cs="宋体" w:hint="eastAsia"/>
                <w:b/>
                <w:color w:val="000000"/>
                <w:kern w:val="0"/>
                <w:szCs w:val="21"/>
              </w:rPr>
              <w:t>金额</w:t>
            </w:r>
          </w:p>
        </w:tc>
      </w:tr>
      <w:tr w:rsidR="00DD6931" w14:paraId="3AA5B2EA" w14:textId="77777777">
        <w:trPr>
          <w:trHeight w:val="270"/>
        </w:trPr>
        <w:tc>
          <w:tcPr>
            <w:tcW w:w="3560" w:type="dxa"/>
            <w:tcBorders>
              <w:top w:val="nil"/>
              <w:left w:val="single" w:sz="4" w:space="0" w:color="auto"/>
              <w:bottom w:val="single" w:sz="4" w:space="0" w:color="auto"/>
              <w:right w:val="single" w:sz="4" w:space="0" w:color="auto"/>
            </w:tcBorders>
            <w:vAlign w:val="center"/>
          </w:tcPr>
          <w:p w14:paraId="2D656BB2"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（一）设备费</w:t>
            </w:r>
          </w:p>
        </w:tc>
        <w:tc>
          <w:tcPr>
            <w:tcW w:w="9900" w:type="dxa"/>
            <w:tcBorders>
              <w:top w:val="nil"/>
              <w:left w:val="nil"/>
              <w:bottom w:val="single" w:sz="4" w:space="0" w:color="auto"/>
              <w:right w:val="single" w:sz="4" w:space="0" w:color="auto"/>
            </w:tcBorders>
            <w:vAlign w:val="center"/>
          </w:tcPr>
          <w:p w14:paraId="26E151CC"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设备费小计</w:t>
            </w:r>
          </w:p>
        </w:tc>
        <w:tc>
          <w:tcPr>
            <w:tcW w:w="1080" w:type="dxa"/>
            <w:tcBorders>
              <w:top w:val="nil"/>
              <w:left w:val="nil"/>
              <w:bottom w:val="single" w:sz="4" w:space="0" w:color="auto"/>
              <w:right w:val="single" w:sz="4" w:space="0" w:color="auto"/>
            </w:tcBorders>
            <w:vAlign w:val="center"/>
          </w:tcPr>
          <w:p w14:paraId="2D0BD98D"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0</w:t>
            </w:r>
          </w:p>
        </w:tc>
      </w:tr>
      <w:tr w:rsidR="00DD6931" w14:paraId="3002703A" w14:textId="77777777">
        <w:trPr>
          <w:trHeight w:val="270"/>
        </w:trPr>
        <w:tc>
          <w:tcPr>
            <w:tcW w:w="3560" w:type="dxa"/>
            <w:tcBorders>
              <w:top w:val="nil"/>
              <w:left w:val="single" w:sz="4" w:space="0" w:color="auto"/>
              <w:bottom w:val="single" w:sz="4" w:space="0" w:color="auto"/>
              <w:right w:val="single" w:sz="4" w:space="0" w:color="auto"/>
            </w:tcBorders>
            <w:vAlign w:val="center"/>
          </w:tcPr>
          <w:p w14:paraId="01CD99CC"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1.设备购置</w:t>
            </w:r>
          </w:p>
        </w:tc>
        <w:tc>
          <w:tcPr>
            <w:tcW w:w="9900" w:type="dxa"/>
            <w:tcBorders>
              <w:top w:val="nil"/>
              <w:left w:val="nil"/>
              <w:bottom w:val="single" w:sz="4" w:space="0" w:color="auto"/>
              <w:right w:val="single" w:sz="4" w:space="0" w:color="auto"/>
            </w:tcBorders>
            <w:vAlign w:val="center"/>
          </w:tcPr>
          <w:p w14:paraId="4791D1F8"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4030ED0A" w14:textId="77777777" w:rsidR="00DD6931" w:rsidRDefault="00DD6931">
            <w:pPr>
              <w:widowControl/>
              <w:jc w:val="center"/>
              <w:rPr>
                <w:rFonts w:ascii="仿宋_GB2312" w:eastAsia="仿宋_GB2312" w:hAnsi="宋体" w:cs="宋体"/>
                <w:color w:val="000000"/>
                <w:kern w:val="0"/>
                <w:szCs w:val="21"/>
              </w:rPr>
            </w:pPr>
          </w:p>
        </w:tc>
      </w:tr>
      <w:tr w:rsidR="00DD6931" w14:paraId="6B293569" w14:textId="77777777">
        <w:trPr>
          <w:trHeight w:val="270"/>
        </w:trPr>
        <w:tc>
          <w:tcPr>
            <w:tcW w:w="3560" w:type="dxa"/>
            <w:tcBorders>
              <w:top w:val="nil"/>
              <w:left w:val="single" w:sz="4" w:space="0" w:color="auto"/>
              <w:bottom w:val="single" w:sz="4" w:space="0" w:color="auto"/>
              <w:right w:val="single" w:sz="4" w:space="0" w:color="auto"/>
            </w:tcBorders>
            <w:vAlign w:val="center"/>
          </w:tcPr>
          <w:p w14:paraId="68982182"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2.设备试制</w:t>
            </w:r>
          </w:p>
        </w:tc>
        <w:tc>
          <w:tcPr>
            <w:tcW w:w="9900" w:type="dxa"/>
            <w:tcBorders>
              <w:top w:val="nil"/>
              <w:left w:val="nil"/>
              <w:bottom w:val="single" w:sz="4" w:space="0" w:color="auto"/>
              <w:right w:val="single" w:sz="4" w:space="0" w:color="auto"/>
            </w:tcBorders>
            <w:vAlign w:val="center"/>
          </w:tcPr>
          <w:p w14:paraId="2F4A5A29"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527199E1" w14:textId="77777777" w:rsidR="00DD6931" w:rsidRDefault="00DD6931">
            <w:pPr>
              <w:widowControl/>
              <w:jc w:val="center"/>
              <w:rPr>
                <w:rFonts w:ascii="仿宋_GB2312" w:eastAsia="仿宋_GB2312" w:hAnsi="宋体" w:cs="宋体"/>
                <w:color w:val="000000"/>
                <w:kern w:val="0"/>
                <w:szCs w:val="21"/>
              </w:rPr>
            </w:pPr>
          </w:p>
        </w:tc>
      </w:tr>
      <w:tr w:rsidR="00DD6931" w14:paraId="4858EC96" w14:textId="77777777">
        <w:trPr>
          <w:trHeight w:val="270"/>
        </w:trPr>
        <w:tc>
          <w:tcPr>
            <w:tcW w:w="3560" w:type="dxa"/>
            <w:tcBorders>
              <w:top w:val="nil"/>
              <w:left w:val="single" w:sz="4" w:space="0" w:color="auto"/>
              <w:bottom w:val="single" w:sz="4" w:space="0" w:color="auto"/>
              <w:right w:val="single" w:sz="4" w:space="0" w:color="auto"/>
            </w:tcBorders>
            <w:vAlign w:val="center"/>
          </w:tcPr>
          <w:p w14:paraId="26F2F3D5"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3.设备升级改造</w:t>
            </w:r>
          </w:p>
        </w:tc>
        <w:tc>
          <w:tcPr>
            <w:tcW w:w="9900" w:type="dxa"/>
            <w:tcBorders>
              <w:top w:val="nil"/>
              <w:left w:val="nil"/>
              <w:bottom w:val="single" w:sz="4" w:space="0" w:color="auto"/>
              <w:right w:val="single" w:sz="4" w:space="0" w:color="auto"/>
            </w:tcBorders>
            <w:vAlign w:val="center"/>
          </w:tcPr>
          <w:p w14:paraId="5181016D"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5D20A4A3" w14:textId="77777777" w:rsidR="00DD6931" w:rsidRDefault="00DD6931">
            <w:pPr>
              <w:widowControl/>
              <w:jc w:val="center"/>
              <w:rPr>
                <w:rFonts w:ascii="仿宋_GB2312" w:eastAsia="仿宋_GB2312" w:hAnsi="宋体" w:cs="宋体"/>
                <w:color w:val="000000"/>
                <w:kern w:val="0"/>
                <w:szCs w:val="21"/>
              </w:rPr>
            </w:pPr>
          </w:p>
        </w:tc>
      </w:tr>
      <w:tr w:rsidR="00DD6931" w14:paraId="38C6A379" w14:textId="77777777">
        <w:trPr>
          <w:trHeight w:val="270"/>
        </w:trPr>
        <w:tc>
          <w:tcPr>
            <w:tcW w:w="3560" w:type="dxa"/>
            <w:tcBorders>
              <w:top w:val="nil"/>
              <w:left w:val="single" w:sz="4" w:space="0" w:color="auto"/>
              <w:bottom w:val="single" w:sz="4" w:space="0" w:color="auto"/>
              <w:right w:val="single" w:sz="4" w:space="0" w:color="auto"/>
            </w:tcBorders>
            <w:vAlign w:val="center"/>
          </w:tcPr>
          <w:p w14:paraId="16791B80"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4.设备租赁</w:t>
            </w:r>
          </w:p>
        </w:tc>
        <w:tc>
          <w:tcPr>
            <w:tcW w:w="9900" w:type="dxa"/>
            <w:tcBorders>
              <w:top w:val="nil"/>
              <w:left w:val="nil"/>
              <w:bottom w:val="single" w:sz="4" w:space="0" w:color="auto"/>
              <w:right w:val="single" w:sz="4" w:space="0" w:color="auto"/>
            </w:tcBorders>
            <w:vAlign w:val="center"/>
          </w:tcPr>
          <w:p w14:paraId="3F20AB48"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6357C252" w14:textId="77777777" w:rsidR="00DD6931" w:rsidRDefault="00DD6931">
            <w:pPr>
              <w:widowControl/>
              <w:jc w:val="center"/>
              <w:rPr>
                <w:rFonts w:ascii="仿宋_GB2312" w:eastAsia="仿宋_GB2312" w:hAnsi="宋体" w:cs="宋体"/>
                <w:color w:val="000000"/>
                <w:kern w:val="0"/>
                <w:szCs w:val="21"/>
              </w:rPr>
            </w:pPr>
          </w:p>
        </w:tc>
      </w:tr>
      <w:tr w:rsidR="00DD6931" w14:paraId="058864ED" w14:textId="77777777">
        <w:trPr>
          <w:trHeight w:val="270"/>
        </w:trPr>
        <w:tc>
          <w:tcPr>
            <w:tcW w:w="3560" w:type="dxa"/>
            <w:tcBorders>
              <w:top w:val="nil"/>
              <w:left w:val="single" w:sz="4" w:space="0" w:color="auto"/>
              <w:bottom w:val="single" w:sz="4" w:space="0" w:color="auto"/>
              <w:right w:val="single" w:sz="4" w:space="0" w:color="auto"/>
            </w:tcBorders>
            <w:vAlign w:val="center"/>
          </w:tcPr>
          <w:p w14:paraId="377A3113"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（二）业务费</w:t>
            </w:r>
          </w:p>
        </w:tc>
        <w:tc>
          <w:tcPr>
            <w:tcW w:w="9900" w:type="dxa"/>
            <w:tcBorders>
              <w:top w:val="nil"/>
              <w:left w:val="nil"/>
              <w:bottom w:val="single" w:sz="4" w:space="0" w:color="auto"/>
              <w:right w:val="single" w:sz="4" w:space="0" w:color="auto"/>
            </w:tcBorders>
            <w:vAlign w:val="center"/>
          </w:tcPr>
          <w:p w14:paraId="65B970C1"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业务费小计</w:t>
            </w:r>
          </w:p>
        </w:tc>
        <w:tc>
          <w:tcPr>
            <w:tcW w:w="1080" w:type="dxa"/>
            <w:tcBorders>
              <w:top w:val="nil"/>
              <w:left w:val="nil"/>
              <w:bottom w:val="single" w:sz="4" w:space="0" w:color="auto"/>
              <w:right w:val="single" w:sz="4" w:space="0" w:color="auto"/>
            </w:tcBorders>
            <w:vAlign w:val="center"/>
          </w:tcPr>
          <w:p w14:paraId="16278790"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0</w:t>
            </w:r>
          </w:p>
        </w:tc>
      </w:tr>
      <w:tr w:rsidR="00DD6931" w14:paraId="703AC2E8" w14:textId="77777777">
        <w:trPr>
          <w:trHeight w:val="270"/>
        </w:trPr>
        <w:tc>
          <w:tcPr>
            <w:tcW w:w="3560" w:type="dxa"/>
            <w:tcBorders>
              <w:top w:val="nil"/>
              <w:left w:val="single" w:sz="4" w:space="0" w:color="auto"/>
              <w:bottom w:val="single" w:sz="4" w:space="0" w:color="auto"/>
              <w:right w:val="single" w:sz="4" w:space="0" w:color="auto"/>
            </w:tcBorders>
            <w:vAlign w:val="center"/>
          </w:tcPr>
          <w:p w14:paraId="5C9481C2"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1.材料支出</w:t>
            </w:r>
          </w:p>
        </w:tc>
        <w:tc>
          <w:tcPr>
            <w:tcW w:w="9900" w:type="dxa"/>
            <w:tcBorders>
              <w:top w:val="nil"/>
              <w:left w:val="nil"/>
              <w:bottom w:val="single" w:sz="4" w:space="0" w:color="auto"/>
              <w:right w:val="single" w:sz="4" w:space="0" w:color="auto"/>
            </w:tcBorders>
            <w:vAlign w:val="center"/>
          </w:tcPr>
          <w:p w14:paraId="4842C904"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45267A9D" w14:textId="77777777" w:rsidR="00DD6931" w:rsidRDefault="00DD6931">
            <w:pPr>
              <w:widowControl/>
              <w:jc w:val="center"/>
              <w:rPr>
                <w:rFonts w:ascii="仿宋_GB2312" w:eastAsia="仿宋_GB2312" w:hAnsi="宋体" w:cs="宋体"/>
                <w:color w:val="000000"/>
                <w:kern w:val="0"/>
                <w:szCs w:val="21"/>
              </w:rPr>
            </w:pPr>
          </w:p>
        </w:tc>
      </w:tr>
      <w:tr w:rsidR="00DD6931" w14:paraId="34AC808A" w14:textId="77777777">
        <w:trPr>
          <w:trHeight w:val="270"/>
        </w:trPr>
        <w:tc>
          <w:tcPr>
            <w:tcW w:w="3560" w:type="dxa"/>
            <w:tcBorders>
              <w:top w:val="nil"/>
              <w:left w:val="single" w:sz="4" w:space="0" w:color="auto"/>
              <w:bottom w:val="single" w:sz="4" w:space="0" w:color="auto"/>
              <w:right w:val="single" w:sz="4" w:space="0" w:color="auto"/>
            </w:tcBorders>
            <w:vAlign w:val="center"/>
          </w:tcPr>
          <w:p w14:paraId="19543160"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2.测试化验加工支出</w:t>
            </w:r>
          </w:p>
        </w:tc>
        <w:tc>
          <w:tcPr>
            <w:tcW w:w="9900" w:type="dxa"/>
            <w:tcBorders>
              <w:top w:val="nil"/>
              <w:left w:val="nil"/>
              <w:bottom w:val="single" w:sz="4" w:space="0" w:color="auto"/>
              <w:right w:val="single" w:sz="4" w:space="0" w:color="auto"/>
            </w:tcBorders>
            <w:vAlign w:val="center"/>
          </w:tcPr>
          <w:p w14:paraId="4DF6E35A"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137CC55F" w14:textId="77777777" w:rsidR="00DD6931" w:rsidRDefault="00DD6931">
            <w:pPr>
              <w:widowControl/>
              <w:jc w:val="center"/>
              <w:rPr>
                <w:rFonts w:ascii="仿宋_GB2312" w:eastAsia="仿宋_GB2312" w:hAnsi="宋体" w:cs="宋体"/>
                <w:color w:val="000000"/>
                <w:kern w:val="0"/>
                <w:szCs w:val="21"/>
              </w:rPr>
            </w:pPr>
          </w:p>
        </w:tc>
      </w:tr>
      <w:tr w:rsidR="00DD6931" w14:paraId="376A5C09" w14:textId="77777777">
        <w:trPr>
          <w:trHeight w:val="270"/>
        </w:trPr>
        <w:tc>
          <w:tcPr>
            <w:tcW w:w="3560" w:type="dxa"/>
            <w:tcBorders>
              <w:top w:val="nil"/>
              <w:left w:val="single" w:sz="4" w:space="0" w:color="auto"/>
              <w:bottom w:val="single" w:sz="4" w:space="0" w:color="auto"/>
              <w:right w:val="single" w:sz="4" w:space="0" w:color="auto"/>
            </w:tcBorders>
            <w:vAlign w:val="center"/>
          </w:tcPr>
          <w:p w14:paraId="58CBFC5B"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3.燃料动力支出</w:t>
            </w:r>
          </w:p>
        </w:tc>
        <w:tc>
          <w:tcPr>
            <w:tcW w:w="9900" w:type="dxa"/>
            <w:tcBorders>
              <w:top w:val="nil"/>
              <w:left w:val="nil"/>
              <w:bottom w:val="single" w:sz="4" w:space="0" w:color="auto"/>
              <w:right w:val="single" w:sz="4" w:space="0" w:color="auto"/>
            </w:tcBorders>
            <w:vAlign w:val="center"/>
          </w:tcPr>
          <w:p w14:paraId="249D212D"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3B0E8753" w14:textId="77777777" w:rsidR="00DD6931" w:rsidRDefault="00DD6931">
            <w:pPr>
              <w:widowControl/>
              <w:jc w:val="center"/>
              <w:rPr>
                <w:rFonts w:ascii="仿宋_GB2312" w:eastAsia="仿宋_GB2312" w:hAnsi="宋体" w:cs="宋体"/>
                <w:color w:val="000000"/>
                <w:kern w:val="0"/>
                <w:szCs w:val="21"/>
              </w:rPr>
            </w:pPr>
          </w:p>
        </w:tc>
      </w:tr>
      <w:tr w:rsidR="00DD6931" w14:paraId="0424F8C1" w14:textId="77777777">
        <w:trPr>
          <w:trHeight w:val="540"/>
        </w:trPr>
        <w:tc>
          <w:tcPr>
            <w:tcW w:w="3560" w:type="dxa"/>
            <w:tcBorders>
              <w:top w:val="nil"/>
              <w:left w:val="single" w:sz="4" w:space="0" w:color="auto"/>
              <w:bottom w:val="single" w:sz="4" w:space="0" w:color="auto"/>
              <w:right w:val="single" w:sz="4" w:space="0" w:color="auto"/>
            </w:tcBorders>
            <w:vAlign w:val="center"/>
          </w:tcPr>
          <w:p w14:paraId="065999CB"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4.出版/文献/信息传播/知识产权事务支出</w:t>
            </w:r>
          </w:p>
        </w:tc>
        <w:tc>
          <w:tcPr>
            <w:tcW w:w="9900" w:type="dxa"/>
            <w:tcBorders>
              <w:top w:val="nil"/>
              <w:left w:val="nil"/>
              <w:bottom w:val="single" w:sz="4" w:space="0" w:color="auto"/>
              <w:right w:val="single" w:sz="4" w:space="0" w:color="auto"/>
            </w:tcBorders>
            <w:vAlign w:val="center"/>
          </w:tcPr>
          <w:p w14:paraId="366DB007"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2906C79F" w14:textId="77777777" w:rsidR="00DD6931" w:rsidRDefault="00DD6931">
            <w:pPr>
              <w:widowControl/>
              <w:jc w:val="center"/>
              <w:rPr>
                <w:rFonts w:ascii="仿宋_GB2312" w:eastAsia="仿宋_GB2312" w:hAnsi="宋体" w:cs="宋体"/>
                <w:color w:val="000000"/>
                <w:kern w:val="0"/>
                <w:szCs w:val="21"/>
              </w:rPr>
            </w:pPr>
          </w:p>
        </w:tc>
      </w:tr>
      <w:tr w:rsidR="00DD6931" w14:paraId="400AE92A" w14:textId="77777777">
        <w:trPr>
          <w:trHeight w:val="270"/>
        </w:trPr>
        <w:tc>
          <w:tcPr>
            <w:tcW w:w="3560" w:type="dxa"/>
            <w:tcBorders>
              <w:top w:val="nil"/>
              <w:left w:val="single" w:sz="4" w:space="0" w:color="auto"/>
              <w:bottom w:val="single" w:sz="4" w:space="0" w:color="auto"/>
              <w:right w:val="single" w:sz="4" w:space="0" w:color="auto"/>
            </w:tcBorders>
            <w:vAlign w:val="center"/>
          </w:tcPr>
          <w:p w14:paraId="1967BD5C"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5.差旅/会议/国际合作与交流支出</w:t>
            </w:r>
          </w:p>
        </w:tc>
        <w:tc>
          <w:tcPr>
            <w:tcW w:w="9900" w:type="dxa"/>
            <w:tcBorders>
              <w:top w:val="nil"/>
              <w:left w:val="nil"/>
              <w:bottom w:val="single" w:sz="4" w:space="0" w:color="auto"/>
              <w:right w:val="single" w:sz="4" w:space="0" w:color="auto"/>
            </w:tcBorders>
            <w:vAlign w:val="center"/>
          </w:tcPr>
          <w:p w14:paraId="3BD84392"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72A50703" w14:textId="77777777" w:rsidR="00DD6931" w:rsidRDefault="00DD6931">
            <w:pPr>
              <w:widowControl/>
              <w:jc w:val="center"/>
              <w:rPr>
                <w:rFonts w:ascii="仿宋_GB2312" w:eastAsia="仿宋_GB2312" w:hAnsi="宋体" w:cs="宋体"/>
                <w:color w:val="000000"/>
                <w:kern w:val="0"/>
                <w:szCs w:val="21"/>
              </w:rPr>
            </w:pPr>
          </w:p>
        </w:tc>
      </w:tr>
      <w:tr w:rsidR="00DD6931" w14:paraId="029D2927" w14:textId="77777777">
        <w:trPr>
          <w:trHeight w:val="270"/>
        </w:trPr>
        <w:tc>
          <w:tcPr>
            <w:tcW w:w="3560" w:type="dxa"/>
            <w:tcBorders>
              <w:top w:val="nil"/>
              <w:left w:val="single" w:sz="4" w:space="0" w:color="auto"/>
              <w:bottom w:val="single" w:sz="4" w:space="0" w:color="auto"/>
              <w:right w:val="single" w:sz="4" w:space="0" w:color="auto"/>
            </w:tcBorders>
            <w:vAlign w:val="center"/>
          </w:tcPr>
          <w:p w14:paraId="7D9FB976"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6.其他支出</w:t>
            </w:r>
          </w:p>
        </w:tc>
        <w:tc>
          <w:tcPr>
            <w:tcW w:w="9900" w:type="dxa"/>
            <w:tcBorders>
              <w:top w:val="nil"/>
              <w:left w:val="nil"/>
              <w:bottom w:val="single" w:sz="4" w:space="0" w:color="auto"/>
              <w:right w:val="single" w:sz="4" w:space="0" w:color="auto"/>
            </w:tcBorders>
            <w:vAlign w:val="center"/>
          </w:tcPr>
          <w:p w14:paraId="739ACF76"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1515DBC7" w14:textId="77777777" w:rsidR="00DD6931" w:rsidRDefault="00DD6931">
            <w:pPr>
              <w:widowControl/>
              <w:jc w:val="center"/>
              <w:rPr>
                <w:rFonts w:ascii="仿宋_GB2312" w:eastAsia="仿宋_GB2312" w:hAnsi="宋体" w:cs="宋体"/>
                <w:color w:val="000000"/>
                <w:kern w:val="0"/>
                <w:szCs w:val="21"/>
              </w:rPr>
            </w:pPr>
          </w:p>
        </w:tc>
      </w:tr>
      <w:tr w:rsidR="00DD6931" w14:paraId="7764D331" w14:textId="77777777">
        <w:trPr>
          <w:trHeight w:val="270"/>
        </w:trPr>
        <w:tc>
          <w:tcPr>
            <w:tcW w:w="3560" w:type="dxa"/>
            <w:tcBorders>
              <w:top w:val="nil"/>
              <w:left w:val="single" w:sz="4" w:space="0" w:color="auto"/>
              <w:bottom w:val="single" w:sz="4" w:space="0" w:color="auto"/>
              <w:right w:val="single" w:sz="4" w:space="0" w:color="auto"/>
            </w:tcBorders>
            <w:vAlign w:val="center"/>
          </w:tcPr>
          <w:p w14:paraId="6240780F"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（三）劳务费</w:t>
            </w:r>
          </w:p>
        </w:tc>
        <w:tc>
          <w:tcPr>
            <w:tcW w:w="9900" w:type="dxa"/>
            <w:tcBorders>
              <w:top w:val="nil"/>
              <w:left w:val="nil"/>
              <w:bottom w:val="single" w:sz="4" w:space="0" w:color="auto"/>
              <w:right w:val="single" w:sz="4" w:space="0" w:color="auto"/>
            </w:tcBorders>
            <w:vAlign w:val="center"/>
          </w:tcPr>
          <w:p w14:paraId="5E4ACED0"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劳务费小计</w:t>
            </w:r>
          </w:p>
        </w:tc>
        <w:tc>
          <w:tcPr>
            <w:tcW w:w="1080" w:type="dxa"/>
            <w:tcBorders>
              <w:top w:val="nil"/>
              <w:left w:val="nil"/>
              <w:bottom w:val="single" w:sz="4" w:space="0" w:color="auto"/>
              <w:right w:val="single" w:sz="4" w:space="0" w:color="auto"/>
            </w:tcBorders>
            <w:vAlign w:val="center"/>
          </w:tcPr>
          <w:p w14:paraId="76ECD99A"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0</w:t>
            </w:r>
          </w:p>
        </w:tc>
      </w:tr>
      <w:tr w:rsidR="00DD6931" w14:paraId="5A105BC5" w14:textId="77777777">
        <w:trPr>
          <w:trHeight w:val="270"/>
        </w:trPr>
        <w:tc>
          <w:tcPr>
            <w:tcW w:w="3560" w:type="dxa"/>
            <w:tcBorders>
              <w:top w:val="nil"/>
              <w:left w:val="single" w:sz="4" w:space="0" w:color="auto"/>
              <w:bottom w:val="single" w:sz="4" w:space="0" w:color="auto"/>
              <w:right w:val="single" w:sz="4" w:space="0" w:color="auto"/>
            </w:tcBorders>
            <w:vAlign w:val="center"/>
          </w:tcPr>
          <w:p w14:paraId="7206EE84"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1.研究生、博士后劳务费支出</w:t>
            </w:r>
          </w:p>
        </w:tc>
        <w:tc>
          <w:tcPr>
            <w:tcW w:w="9900" w:type="dxa"/>
            <w:tcBorders>
              <w:top w:val="nil"/>
              <w:left w:val="nil"/>
              <w:bottom w:val="single" w:sz="4" w:space="0" w:color="auto"/>
              <w:right w:val="single" w:sz="4" w:space="0" w:color="auto"/>
            </w:tcBorders>
            <w:vAlign w:val="center"/>
          </w:tcPr>
          <w:p w14:paraId="0EF93791"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09D561AA" w14:textId="77777777" w:rsidR="00DD6931" w:rsidRDefault="00DD6931">
            <w:pPr>
              <w:widowControl/>
              <w:jc w:val="center"/>
              <w:rPr>
                <w:rFonts w:ascii="仿宋_GB2312" w:eastAsia="仿宋_GB2312" w:hAnsi="宋体" w:cs="宋体"/>
                <w:color w:val="000000"/>
                <w:kern w:val="0"/>
                <w:szCs w:val="21"/>
              </w:rPr>
            </w:pPr>
          </w:p>
        </w:tc>
      </w:tr>
      <w:tr w:rsidR="00DD6931" w14:paraId="48B6CF8A" w14:textId="77777777">
        <w:trPr>
          <w:trHeight w:val="270"/>
        </w:trPr>
        <w:tc>
          <w:tcPr>
            <w:tcW w:w="3560" w:type="dxa"/>
            <w:tcBorders>
              <w:top w:val="nil"/>
              <w:left w:val="single" w:sz="4" w:space="0" w:color="auto"/>
              <w:bottom w:val="single" w:sz="4" w:space="0" w:color="auto"/>
              <w:right w:val="single" w:sz="4" w:space="0" w:color="auto"/>
            </w:tcBorders>
            <w:vAlign w:val="center"/>
          </w:tcPr>
          <w:p w14:paraId="409D8A6E"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2.访问学者劳务费支出</w:t>
            </w:r>
          </w:p>
        </w:tc>
        <w:tc>
          <w:tcPr>
            <w:tcW w:w="9900" w:type="dxa"/>
            <w:tcBorders>
              <w:top w:val="nil"/>
              <w:left w:val="nil"/>
              <w:bottom w:val="single" w:sz="4" w:space="0" w:color="auto"/>
              <w:right w:val="single" w:sz="4" w:space="0" w:color="auto"/>
            </w:tcBorders>
            <w:vAlign w:val="center"/>
          </w:tcPr>
          <w:p w14:paraId="76D46D15"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4E69B7A3" w14:textId="77777777" w:rsidR="00DD6931" w:rsidRDefault="00DD6931">
            <w:pPr>
              <w:widowControl/>
              <w:jc w:val="center"/>
              <w:rPr>
                <w:rFonts w:ascii="仿宋_GB2312" w:eastAsia="仿宋_GB2312" w:hAnsi="宋体" w:cs="宋体"/>
                <w:color w:val="000000"/>
                <w:kern w:val="0"/>
                <w:szCs w:val="21"/>
              </w:rPr>
            </w:pPr>
          </w:p>
        </w:tc>
      </w:tr>
      <w:tr w:rsidR="00DD6931" w14:paraId="4773CC8C" w14:textId="77777777">
        <w:trPr>
          <w:trHeight w:val="540"/>
        </w:trPr>
        <w:tc>
          <w:tcPr>
            <w:tcW w:w="3560" w:type="dxa"/>
            <w:tcBorders>
              <w:top w:val="nil"/>
              <w:left w:val="single" w:sz="4" w:space="0" w:color="auto"/>
              <w:bottom w:val="single" w:sz="4" w:space="0" w:color="auto"/>
              <w:right w:val="single" w:sz="4" w:space="0" w:color="auto"/>
            </w:tcBorders>
            <w:vAlign w:val="center"/>
          </w:tcPr>
          <w:p w14:paraId="2844CD7B"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3.项目聘用的研究人员劳务费支出</w:t>
            </w:r>
          </w:p>
        </w:tc>
        <w:tc>
          <w:tcPr>
            <w:tcW w:w="9900" w:type="dxa"/>
            <w:tcBorders>
              <w:top w:val="nil"/>
              <w:left w:val="nil"/>
              <w:bottom w:val="single" w:sz="4" w:space="0" w:color="auto"/>
              <w:right w:val="single" w:sz="4" w:space="0" w:color="auto"/>
            </w:tcBorders>
            <w:vAlign w:val="center"/>
          </w:tcPr>
          <w:p w14:paraId="728BB42F"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748C5A5E" w14:textId="77777777" w:rsidR="00DD6931" w:rsidRDefault="00DD6931">
            <w:pPr>
              <w:widowControl/>
              <w:jc w:val="center"/>
              <w:rPr>
                <w:rFonts w:ascii="仿宋_GB2312" w:eastAsia="仿宋_GB2312" w:hAnsi="宋体" w:cs="宋体"/>
                <w:color w:val="000000"/>
                <w:kern w:val="0"/>
                <w:szCs w:val="21"/>
              </w:rPr>
            </w:pPr>
          </w:p>
        </w:tc>
      </w:tr>
      <w:tr w:rsidR="00DD6931" w14:paraId="2A32830B" w14:textId="77777777">
        <w:trPr>
          <w:trHeight w:val="810"/>
        </w:trPr>
        <w:tc>
          <w:tcPr>
            <w:tcW w:w="3560" w:type="dxa"/>
            <w:tcBorders>
              <w:top w:val="nil"/>
              <w:left w:val="single" w:sz="4" w:space="0" w:color="auto"/>
              <w:bottom w:val="single" w:sz="4" w:space="0" w:color="auto"/>
              <w:right w:val="single" w:sz="4" w:space="0" w:color="auto"/>
            </w:tcBorders>
            <w:vAlign w:val="center"/>
          </w:tcPr>
          <w:p w14:paraId="407AEF33"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4.科研辅助人员（操作员、实验员、临时聘用人员、科研助理、财务助理等）劳务费支出</w:t>
            </w:r>
          </w:p>
        </w:tc>
        <w:tc>
          <w:tcPr>
            <w:tcW w:w="9900" w:type="dxa"/>
            <w:tcBorders>
              <w:top w:val="nil"/>
              <w:left w:val="nil"/>
              <w:bottom w:val="single" w:sz="4" w:space="0" w:color="auto"/>
              <w:right w:val="single" w:sz="4" w:space="0" w:color="auto"/>
            </w:tcBorders>
            <w:vAlign w:val="center"/>
          </w:tcPr>
          <w:p w14:paraId="47375749"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311C6A9B" w14:textId="77777777" w:rsidR="00DD6931" w:rsidRDefault="00DD6931">
            <w:pPr>
              <w:widowControl/>
              <w:jc w:val="center"/>
              <w:rPr>
                <w:rFonts w:ascii="仿宋_GB2312" w:eastAsia="仿宋_GB2312" w:hAnsi="宋体" w:cs="宋体"/>
                <w:color w:val="000000"/>
                <w:kern w:val="0"/>
                <w:szCs w:val="21"/>
              </w:rPr>
            </w:pPr>
          </w:p>
        </w:tc>
      </w:tr>
      <w:tr w:rsidR="00DD6931" w14:paraId="3B99665F" w14:textId="77777777">
        <w:trPr>
          <w:trHeight w:val="270"/>
        </w:trPr>
        <w:tc>
          <w:tcPr>
            <w:tcW w:w="3560" w:type="dxa"/>
            <w:tcBorders>
              <w:top w:val="nil"/>
              <w:left w:val="single" w:sz="4" w:space="0" w:color="auto"/>
              <w:bottom w:val="single" w:sz="4" w:space="0" w:color="auto"/>
              <w:right w:val="single" w:sz="4" w:space="0" w:color="auto"/>
            </w:tcBorders>
            <w:vAlign w:val="center"/>
          </w:tcPr>
          <w:p w14:paraId="6EDA0274" w14:textId="77777777" w:rsidR="00DD6931" w:rsidRDefault="00350AE2">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5.专家咨询支出</w:t>
            </w:r>
          </w:p>
        </w:tc>
        <w:tc>
          <w:tcPr>
            <w:tcW w:w="9900" w:type="dxa"/>
            <w:tcBorders>
              <w:top w:val="nil"/>
              <w:left w:val="nil"/>
              <w:bottom w:val="single" w:sz="4" w:space="0" w:color="auto"/>
              <w:right w:val="single" w:sz="4" w:space="0" w:color="auto"/>
            </w:tcBorders>
            <w:vAlign w:val="center"/>
          </w:tcPr>
          <w:p w14:paraId="3C9D0497" w14:textId="77777777" w:rsidR="00DD6931" w:rsidRDefault="00DD6931">
            <w:pPr>
              <w:widowControl/>
              <w:jc w:val="left"/>
              <w:rPr>
                <w:rFonts w:ascii="仿宋_GB2312" w:eastAsia="仿宋_GB2312" w:hAnsi="宋体" w:cs="宋体"/>
                <w:color w:val="000000"/>
                <w:kern w:val="0"/>
                <w:szCs w:val="21"/>
              </w:rPr>
            </w:pPr>
          </w:p>
        </w:tc>
        <w:tc>
          <w:tcPr>
            <w:tcW w:w="1080" w:type="dxa"/>
            <w:tcBorders>
              <w:top w:val="nil"/>
              <w:left w:val="nil"/>
              <w:bottom w:val="single" w:sz="4" w:space="0" w:color="auto"/>
              <w:right w:val="single" w:sz="4" w:space="0" w:color="auto"/>
            </w:tcBorders>
            <w:vAlign w:val="center"/>
          </w:tcPr>
          <w:p w14:paraId="6EC5F6C9" w14:textId="77777777" w:rsidR="00DD6931" w:rsidRDefault="00DD6931">
            <w:pPr>
              <w:widowControl/>
              <w:jc w:val="center"/>
              <w:rPr>
                <w:rFonts w:ascii="仿宋_GB2312" w:eastAsia="仿宋_GB2312" w:hAnsi="宋体" w:cs="宋体"/>
                <w:color w:val="000000"/>
                <w:kern w:val="0"/>
                <w:szCs w:val="21"/>
              </w:rPr>
            </w:pPr>
          </w:p>
        </w:tc>
      </w:tr>
      <w:tr w:rsidR="00DD6931" w14:paraId="3A9D7BA7" w14:textId="77777777">
        <w:trPr>
          <w:trHeight w:val="270"/>
        </w:trPr>
        <w:tc>
          <w:tcPr>
            <w:tcW w:w="13460" w:type="dxa"/>
            <w:gridSpan w:val="2"/>
            <w:tcBorders>
              <w:top w:val="single" w:sz="4" w:space="0" w:color="auto"/>
              <w:left w:val="single" w:sz="4" w:space="0" w:color="auto"/>
              <w:bottom w:val="single" w:sz="4" w:space="0" w:color="auto"/>
              <w:right w:val="single" w:sz="4" w:space="0" w:color="auto"/>
            </w:tcBorders>
            <w:vAlign w:val="center"/>
          </w:tcPr>
          <w:p w14:paraId="06F90CFA"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本项目</w:t>
            </w:r>
            <w:r>
              <w:rPr>
                <w:rFonts w:eastAsia="仿宋_GB2312"/>
                <w:szCs w:val="21"/>
              </w:rPr>
              <w:t>从其他渠道获得的资金</w:t>
            </w:r>
            <w:r>
              <w:rPr>
                <w:rFonts w:ascii="仿宋_GB2312" w:eastAsia="仿宋_GB2312" w:hAnsi="宋体" w:cs="宋体" w:hint="eastAsia"/>
                <w:color w:val="000000"/>
                <w:kern w:val="0"/>
                <w:szCs w:val="21"/>
              </w:rPr>
              <w:t>合计</w:t>
            </w:r>
          </w:p>
        </w:tc>
        <w:tc>
          <w:tcPr>
            <w:tcW w:w="1080" w:type="dxa"/>
            <w:tcBorders>
              <w:top w:val="nil"/>
              <w:left w:val="nil"/>
              <w:bottom w:val="single" w:sz="4" w:space="0" w:color="auto"/>
              <w:right w:val="single" w:sz="4" w:space="0" w:color="auto"/>
            </w:tcBorders>
            <w:vAlign w:val="center"/>
          </w:tcPr>
          <w:p w14:paraId="1B738AB8" w14:textId="77777777" w:rsidR="00DD6931" w:rsidRDefault="00350AE2">
            <w:pPr>
              <w:widowControl/>
              <w:jc w:val="center"/>
              <w:rPr>
                <w:rFonts w:ascii="仿宋_GB2312" w:eastAsia="仿宋_GB2312" w:hAnsi="宋体" w:cs="宋体"/>
                <w:color w:val="000000"/>
                <w:kern w:val="0"/>
                <w:szCs w:val="21"/>
              </w:rPr>
            </w:pPr>
            <w:r>
              <w:rPr>
                <w:rFonts w:ascii="仿宋_GB2312" w:eastAsia="仿宋_GB2312" w:hAnsi="宋体" w:cs="宋体" w:hint="eastAsia"/>
                <w:color w:val="000000"/>
                <w:kern w:val="0"/>
                <w:szCs w:val="21"/>
              </w:rPr>
              <w:t>0</w:t>
            </w:r>
          </w:p>
        </w:tc>
      </w:tr>
    </w:tbl>
    <w:p w14:paraId="469D8218" w14:textId="77777777" w:rsidR="00DD6931" w:rsidRDefault="00DD6931">
      <w:pPr>
        <w:spacing w:line="360" w:lineRule="exact"/>
        <w:rPr>
          <w:rFonts w:eastAsia="仿宋_GB2312"/>
          <w:kern w:val="44"/>
          <w:sz w:val="24"/>
        </w:rPr>
        <w:sectPr w:rsidR="00DD6931">
          <w:pgSz w:w="16838" w:h="11906" w:orient="landscape"/>
          <w:pgMar w:top="1979" w:right="1418" w:bottom="1797" w:left="1440" w:header="850" w:footer="1134" w:gutter="0"/>
          <w:cols w:space="720"/>
          <w:docGrid w:linePitch="312"/>
        </w:sectPr>
      </w:pPr>
    </w:p>
    <w:p w14:paraId="2394B70D" w14:textId="77777777" w:rsidR="00DD6931" w:rsidRDefault="00350AE2">
      <w:pPr>
        <w:jc w:val="left"/>
        <w:rPr>
          <w:rFonts w:eastAsia="仿宋_GB2312"/>
          <w:sz w:val="28"/>
        </w:rPr>
      </w:pPr>
      <w:r>
        <w:rPr>
          <w:rFonts w:eastAsia="黑体"/>
          <w:sz w:val="32"/>
          <w:szCs w:val="32"/>
        </w:rPr>
        <w:lastRenderedPageBreak/>
        <w:t>三、附件明细表</w:t>
      </w:r>
    </w:p>
    <w:p w14:paraId="1B3F2985" w14:textId="77777777" w:rsidR="00DD6931" w:rsidRDefault="00DD6931">
      <w:pPr>
        <w:spacing w:line="400" w:lineRule="exact"/>
        <w:jc w:val="center"/>
        <w:rPr>
          <w:rFonts w:eastAsia="仿宋_GB2312"/>
          <w:sz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
        <w:gridCol w:w="6476"/>
        <w:gridCol w:w="1111"/>
      </w:tblGrid>
      <w:tr w:rsidR="00DD6931" w14:paraId="2CD7504B" w14:textId="77777777">
        <w:trPr>
          <w:trHeight w:hRule="exact" w:val="510"/>
          <w:jc w:val="center"/>
        </w:trPr>
        <w:tc>
          <w:tcPr>
            <w:tcW w:w="930" w:type="dxa"/>
            <w:vAlign w:val="center"/>
          </w:tcPr>
          <w:p w14:paraId="612884D8" w14:textId="77777777" w:rsidR="00DD6931" w:rsidRDefault="00350AE2">
            <w:pPr>
              <w:widowControl/>
              <w:jc w:val="center"/>
              <w:rPr>
                <w:rFonts w:eastAsia="仿宋_GB2312"/>
                <w:b/>
                <w:kern w:val="0"/>
                <w:sz w:val="24"/>
              </w:rPr>
            </w:pPr>
            <w:r>
              <w:rPr>
                <w:rFonts w:eastAsia="仿宋_GB2312"/>
                <w:b/>
                <w:kern w:val="0"/>
                <w:sz w:val="24"/>
              </w:rPr>
              <w:t>序号</w:t>
            </w:r>
          </w:p>
        </w:tc>
        <w:tc>
          <w:tcPr>
            <w:tcW w:w="6761" w:type="dxa"/>
            <w:vAlign w:val="center"/>
          </w:tcPr>
          <w:p w14:paraId="6A7D2EC7" w14:textId="77777777" w:rsidR="00DD6931" w:rsidRDefault="00350AE2">
            <w:pPr>
              <w:widowControl/>
              <w:jc w:val="center"/>
              <w:rPr>
                <w:rFonts w:eastAsia="仿宋_GB2312"/>
                <w:b/>
                <w:kern w:val="0"/>
                <w:sz w:val="24"/>
              </w:rPr>
            </w:pPr>
            <w:r>
              <w:rPr>
                <w:rFonts w:eastAsia="仿宋_GB2312"/>
                <w:b/>
                <w:kern w:val="0"/>
                <w:sz w:val="24"/>
              </w:rPr>
              <w:t>附件类型</w:t>
            </w:r>
          </w:p>
        </w:tc>
        <w:tc>
          <w:tcPr>
            <w:tcW w:w="1143" w:type="dxa"/>
            <w:vAlign w:val="center"/>
          </w:tcPr>
          <w:p w14:paraId="5F78801A" w14:textId="77777777" w:rsidR="00DD6931" w:rsidRDefault="00350AE2">
            <w:pPr>
              <w:widowControl/>
              <w:jc w:val="center"/>
              <w:rPr>
                <w:rFonts w:eastAsia="仿宋_GB2312"/>
                <w:b/>
                <w:kern w:val="0"/>
                <w:sz w:val="24"/>
              </w:rPr>
            </w:pPr>
            <w:r>
              <w:rPr>
                <w:rFonts w:eastAsia="仿宋_GB2312"/>
                <w:b/>
                <w:kern w:val="0"/>
                <w:sz w:val="24"/>
              </w:rPr>
              <w:t>页数</w:t>
            </w:r>
          </w:p>
        </w:tc>
      </w:tr>
      <w:tr w:rsidR="00DD6931" w14:paraId="1CC4510F" w14:textId="77777777">
        <w:trPr>
          <w:trHeight w:hRule="exact" w:val="510"/>
          <w:jc w:val="center"/>
        </w:trPr>
        <w:tc>
          <w:tcPr>
            <w:tcW w:w="930" w:type="dxa"/>
            <w:vAlign w:val="center"/>
          </w:tcPr>
          <w:p w14:paraId="5B3027D5" w14:textId="77777777" w:rsidR="00DD6931" w:rsidRDefault="00350AE2">
            <w:pPr>
              <w:rPr>
                <w:rFonts w:ascii="仿宋_GB2312" w:eastAsia="仿宋_GB2312"/>
                <w:sz w:val="24"/>
              </w:rPr>
            </w:pPr>
            <w:r>
              <w:rPr>
                <w:rFonts w:ascii="仿宋_GB2312" w:eastAsia="仿宋_GB2312" w:hint="eastAsia"/>
                <w:sz w:val="24"/>
              </w:rPr>
              <w:t>1</w:t>
            </w:r>
          </w:p>
        </w:tc>
        <w:tc>
          <w:tcPr>
            <w:tcW w:w="6761" w:type="dxa"/>
            <w:vAlign w:val="center"/>
          </w:tcPr>
          <w:p w14:paraId="6175075E" w14:textId="77777777" w:rsidR="00DD6931" w:rsidRDefault="00350AE2">
            <w:r>
              <w:rPr>
                <w:rFonts w:ascii="仿宋_GB2312" w:eastAsia="仿宋_GB2312" w:hint="eastAsia"/>
                <w:sz w:val="24"/>
              </w:rPr>
              <w:t>最近3个月的资产负债表、损益表和现金流量表</w:t>
            </w:r>
          </w:p>
        </w:tc>
        <w:tc>
          <w:tcPr>
            <w:tcW w:w="1143" w:type="dxa"/>
            <w:vAlign w:val="center"/>
          </w:tcPr>
          <w:p w14:paraId="61A89E0D" w14:textId="77777777" w:rsidR="00DD6931" w:rsidRDefault="00DD6931"/>
        </w:tc>
      </w:tr>
      <w:tr w:rsidR="00DD6931" w14:paraId="308FED71" w14:textId="77777777">
        <w:trPr>
          <w:trHeight w:hRule="exact" w:val="510"/>
          <w:jc w:val="center"/>
        </w:trPr>
        <w:tc>
          <w:tcPr>
            <w:tcW w:w="930" w:type="dxa"/>
            <w:vAlign w:val="center"/>
          </w:tcPr>
          <w:p w14:paraId="32667B5A" w14:textId="77777777" w:rsidR="00DD6931" w:rsidRDefault="00350AE2">
            <w:pPr>
              <w:rPr>
                <w:rFonts w:ascii="仿宋_GB2312" w:eastAsia="仿宋_GB2312"/>
                <w:sz w:val="24"/>
              </w:rPr>
            </w:pPr>
            <w:r>
              <w:rPr>
                <w:rFonts w:ascii="仿宋_GB2312" w:eastAsia="仿宋_GB2312" w:hint="eastAsia"/>
                <w:sz w:val="24"/>
              </w:rPr>
              <w:t>2</w:t>
            </w:r>
          </w:p>
        </w:tc>
        <w:tc>
          <w:tcPr>
            <w:tcW w:w="6761" w:type="dxa"/>
            <w:vAlign w:val="center"/>
          </w:tcPr>
          <w:p w14:paraId="2096E970" w14:textId="77777777" w:rsidR="00DD6931" w:rsidRDefault="00350AE2">
            <w:r>
              <w:rPr>
                <w:rFonts w:ascii="仿宋_GB2312" w:eastAsia="仿宋_GB2312" w:hint="eastAsia"/>
                <w:sz w:val="24"/>
              </w:rPr>
              <w:t>项目投资来源的证明文件</w:t>
            </w:r>
          </w:p>
        </w:tc>
        <w:tc>
          <w:tcPr>
            <w:tcW w:w="1143" w:type="dxa"/>
            <w:vAlign w:val="center"/>
          </w:tcPr>
          <w:p w14:paraId="58863AF0" w14:textId="77777777" w:rsidR="00DD6931" w:rsidRDefault="00DD6931"/>
        </w:tc>
      </w:tr>
      <w:tr w:rsidR="00DD6931" w14:paraId="4FD968B4" w14:textId="77777777">
        <w:trPr>
          <w:trHeight w:hRule="exact" w:val="510"/>
          <w:jc w:val="center"/>
        </w:trPr>
        <w:tc>
          <w:tcPr>
            <w:tcW w:w="930" w:type="dxa"/>
            <w:vAlign w:val="center"/>
          </w:tcPr>
          <w:p w14:paraId="1C94E33E" w14:textId="77777777" w:rsidR="00DD6931" w:rsidRDefault="00350AE2">
            <w:pPr>
              <w:rPr>
                <w:rFonts w:ascii="仿宋_GB2312" w:eastAsia="仿宋_GB2312"/>
                <w:sz w:val="24"/>
              </w:rPr>
            </w:pPr>
            <w:r>
              <w:rPr>
                <w:rFonts w:ascii="仿宋_GB2312" w:eastAsia="仿宋_GB2312" w:hint="eastAsia"/>
                <w:sz w:val="24"/>
              </w:rPr>
              <w:t>3</w:t>
            </w:r>
          </w:p>
        </w:tc>
        <w:tc>
          <w:tcPr>
            <w:tcW w:w="6761" w:type="dxa"/>
            <w:vAlign w:val="center"/>
          </w:tcPr>
          <w:p w14:paraId="16DE772D" w14:textId="77777777" w:rsidR="00DD6931" w:rsidRDefault="00350AE2">
            <w:r>
              <w:rPr>
                <w:rFonts w:ascii="仿宋_GB2312" w:eastAsia="仿宋_GB2312" w:hint="eastAsia"/>
                <w:sz w:val="24"/>
              </w:rPr>
              <w:t>项目申报单位诚信承诺书</w:t>
            </w:r>
          </w:p>
        </w:tc>
        <w:tc>
          <w:tcPr>
            <w:tcW w:w="1143" w:type="dxa"/>
            <w:vAlign w:val="center"/>
          </w:tcPr>
          <w:p w14:paraId="6F8EAEEB" w14:textId="77777777" w:rsidR="00DD6931" w:rsidRDefault="00DD6931">
            <w:pPr>
              <w:rPr>
                <w:color w:val="0000FF"/>
              </w:rPr>
            </w:pPr>
          </w:p>
        </w:tc>
      </w:tr>
      <w:tr w:rsidR="00DD6931" w14:paraId="678EDA21" w14:textId="77777777">
        <w:trPr>
          <w:trHeight w:hRule="exact" w:val="510"/>
          <w:jc w:val="center"/>
        </w:trPr>
        <w:tc>
          <w:tcPr>
            <w:tcW w:w="930" w:type="dxa"/>
            <w:vAlign w:val="center"/>
          </w:tcPr>
          <w:p w14:paraId="62929AA1" w14:textId="77777777" w:rsidR="00DD6931" w:rsidRDefault="00350AE2">
            <w:pPr>
              <w:rPr>
                <w:rFonts w:ascii="仿宋_GB2312" w:eastAsia="仿宋_GB2312"/>
                <w:sz w:val="24"/>
              </w:rPr>
            </w:pPr>
            <w:r>
              <w:rPr>
                <w:rFonts w:ascii="仿宋_GB2312" w:eastAsia="仿宋_GB2312" w:hint="eastAsia"/>
                <w:sz w:val="24"/>
              </w:rPr>
              <w:t>4</w:t>
            </w:r>
          </w:p>
        </w:tc>
        <w:tc>
          <w:tcPr>
            <w:tcW w:w="6761" w:type="dxa"/>
            <w:vAlign w:val="center"/>
          </w:tcPr>
          <w:p w14:paraId="2D42F924" w14:textId="77777777" w:rsidR="00DD6931" w:rsidRDefault="00350AE2">
            <w:r>
              <w:rPr>
                <w:rFonts w:ascii="仿宋_GB2312" w:eastAsia="仿宋_GB2312" w:hint="eastAsia"/>
                <w:sz w:val="24"/>
              </w:rPr>
              <w:t>项目申报人诚信承诺书</w:t>
            </w:r>
          </w:p>
        </w:tc>
        <w:tc>
          <w:tcPr>
            <w:tcW w:w="1143" w:type="dxa"/>
            <w:vAlign w:val="center"/>
          </w:tcPr>
          <w:p w14:paraId="7D5CAE12" w14:textId="77777777" w:rsidR="00DD6931" w:rsidRDefault="00DD6931">
            <w:pPr>
              <w:rPr>
                <w:color w:val="0000FF"/>
              </w:rPr>
            </w:pPr>
          </w:p>
        </w:tc>
      </w:tr>
      <w:tr w:rsidR="00DD6931" w14:paraId="65E6769A" w14:textId="77777777">
        <w:trPr>
          <w:trHeight w:hRule="exact" w:val="510"/>
          <w:jc w:val="center"/>
        </w:trPr>
        <w:tc>
          <w:tcPr>
            <w:tcW w:w="930" w:type="dxa"/>
            <w:vAlign w:val="center"/>
          </w:tcPr>
          <w:p w14:paraId="6E530BE9" w14:textId="77777777" w:rsidR="00DD6931" w:rsidRDefault="00350AE2">
            <w:pPr>
              <w:rPr>
                <w:rFonts w:ascii="仿宋_GB2312" w:eastAsia="仿宋_GB2312"/>
                <w:sz w:val="24"/>
              </w:rPr>
            </w:pPr>
            <w:r>
              <w:rPr>
                <w:rFonts w:ascii="仿宋_GB2312" w:eastAsia="仿宋_GB2312" w:hint="eastAsia"/>
                <w:sz w:val="24"/>
              </w:rPr>
              <w:t>5</w:t>
            </w:r>
          </w:p>
        </w:tc>
        <w:tc>
          <w:tcPr>
            <w:tcW w:w="6761" w:type="dxa"/>
            <w:vAlign w:val="center"/>
          </w:tcPr>
          <w:p w14:paraId="02FCE761" w14:textId="77777777" w:rsidR="00DD6931" w:rsidRDefault="00350AE2">
            <w:pPr>
              <w:rPr>
                <w:rFonts w:ascii="仿宋_GB2312" w:eastAsia="仿宋_GB2312"/>
                <w:sz w:val="24"/>
              </w:rPr>
            </w:pPr>
            <w:r>
              <w:rPr>
                <w:rFonts w:ascii="仿宋_GB2312" w:eastAsia="仿宋_GB2312"/>
                <w:sz w:val="24"/>
              </w:rPr>
              <w:t>企业营业执照（法人证书）</w:t>
            </w:r>
          </w:p>
        </w:tc>
        <w:tc>
          <w:tcPr>
            <w:tcW w:w="1143" w:type="dxa"/>
            <w:vAlign w:val="center"/>
          </w:tcPr>
          <w:p w14:paraId="3B451FEC" w14:textId="77777777" w:rsidR="00DD6931" w:rsidRDefault="00DD6931"/>
        </w:tc>
      </w:tr>
      <w:tr w:rsidR="00DD6931" w14:paraId="05E71D69" w14:textId="77777777">
        <w:trPr>
          <w:trHeight w:hRule="exact" w:val="510"/>
          <w:jc w:val="center"/>
        </w:trPr>
        <w:tc>
          <w:tcPr>
            <w:tcW w:w="930" w:type="dxa"/>
            <w:vAlign w:val="center"/>
          </w:tcPr>
          <w:p w14:paraId="5560E8EE" w14:textId="77777777" w:rsidR="00DD6931" w:rsidRDefault="00350AE2">
            <w:pPr>
              <w:rPr>
                <w:rFonts w:ascii="仿宋_GB2312" w:eastAsia="仿宋_GB2312"/>
                <w:sz w:val="24"/>
              </w:rPr>
            </w:pPr>
            <w:r>
              <w:rPr>
                <w:rFonts w:ascii="仿宋_GB2312" w:eastAsia="仿宋_GB2312" w:hint="eastAsia"/>
                <w:sz w:val="24"/>
              </w:rPr>
              <w:t>6</w:t>
            </w:r>
          </w:p>
        </w:tc>
        <w:tc>
          <w:tcPr>
            <w:tcW w:w="6761" w:type="dxa"/>
            <w:vAlign w:val="center"/>
          </w:tcPr>
          <w:p w14:paraId="01D4DD63" w14:textId="77777777" w:rsidR="00DD6931" w:rsidRDefault="00350AE2">
            <w:pPr>
              <w:rPr>
                <w:rFonts w:ascii="仿宋_GB2312" w:eastAsia="仿宋_GB2312"/>
                <w:sz w:val="24"/>
              </w:rPr>
            </w:pPr>
            <w:r>
              <w:rPr>
                <w:rFonts w:ascii="仿宋_GB2312" w:eastAsia="仿宋_GB2312" w:hint="eastAsia"/>
                <w:sz w:val="24"/>
              </w:rPr>
              <w:t>项目申报人身份证（复印件）</w:t>
            </w:r>
          </w:p>
        </w:tc>
        <w:tc>
          <w:tcPr>
            <w:tcW w:w="1143" w:type="dxa"/>
            <w:vAlign w:val="center"/>
          </w:tcPr>
          <w:p w14:paraId="5E3DDA28" w14:textId="77777777" w:rsidR="00DD6931" w:rsidRDefault="00DD6931"/>
        </w:tc>
      </w:tr>
      <w:tr w:rsidR="00DD6931" w14:paraId="5299DD3B" w14:textId="77777777">
        <w:trPr>
          <w:trHeight w:hRule="exact" w:val="1600"/>
          <w:jc w:val="center"/>
        </w:trPr>
        <w:tc>
          <w:tcPr>
            <w:tcW w:w="930" w:type="dxa"/>
            <w:vAlign w:val="center"/>
          </w:tcPr>
          <w:p w14:paraId="0E5FE657" w14:textId="77777777" w:rsidR="00DD6931" w:rsidRDefault="00350AE2">
            <w:pPr>
              <w:rPr>
                <w:rFonts w:ascii="仿宋_GB2312" w:eastAsia="仿宋_GB2312"/>
                <w:sz w:val="24"/>
              </w:rPr>
            </w:pPr>
            <w:r>
              <w:rPr>
                <w:rFonts w:ascii="仿宋_GB2312" w:eastAsia="仿宋_GB2312" w:hint="eastAsia"/>
                <w:sz w:val="24"/>
              </w:rPr>
              <w:t>7</w:t>
            </w:r>
          </w:p>
        </w:tc>
        <w:tc>
          <w:tcPr>
            <w:tcW w:w="6761" w:type="dxa"/>
            <w:vAlign w:val="center"/>
          </w:tcPr>
          <w:p w14:paraId="10145CFE" w14:textId="77777777" w:rsidR="00DD6931" w:rsidRDefault="00350AE2">
            <w:pPr>
              <w:rPr>
                <w:rFonts w:ascii="仿宋_GB2312" w:eastAsia="仿宋_GB2312"/>
                <w:color w:val="0000FF"/>
                <w:sz w:val="24"/>
              </w:rPr>
            </w:pPr>
            <w:r>
              <w:rPr>
                <w:rFonts w:ascii="仿宋_GB2312" w:eastAsia="仿宋_GB2312"/>
                <w:sz w:val="24"/>
              </w:rPr>
              <w:t>其他证明材料：含：发明专利证书、小试成果报告、科技查新报告、样品检测报告以及其它能说明项目技术水平和来源、知识产权归属、申报单位和项目组成员资质、水平等的证明材料和动物伦理审查等其他材料）</w:t>
            </w:r>
          </w:p>
        </w:tc>
        <w:tc>
          <w:tcPr>
            <w:tcW w:w="1143" w:type="dxa"/>
            <w:vAlign w:val="center"/>
          </w:tcPr>
          <w:p w14:paraId="78403764" w14:textId="77777777" w:rsidR="00DD6931" w:rsidRDefault="00DD6931">
            <w:pPr>
              <w:rPr>
                <w:color w:val="0000FF"/>
              </w:rPr>
            </w:pPr>
          </w:p>
        </w:tc>
      </w:tr>
      <w:tr w:rsidR="00DD6931" w14:paraId="611D91F4" w14:textId="77777777">
        <w:trPr>
          <w:trHeight w:hRule="exact" w:val="510"/>
          <w:jc w:val="center"/>
        </w:trPr>
        <w:tc>
          <w:tcPr>
            <w:tcW w:w="930" w:type="dxa"/>
            <w:vAlign w:val="center"/>
          </w:tcPr>
          <w:p w14:paraId="73C8FB78" w14:textId="77777777" w:rsidR="00DD6931" w:rsidRDefault="00DD6931">
            <w:pPr>
              <w:rPr>
                <w:rFonts w:ascii="仿宋_GB2312" w:eastAsia="仿宋_GB2312"/>
                <w:sz w:val="24"/>
              </w:rPr>
            </w:pPr>
          </w:p>
        </w:tc>
        <w:tc>
          <w:tcPr>
            <w:tcW w:w="6761" w:type="dxa"/>
            <w:vAlign w:val="center"/>
          </w:tcPr>
          <w:p w14:paraId="00641F09" w14:textId="77777777" w:rsidR="00DD6931" w:rsidRDefault="00DD6931">
            <w:pPr>
              <w:rPr>
                <w:rFonts w:ascii="仿宋_GB2312" w:eastAsia="仿宋_GB2312"/>
                <w:sz w:val="24"/>
              </w:rPr>
            </w:pPr>
          </w:p>
        </w:tc>
        <w:tc>
          <w:tcPr>
            <w:tcW w:w="1143" w:type="dxa"/>
            <w:vAlign w:val="center"/>
          </w:tcPr>
          <w:p w14:paraId="1C075A3D" w14:textId="77777777" w:rsidR="00DD6931" w:rsidRDefault="00DD6931"/>
        </w:tc>
      </w:tr>
      <w:tr w:rsidR="00DD6931" w14:paraId="72ABCAA9" w14:textId="77777777">
        <w:trPr>
          <w:trHeight w:hRule="exact" w:val="510"/>
          <w:jc w:val="center"/>
        </w:trPr>
        <w:tc>
          <w:tcPr>
            <w:tcW w:w="930" w:type="dxa"/>
            <w:vAlign w:val="center"/>
          </w:tcPr>
          <w:p w14:paraId="467523EB" w14:textId="77777777" w:rsidR="00DD6931" w:rsidRDefault="00DD6931">
            <w:pPr>
              <w:rPr>
                <w:rFonts w:ascii="仿宋_GB2312" w:eastAsia="仿宋_GB2312"/>
                <w:sz w:val="24"/>
              </w:rPr>
            </w:pPr>
          </w:p>
        </w:tc>
        <w:tc>
          <w:tcPr>
            <w:tcW w:w="6761" w:type="dxa"/>
            <w:vAlign w:val="center"/>
          </w:tcPr>
          <w:p w14:paraId="16EFC5E4" w14:textId="77777777" w:rsidR="00DD6931" w:rsidRDefault="00DD6931"/>
        </w:tc>
        <w:tc>
          <w:tcPr>
            <w:tcW w:w="1143" w:type="dxa"/>
            <w:vAlign w:val="center"/>
          </w:tcPr>
          <w:p w14:paraId="0787754D" w14:textId="77777777" w:rsidR="00DD6931" w:rsidRDefault="00DD6931"/>
        </w:tc>
      </w:tr>
      <w:tr w:rsidR="00DD6931" w14:paraId="4EBA9A9F" w14:textId="77777777">
        <w:trPr>
          <w:trHeight w:hRule="exact" w:val="510"/>
          <w:jc w:val="center"/>
        </w:trPr>
        <w:tc>
          <w:tcPr>
            <w:tcW w:w="930" w:type="dxa"/>
            <w:vAlign w:val="center"/>
          </w:tcPr>
          <w:p w14:paraId="438A9E5F" w14:textId="77777777" w:rsidR="00DD6931" w:rsidRDefault="00DD6931">
            <w:pPr>
              <w:rPr>
                <w:rFonts w:ascii="仿宋_GB2312" w:eastAsia="仿宋_GB2312"/>
                <w:sz w:val="24"/>
              </w:rPr>
            </w:pPr>
          </w:p>
        </w:tc>
        <w:tc>
          <w:tcPr>
            <w:tcW w:w="6761" w:type="dxa"/>
            <w:vAlign w:val="center"/>
          </w:tcPr>
          <w:p w14:paraId="37EA686C" w14:textId="77777777" w:rsidR="00DD6931" w:rsidRDefault="00DD6931"/>
        </w:tc>
        <w:tc>
          <w:tcPr>
            <w:tcW w:w="1143" w:type="dxa"/>
            <w:vAlign w:val="center"/>
          </w:tcPr>
          <w:p w14:paraId="36B4BCC5" w14:textId="77777777" w:rsidR="00DD6931" w:rsidRDefault="00DD6931"/>
        </w:tc>
      </w:tr>
      <w:tr w:rsidR="00DD6931" w14:paraId="15F4A3F4" w14:textId="77777777">
        <w:trPr>
          <w:trHeight w:hRule="exact" w:val="510"/>
          <w:jc w:val="center"/>
        </w:trPr>
        <w:tc>
          <w:tcPr>
            <w:tcW w:w="930" w:type="dxa"/>
            <w:vAlign w:val="center"/>
          </w:tcPr>
          <w:p w14:paraId="67CAA36C" w14:textId="77777777" w:rsidR="00DD6931" w:rsidRDefault="00DD6931">
            <w:pPr>
              <w:rPr>
                <w:rFonts w:ascii="仿宋_GB2312" w:eastAsia="仿宋_GB2312"/>
                <w:sz w:val="24"/>
              </w:rPr>
            </w:pPr>
          </w:p>
        </w:tc>
        <w:tc>
          <w:tcPr>
            <w:tcW w:w="6761" w:type="dxa"/>
            <w:vAlign w:val="center"/>
          </w:tcPr>
          <w:p w14:paraId="63EC4205" w14:textId="77777777" w:rsidR="00DD6931" w:rsidRDefault="00DD6931"/>
        </w:tc>
        <w:tc>
          <w:tcPr>
            <w:tcW w:w="1143" w:type="dxa"/>
            <w:vAlign w:val="center"/>
          </w:tcPr>
          <w:p w14:paraId="79ADA735" w14:textId="77777777" w:rsidR="00DD6931" w:rsidRDefault="00DD6931"/>
        </w:tc>
      </w:tr>
      <w:tr w:rsidR="00DD6931" w14:paraId="533B8E52" w14:textId="77777777">
        <w:trPr>
          <w:trHeight w:hRule="exact" w:val="510"/>
          <w:jc w:val="center"/>
        </w:trPr>
        <w:tc>
          <w:tcPr>
            <w:tcW w:w="930" w:type="dxa"/>
            <w:vAlign w:val="center"/>
          </w:tcPr>
          <w:p w14:paraId="65427951" w14:textId="77777777" w:rsidR="00DD6931" w:rsidRDefault="00DD6931">
            <w:pPr>
              <w:rPr>
                <w:rFonts w:ascii="仿宋_GB2312" w:eastAsia="仿宋_GB2312"/>
                <w:sz w:val="24"/>
              </w:rPr>
            </w:pPr>
          </w:p>
        </w:tc>
        <w:tc>
          <w:tcPr>
            <w:tcW w:w="6761" w:type="dxa"/>
            <w:vAlign w:val="center"/>
          </w:tcPr>
          <w:p w14:paraId="423502AD" w14:textId="77777777" w:rsidR="00DD6931" w:rsidRDefault="00DD6931"/>
        </w:tc>
        <w:tc>
          <w:tcPr>
            <w:tcW w:w="1143" w:type="dxa"/>
            <w:vAlign w:val="center"/>
          </w:tcPr>
          <w:p w14:paraId="06B4700E" w14:textId="77777777" w:rsidR="00DD6931" w:rsidRDefault="00DD6931"/>
        </w:tc>
      </w:tr>
      <w:tr w:rsidR="00DD6931" w14:paraId="7FEA52C9" w14:textId="77777777">
        <w:trPr>
          <w:trHeight w:hRule="exact" w:val="510"/>
          <w:jc w:val="center"/>
        </w:trPr>
        <w:tc>
          <w:tcPr>
            <w:tcW w:w="930" w:type="dxa"/>
            <w:vAlign w:val="center"/>
          </w:tcPr>
          <w:p w14:paraId="2ECFB356" w14:textId="77777777" w:rsidR="00DD6931" w:rsidRDefault="00DD6931">
            <w:pPr>
              <w:rPr>
                <w:rFonts w:ascii="仿宋_GB2312" w:eastAsia="仿宋_GB2312"/>
                <w:sz w:val="24"/>
              </w:rPr>
            </w:pPr>
          </w:p>
        </w:tc>
        <w:tc>
          <w:tcPr>
            <w:tcW w:w="6761" w:type="dxa"/>
            <w:vAlign w:val="center"/>
          </w:tcPr>
          <w:p w14:paraId="711FB205" w14:textId="77777777" w:rsidR="00DD6931" w:rsidRDefault="00DD6931"/>
        </w:tc>
        <w:tc>
          <w:tcPr>
            <w:tcW w:w="1143" w:type="dxa"/>
            <w:vAlign w:val="center"/>
          </w:tcPr>
          <w:p w14:paraId="67FD6A77" w14:textId="77777777" w:rsidR="00DD6931" w:rsidRDefault="00DD6931"/>
        </w:tc>
      </w:tr>
      <w:tr w:rsidR="00DD6931" w14:paraId="4A3F3097" w14:textId="77777777">
        <w:trPr>
          <w:trHeight w:hRule="exact" w:val="510"/>
          <w:jc w:val="center"/>
        </w:trPr>
        <w:tc>
          <w:tcPr>
            <w:tcW w:w="930" w:type="dxa"/>
            <w:vAlign w:val="center"/>
          </w:tcPr>
          <w:p w14:paraId="5B76D703" w14:textId="77777777" w:rsidR="00DD6931" w:rsidRDefault="00DD6931">
            <w:pPr>
              <w:rPr>
                <w:rFonts w:ascii="仿宋_GB2312" w:eastAsia="仿宋_GB2312"/>
                <w:sz w:val="24"/>
              </w:rPr>
            </w:pPr>
          </w:p>
        </w:tc>
        <w:tc>
          <w:tcPr>
            <w:tcW w:w="6761" w:type="dxa"/>
            <w:vAlign w:val="center"/>
          </w:tcPr>
          <w:p w14:paraId="792380CD" w14:textId="77777777" w:rsidR="00DD6931" w:rsidRDefault="00DD6931"/>
        </w:tc>
        <w:tc>
          <w:tcPr>
            <w:tcW w:w="1143" w:type="dxa"/>
            <w:vAlign w:val="center"/>
          </w:tcPr>
          <w:p w14:paraId="62113C32" w14:textId="77777777" w:rsidR="00DD6931" w:rsidRDefault="00DD6931"/>
        </w:tc>
      </w:tr>
      <w:tr w:rsidR="00DD6931" w14:paraId="178D5074" w14:textId="77777777">
        <w:trPr>
          <w:trHeight w:hRule="exact" w:val="510"/>
          <w:jc w:val="center"/>
        </w:trPr>
        <w:tc>
          <w:tcPr>
            <w:tcW w:w="930" w:type="dxa"/>
            <w:vAlign w:val="center"/>
          </w:tcPr>
          <w:p w14:paraId="7537F64E" w14:textId="77777777" w:rsidR="00DD6931" w:rsidRDefault="00DD6931">
            <w:pPr>
              <w:rPr>
                <w:rFonts w:ascii="仿宋_GB2312" w:eastAsia="仿宋_GB2312"/>
                <w:sz w:val="24"/>
              </w:rPr>
            </w:pPr>
          </w:p>
        </w:tc>
        <w:tc>
          <w:tcPr>
            <w:tcW w:w="6761" w:type="dxa"/>
            <w:vAlign w:val="center"/>
          </w:tcPr>
          <w:p w14:paraId="7EF10C49" w14:textId="77777777" w:rsidR="00DD6931" w:rsidRDefault="00DD6931"/>
        </w:tc>
        <w:tc>
          <w:tcPr>
            <w:tcW w:w="1143" w:type="dxa"/>
            <w:vAlign w:val="center"/>
          </w:tcPr>
          <w:p w14:paraId="007159C3" w14:textId="77777777" w:rsidR="00DD6931" w:rsidRDefault="00DD6931"/>
        </w:tc>
      </w:tr>
      <w:tr w:rsidR="00DD6931" w14:paraId="74B0A79D" w14:textId="77777777">
        <w:trPr>
          <w:trHeight w:hRule="exact" w:val="510"/>
          <w:jc w:val="center"/>
        </w:trPr>
        <w:tc>
          <w:tcPr>
            <w:tcW w:w="930" w:type="dxa"/>
            <w:vAlign w:val="center"/>
          </w:tcPr>
          <w:p w14:paraId="235437FA" w14:textId="77777777" w:rsidR="00DD6931" w:rsidRDefault="00DD6931">
            <w:pPr>
              <w:rPr>
                <w:rFonts w:ascii="仿宋_GB2312" w:eastAsia="仿宋_GB2312"/>
                <w:sz w:val="24"/>
              </w:rPr>
            </w:pPr>
          </w:p>
        </w:tc>
        <w:tc>
          <w:tcPr>
            <w:tcW w:w="6761" w:type="dxa"/>
            <w:vAlign w:val="center"/>
          </w:tcPr>
          <w:p w14:paraId="70F43BE2" w14:textId="77777777" w:rsidR="00DD6931" w:rsidRDefault="00DD6931"/>
        </w:tc>
        <w:tc>
          <w:tcPr>
            <w:tcW w:w="1143" w:type="dxa"/>
            <w:vAlign w:val="center"/>
          </w:tcPr>
          <w:p w14:paraId="64AA4F4A" w14:textId="77777777" w:rsidR="00DD6931" w:rsidRDefault="00DD6931"/>
        </w:tc>
      </w:tr>
    </w:tbl>
    <w:p w14:paraId="381B3B28" w14:textId="77777777" w:rsidR="00DD6931" w:rsidRDefault="00350AE2">
      <w:pPr>
        <w:widowControl/>
        <w:jc w:val="left"/>
        <w:rPr>
          <w:rFonts w:eastAsia="黑体"/>
          <w:sz w:val="32"/>
          <w:szCs w:val="32"/>
        </w:rPr>
      </w:pPr>
      <w:r>
        <w:rPr>
          <w:rFonts w:eastAsia="黑体"/>
          <w:sz w:val="30"/>
          <w:szCs w:val="30"/>
        </w:rPr>
        <w:br w:type="page"/>
      </w:r>
      <w:r>
        <w:rPr>
          <w:rFonts w:eastAsia="黑体"/>
          <w:sz w:val="32"/>
          <w:szCs w:val="32"/>
        </w:rPr>
        <w:lastRenderedPageBreak/>
        <w:t>四、项目实施方案</w:t>
      </w:r>
    </w:p>
    <w:p w14:paraId="07B93099" w14:textId="77777777" w:rsidR="00DD6931" w:rsidRDefault="00DD6931">
      <w:pPr>
        <w:rPr>
          <w:rFonts w:eastAsia="仿宋_GB2312"/>
          <w:sz w:val="28"/>
        </w:rPr>
      </w:pPr>
    </w:p>
    <w:p w14:paraId="668A007F" w14:textId="77777777" w:rsidR="00DD6931" w:rsidRDefault="00350AE2">
      <w:pPr>
        <w:pStyle w:val="af8"/>
        <w:numPr>
          <w:ilvl w:val="0"/>
          <w:numId w:val="3"/>
        </w:numPr>
        <w:adjustRightInd w:val="0"/>
        <w:snapToGrid w:val="0"/>
        <w:spacing w:line="480" w:lineRule="exact"/>
        <w:ind w:rightChars="-242" w:right="-508" w:firstLineChars="0"/>
        <w:rPr>
          <w:rFonts w:eastAsia="仿宋_GB2312"/>
          <w:sz w:val="28"/>
          <w:szCs w:val="28"/>
        </w:rPr>
      </w:pPr>
      <w:r>
        <w:rPr>
          <w:rStyle w:val="11"/>
          <w:rFonts w:ascii="黑体" w:hAnsi="黑体" w:cs="黑体" w:hint="eastAsia"/>
          <w:szCs w:val="28"/>
        </w:rPr>
        <w:t>研究目的、意义和必要性</w:t>
      </w:r>
      <w:r>
        <w:rPr>
          <w:rFonts w:eastAsia="仿宋_GB2312"/>
          <w:sz w:val="28"/>
          <w:szCs w:val="28"/>
        </w:rPr>
        <w:t>（包括项目提出的背景和必要性，国内外现状和技术发展趋势、市场需求分析，本项目在产业链发展中的地位与作用，说明项目产业化前景以及对相关技术与产品及其产业的带动作用等）</w:t>
      </w:r>
    </w:p>
    <w:p w14:paraId="5741FAB3" w14:textId="77777777" w:rsidR="00DD6931" w:rsidRDefault="00DD6931">
      <w:pPr>
        <w:adjustRightInd w:val="0"/>
        <w:snapToGrid w:val="0"/>
        <w:spacing w:line="480" w:lineRule="exact"/>
        <w:ind w:leftChars="-85" w:left="-178" w:rightChars="-242" w:right="-508" w:firstLineChars="200" w:firstLine="560"/>
        <w:rPr>
          <w:rFonts w:eastAsia="仿宋_GB2312"/>
          <w:sz w:val="28"/>
          <w:szCs w:val="28"/>
        </w:rPr>
      </w:pPr>
    </w:p>
    <w:p w14:paraId="193B9AD1" w14:textId="77777777" w:rsidR="00DD6931" w:rsidRDefault="00350AE2">
      <w:pPr>
        <w:pStyle w:val="2"/>
        <w:rPr>
          <w:rFonts w:ascii="仿宋" w:hAnsi="仿宋" w:cs="仿宋"/>
          <w:szCs w:val="28"/>
        </w:rPr>
      </w:pPr>
      <w:r>
        <w:rPr>
          <w:rFonts w:ascii="仿宋" w:hAnsi="仿宋" w:cs="仿宋" w:hint="eastAsia"/>
          <w:szCs w:val="28"/>
        </w:rPr>
        <w:t>1.1背景和必要性</w:t>
      </w:r>
    </w:p>
    <w:p w14:paraId="1EAF0C16" w14:textId="77777777" w:rsidR="00DD6931" w:rsidRDefault="00350AE2">
      <w:pPr>
        <w:adjustRightInd w:val="0"/>
        <w:spacing w:beforeLines="50" w:before="120" w:afterLines="50" w:after="120" w:line="500" w:lineRule="exact"/>
        <w:ind w:rightChars="-242" w:right="-508" w:firstLineChars="200" w:firstLine="480"/>
        <w:rPr>
          <w:rFonts w:eastAsia="仿宋_GB2312"/>
          <w:sz w:val="24"/>
        </w:rPr>
      </w:pPr>
      <w:r>
        <w:rPr>
          <w:rFonts w:eastAsia="仿宋_GB2312" w:hint="eastAsia"/>
          <w:sz w:val="24"/>
        </w:rPr>
        <w:t>商业显示器多媒体展示芯片是显示器内部的重要部件，它直接影响显示器的性能和图像质量。显示器芯片的主要任务是处理系统输入的视频信号，并将其转换为能够被显示器识别的信号。这些信号包括图像的分辨率、色彩和亮度等信息，而显示器芯片的作用就是将这些信息进行处理和转换，最终将它们呈现为图像。随着数字技术的迅猛发展，传统的信息、广告形式已逐渐被数字化的、动态的和交互式的广告方式所取代。其中，广告机等商业显示产品因其独特的展示效果、实时更新和定位精准的优势，正逐渐在商场、酒店、地铁站、机场和其他公共场所得到广泛应用。商业显示产品不仅作为一个基础产品服务于人们生活，更由于其分布之广、影响之大，具有极大的社会影响力——甚至已经和广播、电视、互联网媒体等信息传播途径具有相当的影响力。而显示芯片作为其核心部件，会直接影响商业显示器的制造成本、制造效率、功能性、稳定性、安全性等等一系列关键因素，因此，一款完全国产化的、安全自主可控的专用商业显示器多媒体展示芯片的研发就尤为重要。</w:t>
      </w:r>
    </w:p>
    <w:p w14:paraId="3C6F5865" w14:textId="77777777" w:rsidR="00DD6931" w:rsidRDefault="00350AE2">
      <w:pPr>
        <w:pStyle w:val="2"/>
      </w:pPr>
      <w:r>
        <w:rPr>
          <w:rFonts w:hint="eastAsia"/>
        </w:rPr>
        <w:t>1.2</w:t>
      </w:r>
      <w:r>
        <w:rPr>
          <w:rFonts w:hint="eastAsia"/>
        </w:rPr>
        <w:t>技术现状和发展趋势</w:t>
      </w:r>
    </w:p>
    <w:p w14:paraId="169F0192" w14:textId="77777777" w:rsidR="00DD6931" w:rsidRDefault="00350AE2">
      <w:pPr>
        <w:pStyle w:val="30"/>
      </w:pPr>
      <w:r>
        <w:rPr>
          <w:rFonts w:hint="eastAsia"/>
        </w:rPr>
        <w:t>1.2.1</w:t>
      </w:r>
      <w:r>
        <w:rPr>
          <w:rFonts w:hint="eastAsia"/>
        </w:rPr>
        <w:t>现状——主要基于“通用</w:t>
      </w:r>
      <w:r>
        <w:rPr>
          <w:rFonts w:hint="eastAsia"/>
        </w:rPr>
        <w:t>A</w:t>
      </w:r>
      <w:r>
        <w:t xml:space="preserve">RM </w:t>
      </w:r>
      <w:r>
        <w:rPr>
          <w:rFonts w:hint="eastAsia"/>
        </w:rPr>
        <w:t>SoC</w:t>
      </w:r>
      <w:r>
        <w:t xml:space="preserve"> + </w:t>
      </w:r>
      <w:r>
        <w:rPr>
          <w:rFonts w:hint="eastAsia"/>
        </w:rPr>
        <w:t>Android</w:t>
      </w:r>
      <w:r>
        <w:rPr>
          <w:rFonts w:hint="eastAsia"/>
        </w:rPr>
        <w:t>”</w:t>
      </w:r>
    </w:p>
    <w:p w14:paraId="6D0C0093" w14:textId="77777777" w:rsidR="00DD6931" w:rsidRDefault="00350AE2">
      <w:pPr>
        <w:spacing w:line="360" w:lineRule="auto"/>
        <w:ind w:firstLineChars="200" w:firstLine="480"/>
        <w:rPr>
          <w:rFonts w:ascii="仿宋" w:eastAsia="仿宋" w:hAnsi="仿宋" w:cs="仿宋"/>
          <w:sz w:val="24"/>
        </w:rPr>
      </w:pPr>
      <w:r>
        <w:rPr>
          <w:rFonts w:ascii="仿宋" w:eastAsia="仿宋" w:hAnsi="仿宋" w:cs="仿宋" w:hint="eastAsia"/>
          <w:sz w:val="24"/>
        </w:rPr>
        <w:t>商业显示多媒体展示终端的基础软硬件平台类型有多种，具体的选择取决于设备的应用和需求。当前</w:t>
      </w:r>
      <w:r>
        <w:rPr>
          <w:rFonts w:ascii="仿宋" w:eastAsia="仿宋" w:hAnsi="仿宋" w:cs="仿宋" w:hint="eastAsia"/>
          <w:b/>
          <w:sz w:val="24"/>
        </w:rPr>
        <w:t>并未有专用的商业显示器多媒体展示芯片</w:t>
      </w:r>
      <w:r>
        <w:rPr>
          <w:rFonts w:ascii="仿宋" w:eastAsia="仿宋" w:hAnsi="仿宋" w:cs="仿宋" w:hint="eastAsia"/>
          <w:sz w:val="24"/>
        </w:rPr>
        <w:t>，主流产品通常使用通用ARM SoC为硬件平台，加上通用操作系统（主要使用Android）而构建，常见的基础软硬件平台类型包括嵌入式系统、PC（个人计算机）平台、Android平台、iOS平台、Web平台、自定义平台等。基于“通用ARM SoC + Android”的显示设备虽然能满足大多数情况要求，但当前并没有专用处理器SoC针对商业显示器应用进行深度优化。因此仍然有大量问题与挑战，仍有许多可以提升的空间：</w:t>
      </w:r>
    </w:p>
    <w:p w14:paraId="007EECA2" w14:textId="77777777" w:rsidR="00DD6931" w:rsidRDefault="00350AE2">
      <w:pPr>
        <w:spacing w:line="360" w:lineRule="auto"/>
        <w:ind w:firstLineChars="200" w:firstLine="480"/>
        <w:rPr>
          <w:rFonts w:ascii="仿宋" w:eastAsia="仿宋" w:hAnsi="仿宋" w:cs="仿宋"/>
          <w:sz w:val="24"/>
        </w:rPr>
      </w:pPr>
      <w:r>
        <w:rPr>
          <w:rFonts w:ascii="仿宋" w:eastAsia="仿宋" w:hAnsi="仿宋" w:cs="仿宋" w:hint="eastAsia"/>
          <w:sz w:val="24"/>
        </w:rPr>
        <w:lastRenderedPageBreak/>
        <w:t>一是当前商业显示器端设备具备边</w:t>
      </w:r>
      <w:ins w:id="12" w:author="luo" w:date="2023-10-27T15:39:00Z">
        <w:r w:rsidR="00E82ACF">
          <w:rPr>
            <w:rFonts w:ascii="仿宋" w:eastAsia="仿宋" w:hAnsi="仿宋" w:cs="仿宋" w:hint="eastAsia"/>
            <w:sz w:val="24"/>
          </w:rPr>
          <w:t>缘</w:t>
        </w:r>
      </w:ins>
      <w:del w:id="13" w:author="luo" w:date="2023-10-27T15:39:00Z">
        <w:r w:rsidDel="00E82ACF">
          <w:rPr>
            <w:rFonts w:ascii="仿宋" w:eastAsia="仿宋" w:hAnsi="仿宋" w:cs="仿宋" w:hint="eastAsia"/>
            <w:sz w:val="24"/>
          </w:rPr>
          <w:delText>沿</w:delText>
        </w:r>
      </w:del>
      <w:r>
        <w:rPr>
          <w:rFonts w:ascii="仿宋" w:eastAsia="仿宋" w:hAnsi="仿宋" w:cs="仿宋" w:hint="eastAsia"/>
          <w:sz w:val="24"/>
        </w:rPr>
        <w:t>计算能力，但其高性能的处理器核、GPU和NPU通常性能过剩且利用率低，成本高。与此同时，其GPU和NPU的性能也远不及服务器端，无法匹敌服务器性能。</w:t>
      </w:r>
    </w:p>
    <w:p w14:paraId="2048C59D" w14:textId="77777777" w:rsidR="00DD6931" w:rsidRDefault="00350AE2">
      <w:pPr>
        <w:spacing w:line="360" w:lineRule="auto"/>
        <w:ind w:firstLineChars="200" w:firstLine="480"/>
        <w:rPr>
          <w:rFonts w:ascii="仿宋" w:eastAsia="仿宋" w:hAnsi="仿宋" w:cs="仿宋"/>
          <w:sz w:val="24"/>
        </w:rPr>
      </w:pPr>
      <w:r>
        <w:rPr>
          <w:rFonts w:ascii="仿宋" w:eastAsia="仿宋" w:hAnsi="仿宋" w:cs="仿宋" w:hint="eastAsia"/>
          <w:sz w:val="24"/>
        </w:rPr>
        <w:t>二是提供商业显示器端设备的应用程序承载了主要的功能，因此功能和服务发生变化时，需要对大量的商业显示器端设备进行更新维护，工作量巨大，缺少灵活性和可扩展性。</w:t>
      </w:r>
    </w:p>
    <w:p w14:paraId="22D1EBCF" w14:textId="77777777" w:rsidR="00DD6931" w:rsidRDefault="00350AE2">
      <w:pPr>
        <w:spacing w:line="360" w:lineRule="auto"/>
        <w:ind w:firstLineChars="200" w:firstLine="480"/>
        <w:rPr>
          <w:rFonts w:ascii="仿宋" w:eastAsia="仿宋" w:hAnsi="仿宋" w:cs="仿宋"/>
          <w:sz w:val="24"/>
        </w:rPr>
      </w:pPr>
      <w:r>
        <w:rPr>
          <w:rFonts w:ascii="仿宋" w:eastAsia="仿宋" w:hAnsi="仿宋" w:cs="仿宋" w:hint="eastAsia"/>
          <w:sz w:val="24"/>
        </w:rPr>
        <w:t>三是并未充分利用已经开始应用5G的网络技术和带宽。播放相同节目的终端上重复利用GPU进行渲染计算，不仅让设备端的处理器造价高昂，重复计算也浪费了大量的电力能量。</w:t>
      </w:r>
    </w:p>
    <w:p w14:paraId="6A502605" w14:textId="77777777" w:rsidR="00DD6931" w:rsidRDefault="00350AE2">
      <w:pPr>
        <w:pStyle w:val="30"/>
      </w:pPr>
      <w:r>
        <w:rPr>
          <w:rFonts w:hint="eastAsia"/>
        </w:rPr>
        <w:t xml:space="preserve">1.2.2 </w:t>
      </w:r>
      <w:r>
        <w:rPr>
          <w:rFonts w:hint="eastAsia"/>
        </w:rPr>
        <w:t>发展趋势——拥抱智能化、动态性和定制化</w:t>
      </w:r>
    </w:p>
    <w:p w14:paraId="1FCF90C2" w14:textId="77777777" w:rsidR="00DD6931" w:rsidRDefault="00350AE2">
      <w:pPr>
        <w:spacing w:line="360" w:lineRule="auto"/>
        <w:ind w:firstLineChars="200" w:firstLine="480"/>
        <w:rPr>
          <w:rFonts w:ascii="仿宋" w:eastAsia="仿宋" w:hAnsi="仿宋" w:cs="仿宋"/>
          <w:sz w:val="24"/>
        </w:rPr>
      </w:pPr>
      <w:r>
        <w:rPr>
          <w:rFonts w:ascii="仿宋" w:eastAsia="仿宋" w:hAnsi="仿宋" w:cs="仿宋" w:hint="eastAsia"/>
          <w:sz w:val="24"/>
        </w:rPr>
        <w:t>商业显示器系统除了基础功能外，逐渐向智能化、动态性和定制化方向发展</w:t>
      </w:r>
    </w:p>
    <w:p w14:paraId="78F112BA" w14:textId="77777777" w:rsidR="00DD6931" w:rsidRDefault="00350AE2">
      <w:pPr>
        <w:spacing w:line="360" w:lineRule="auto"/>
        <w:rPr>
          <w:rFonts w:ascii="仿宋" w:eastAsia="仿宋" w:hAnsi="仿宋" w:cs="仿宋"/>
          <w:sz w:val="24"/>
        </w:rPr>
      </w:pPr>
      <w:r>
        <w:rPr>
          <w:rFonts w:ascii="仿宋" w:eastAsia="仿宋" w:hAnsi="仿宋" w:cs="仿宋" w:hint="eastAsia"/>
          <w:sz w:val="24"/>
        </w:rPr>
        <w:t>具体包括以下趋势：一是数字化互动：越来越多的广告机和叫号机等商业显示器采用数字互动技术，包括触摸屏、手势识别和语音识别，以提供更丰富的用户体验。二是数据分析和智能化：通过分析观众数据，利用人工智能技术实现个性化内容推荐和精准广告定位，同时移动设备与广告机和叫号机之间的互动越来越普遍。三是可持续性和绿色技术：设备制造商和运营商越来越关注环保和可持续性，包括能源效率和可再生能源的使用。这些问题和发展方向反映了广告机和叫号机市场的动态性，厂商需要不断关注市场趋势并调整策略以适应不断变化的需求。但是传统的系统在显示端承载了过</w:t>
      </w:r>
      <w:del w:id="14" w:author="luo" w:date="2023-10-27T15:38:00Z">
        <w:r w:rsidDel="00E82ACF">
          <w:rPr>
            <w:rFonts w:ascii="仿宋" w:eastAsia="仿宋" w:hAnsi="仿宋" w:cs="仿宋" w:hint="eastAsia"/>
            <w:sz w:val="24"/>
          </w:rPr>
          <w:delText>的</w:delText>
        </w:r>
      </w:del>
      <w:ins w:id="15" w:author="luo" w:date="2023-10-27T15:38:00Z">
        <w:r w:rsidR="00E82ACF">
          <w:rPr>
            <w:rFonts w:ascii="仿宋" w:eastAsia="仿宋" w:hAnsi="仿宋" w:cs="仿宋" w:hint="eastAsia"/>
            <w:sz w:val="24"/>
          </w:rPr>
          <w:t>多</w:t>
        </w:r>
      </w:ins>
      <w:r>
        <w:rPr>
          <w:rFonts w:ascii="仿宋" w:eastAsia="仿宋" w:hAnsi="仿宋" w:cs="仿宋" w:hint="eastAsia"/>
          <w:sz w:val="24"/>
        </w:rPr>
        <w:t>的业务和功能，并不便于灵活的切换功能以及不便于升级更新。</w:t>
      </w:r>
    </w:p>
    <w:p w14:paraId="536868DF" w14:textId="77777777" w:rsidR="00DD6931" w:rsidRDefault="00350AE2">
      <w:pPr>
        <w:pStyle w:val="30"/>
      </w:pPr>
      <w:r>
        <w:rPr>
          <w:rFonts w:hint="eastAsia"/>
        </w:rPr>
        <w:t>1.2.3</w:t>
      </w:r>
      <w:r>
        <w:rPr>
          <w:rFonts w:hint="eastAsia"/>
        </w:rPr>
        <w:t>技术出路——支持“渲染</w:t>
      </w:r>
      <w:r>
        <w:rPr>
          <w:rFonts w:hint="eastAsia"/>
        </w:rPr>
        <w:t>-</w:t>
      </w:r>
      <w:r>
        <w:rPr>
          <w:rFonts w:hint="eastAsia"/>
        </w:rPr>
        <w:t>显示分离”的“瘦</w:t>
      </w:r>
      <w:r>
        <w:rPr>
          <w:rFonts w:hint="eastAsia"/>
        </w:rPr>
        <w:t>-Pad</w:t>
      </w:r>
      <w:r>
        <w:rPr>
          <w:rFonts w:hint="eastAsia"/>
        </w:rPr>
        <w:t>”专用芯片</w:t>
      </w:r>
    </w:p>
    <w:p w14:paraId="678C243A" w14:textId="77777777" w:rsidR="00DD6931" w:rsidRDefault="00350AE2">
      <w:pPr>
        <w:spacing w:line="360" w:lineRule="auto"/>
        <w:ind w:firstLineChars="200" w:firstLine="480"/>
        <w:rPr>
          <w:rFonts w:ascii="仿宋" w:eastAsia="仿宋" w:hAnsi="仿宋" w:cs="仿宋"/>
          <w:sz w:val="24"/>
        </w:rPr>
      </w:pPr>
      <w:r>
        <w:rPr>
          <w:rFonts w:ascii="仿宋" w:eastAsia="仿宋" w:hAnsi="仿宋" w:cs="仿宋" w:hint="eastAsia"/>
          <w:sz w:val="24"/>
        </w:rPr>
        <w:t>将商业显示器的渲染和显示分离基于“薄客户端”或“零客户端”技术，将大部分处理和渲染任务放在一个中央服务器或云端，而在终端设备（例如显示器）仅执行简单的显示或解码任务。其主要特点和优势包括：（1）分级的集中式管理：内容和应用可在云端中央服务器集中管理，减少现场维护，云端服务器具有优越的渲染和AI能力，通过5G网络将高质量渲染结果发送到终端设备进行解码显示，便于升级和利用云端的AI能力。这符合显示终端较低计算需求的特点，避免了边</w:t>
      </w:r>
      <w:ins w:id="16" w:author="luo" w:date="2023-10-27T15:39:00Z">
        <w:r w:rsidR="00E82ACF">
          <w:rPr>
            <w:rFonts w:ascii="仿宋" w:eastAsia="仿宋" w:hAnsi="仿宋" w:cs="仿宋" w:hint="eastAsia"/>
            <w:sz w:val="24"/>
          </w:rPr>
          <w:t>缘</w:t>
        </w:r>
      </w:ins>
      <w:del w:id="17" w:author="luo" w:date="2023-10-27T15:39:00Z">
        <w:r w:rsidDel="00E82ACF">
          <w:rPr>
            <w:rFonts w:ascii="仿宋" w:eastAsia="仿宋" w:hAnsi="仿宋" w:cs="仿宋" w:hint="eastAsia"/>
            <w:sz w:val="24"/>
          </w:rPr>
          <w:delText>沿</w:delText>
        </w:r>
      </w:del>
      <w:r>
        <w:rPr>
          <w:rFonts w:ascii="仿宋" w:eastAsia="仿宋" w:hAnsi="仿宋" w:cs="仿宋" w:hint="eastAsia"/>
          <w:sz w:val="24"/>
        </w:rPr>
        <w:t>计算的复杂性。（2）简化硬件：终端设备简单、成本低、故障率低，同时易于扩展，简化了每个新设备的配置。（3）动态内容分发：中心化管理便于定向广告或信息的更改和分发，支持定制化，同时节省带宽和资源，符合绿色环保的发展</w:t>
      </w:r>
      <w:r>
        <w:rPr>
          <w:rFonts w:ascii="仿宋" w:eastAsia="仿宋" w:hAnsi="仿宋" w:cs="仿宋" w:hint="eastAsia"/>
          <w:sz w:val="24"/>
        </w:rPr>
        <w:lastRenderedPageBreak/>
        <w:t>趋势。</w:t>
      </w:r>
    </w:p>
    <w:p w14:paraId="0656B085" w14:textId="77777777" w:rsidR="00DD6931" w:rsidRDefault="00350AE2">
      <w:pPr>
        <w:pStyle w:val="2"/>
      </w:pPr>
      <w:r>
        <w:rPr>
          <w:rFonts w:hint="eastAsia"/>
        </w:rPr>
        <w:t xml:space="preserve">1.2 </w:t>
      </w:r>
      <w:r>
        <w:rPr>
          <w:rFonts w:hint="eastAsia"/>
        </w:rPr>
        <w:t>市场需求分析</w:t>
      </w:r>
    </w:p>
    <w:p w14:paraId="46BEA3ED" w14:textId="77777777" w:rsidR="00DD6931" w:rsidRDefault="00350AE2">
      <w:pPr>
        <w:spacing w:line="360" w:lineRule="auto"/>
        <w:ind w:firstLineChars="200" w:firstLine="480"/>
        <w:rPr>
          <w:rFonts w:eastAsia="仿宋_GB2312"/>
          <w:bCs/>
          <w:sz w:val="24"/>
        </w:rPr>
      </w:pPr>
      <w:r>
        <w:rPr>
          <w:rFonts w:eastAsia="仿宋_GB2312" w:hint="eastAsia"/>
          <w:bCs/>
          <w:sz w:val="24"/>
        </w:rPr>
        <w:t>中国芯片市场的需求在过去几年里一直保持着迅猛的增长势头，这主要得益于国内电子产业的快速发展，以及政府对半导体产业的重视和支持。特别是在处理器</w:t>
      </w:r>
      <w:r>
        <w:rPr>
          <w:rFonts w:eastAsia="仿宋_GB2312" w:hint="eastAsia"/>
          <w:bCs/>
          <w:sz w:val="24"/>
        </w:rPr>
        <w:t>SoC</w:t>
      </w:r>
      <w:r>
        <w:rPr>
          <w:rFonts w:eastAsia="仿宋_GB2312" w:hint="eastAsia"/>
          <w:bCs/>
          <w:sz w:val="24"/>
        </w:rPr>
        <w:t>（</w:t>
      </w:r>
      <w:r>
        <w:rPr>
          <w:rFonts w:eastAsia="仿宋_GB2312" w:hint="eastAsia"/>
          <w:bCs/>
          <w:sz w:val="24"/>
        </w:rPr>
        <w:t>System on Chip</w:t>
      </w:r>
      <w:r>
        <w:rPr>
          <w:rFonts w:eastAsia="仿宋_GB2312" w:hint="eastAsia"/>
          <w:bCs/>
          <w:sz w:val="24"/>
        </w:rPr>
        <w:t>，系统级芯片）这一领域，需求增长尤为显著。</w:t>
      </w:r>
    </w:p>
    <w:p w14:paraId="1AA38B20" w14:textId="77777777" w:rsidR="00DD6931" w:rsidRDefault="00350AE2">
      <w:pPr>
        <w:pStyle w:val="a4"/>
        <w:adjustRightInd w:val="0"/>
        <w:snapToGrid w:val="0"/>
        <w:spacing w:after="0" w:line="480" w:lineRule="exact"/>
        <w:ind w:leftChars="0" w:left="0" w:rightChars="-242" w:right="-508" w:firstLineChars="200" w:firstLine="480"/>
        <w:rPr>
          <w:rFonts w:eastAsia="仿宋_GB2312"/>
          <w:bCs/>
          <w:sz w:val="24"/>
        </w:rPr>
      </w:pPr>
      <w:r>
        <w:rPr>
          <w:rFonts w:eastAsia="仿宋_GB2312" w:hint="eastAsia"/>
          <w:bCs/>
          <w:sz w:val="24"/>
        </w:rPr>
        <w:t>根据平安证券研究所发布的行业研究报告显示，从</w:t>
      </w:r>
      <w:r>
        <w:rPr>
          <w:rFonts w:eastAsia="仿宋_GB2312" w:hint="eastAsia"/>
          <w:bCs/>
          <w:sz w:val="24"/>
        </w:rPr>
        <w:t>2016</w:t>
      </w:r>
      <w:r>
        <w:rPr>
          <w:rFonts w:eastAsia="仿宋_GB2312" w:hint="eastAsia"/>
          <w:bCs/>
          <w:sz w:val="24"/>
        </w:rPr>
        <w:t>年开始，国内商业显示行业进入了快速发展期，</w:t>
      </w:r>
      <w:r>
        <w:rPr>
          <w:rFonts w:eastAsia="仿宋_GB2312" w:hint="eastAsia"/>
          <w:bCs/>
          <w:sz w:val="24"/>
        </w:rPr>
        <w:t>2016</w:t>
      </w:r>
      <w:r>
        <w:rPr>
          <w:rFonts w:eastAsia="仿宋_GB2312" w:hint="eastAsia"/>
          <w:bCs/>
          <w:sz w:val="24"/>
        </w:rPr>
        <w:t>年国内商业显示产品市场规模约为</w:t>
      </w:r>
      <w:r>
        <w:rPr>
          <w:rFonts w:eastAsia="仿宋_GB2312" w:hint="eastAsia"/>
          <w:bCs/>
          <w:sz w:val="24"/>
        </w:rPr>
        <w:t>364</w:t>
      </w:r>
      <w:r>
        <w:rPr>
          <w:rFonts w:eastAsia="仿宋_GB2312" w:hint="eastAsia"/>
          <w:bCs/>
          <w:sz w:val="24"/>
        </w:rPr>
        <w:t>亿元，预计至</w:t>
      </w:r>
      <w:r>
        <w:rPr>
          <w:rFonts w:eastAsia="仿宋_GB2312" w:hint="eastAsia"/>
          <w:bCs/>
          <w:sz w:val="24"/>
        </w:rPr>
        <w:t>2024</w:t>
      </w:r>
      <w:r>
        <w:rPr>
          <w:rFonts w:eastAsia="仿宋_GB2312" w:hint="eastAsia"/>
          <w:bCs/>
          <w:sz w:val="24"/>
        </w:rPr>
        <w:t>年市场规模将上升至</w:t>
      </w:r>
      <w:r>
        <w:rPr>
          <w:rFonts w:eastAsia="仿宋_GB2312" w:hint="eastAsia"/>
          <w:bCs/>
          <w:sz w:val="24"/>
        </w:rPr>
        <w:t>1106</w:t>
      </w:r>
      <w:r>
        <w:rPr>
          <w:rFonts w:eastAsia="仿宋_GB2312" w:hint="eastAsia"/>
          <w:bCs/>
          <w:sz w:val="24"/>
        </w:rPr>
        <w:t>亿元，芯片成本约占商业显示器的</w:t>
      </w:r>
      <w:r>
        <w:rPr>
          <w:rFonts w:eastAsia="仿宋_GB2312" w:hint="eastAsia"/>
          <w:bCs/>
          <w:sz w:val="24"/>
        </w:rPr>
        <w:t>10%</w:t>
      </w:r>
      <w:r>
        <w:rPr>
          <w:rFonts w:eastAsia="仿宋_GB2312" w:hint="eastAsia"/>
          <w:bCs/>
          <w:sz w:val="24"/>
        </w:rPr>
        <w:t>至</w:t>
      </w:r>
      <w:r>
        <w:rPr>
          <w:rFonts w:eastAsia="仿宋_GB2312" w:hint="eastAsia"/>
          <w:bCs/>
          <w:sz w:val="24"/>
        </w:rPr>
        <w:t>15%</w:t>
      </w:r>
      <w:r>
        <w:rPr>
          <w:rFonts w:eastAsia="仿宋_GB2312" w:hint="eastAsia"/>
          <w:bCs/>
          <w:sz w:val="24"/>
        </w:rPr>
        <w:t>计算，商显芯片的市场规模在</w:t>
      </w:r>
      <w:r>
        <w:rPr>
          <w:rFonts w:eastAsia="仿宋_GB2312" w:hint="eastAsia"/>
          <w:bCs/>
          <w:sz w:val="24"/>
        </w:rPr>
        <w:t>100</w:t>
      </w:r>
      <w:r>
        <w:rPr>
          <w:rFonts w:eastAsia="仿宋_GB2312" w:hint="eastAsia"/>
          <w:bCs/>
          <w:sz w:val="24"/>
        </w:rPr>
        <w:t>至</w:t>
      </w:r>
      <w:r>
        <w:rPr>
          <w:rFonts w:eastAsia="仿宋_GB2312" w:hint="eastAsia"/>
          <w:bCs/>
          <w:sz w:val="24"/>
        </w:rPr>
        <w:t>150</w:t>
      </w:r>
      <w:r>
        <w:rPr>
          <w:rFonts w:eastAsia="仿宋_GB2312" w:hint="eastAsia"/>
          <w:bCs/>
          <w:sz w:val="24"/>
        </w:rPr>
        <w:t>亿之间。而目前国内尚未有商业显示行业专用芯片，可以想象，本项目若成功研发，即使以</w:t>
      </w:r>
      <w:r>
        <w:rPr>
          <w:rFonts w:eastAsia="仿宋_GB2312" w:hint="eastAsia"/>
          <w:bCs/>
          <w:sz w:val="24"/>
        </w:rPr>
        <w:t>3%</w:t>
      </w:r>
      <w:r>
        <w:rPr>
          <w:rFonts w:eastAsia="仿宋_GB2312" w:hint="eastAsia"/>
          <w:bCs/>
          <w:sz w:val="24"/>
        </w:rPr>
        <w:t>的市场占有率保守预计，本项目顺利研发将能够创造</w:t>
      </w:r>
      <w:r>
        <w:rPr>
          <w:rFonts w:eastAsia="仿宋_GB2312" w:hint="eastAsia"/>
          <w:bCs/>
          <w:sz w:val="24"/>
        </w:rPr>
        <w:t>3</w:t>
      </w:r>
      <w:r>
        <w:rPr>
          <w:rFonts w:eastAsia="仿宋_GB2312" w:hint="eastAsia"/>
          <w:bCs/>
          <w:sz w:val="24"/>
        </w:rPr>
        <w:t>至</w:t>
      </w:r>
      <w:r>
        <w:rPr>
          <w:rFonts w:eastAsia="仿宋_GB2312" w:hint="eastAsia"/>
          <w:bCs/>
          <w:sz w:val="24"/>
        </w:rPr>
        <w:t>4.5</w:t>
      </w:r>
      <w:r>
        <w:rPr>
          <w:rFonts w:eastAsia="仿宋_GB2312" w:hint="eastAsia"/>
          <w:bCs/>
          <w:sz w:val="24"/>
        </w:rPr>
        <w:t>亿的经济效益。</w:t>
      </w:r>
    </w:p>
    <w:p w14:paraId="0F1CFDCE" w14:textId="77777777" w:rsidR="00DD6931" w:rsidRDefault="00350AE2">
      <w:pPr>
        <w:pStyle w:val="a4"/>
        <w:adjustRightInd w:val="0"/>
        <w:snapToGrid w:val="0"/>
        <w:spacing w:after="0" w:line="480" w:lineRule="exact"/>
        <w:ind w:leftChars="0" w:left="0" w:rightChars="-242" w:right="-508" w:firstLineChars="200" w:firstLine="480"/>
        <w:rPr>
          <w:rFonts w:eastAsia="仿宋_GB2312"/>
          <w:bCs/>
          <w:sz w:val="28"/>
          <w:szCs w:val="28"/>
        </w:rPr>
      </w:pPr>
      <w:r>
        <w:rPr>
          <w:rFonts w:eastAsia="仿宋_GB2312" w:hint="eastAsia"/>
          <w:bCs/>
          <w:sz w:val="24"/>
        </w:rPr>
        <w:t>总体来说，商业显示器芯片是一个市场增长迅速，潜力巨大的百亿级市场，当下的重要难点在于专用芯片的研发以及当产品成功开发后的市场教育和推广。</w:t>
      </w:r>
    </w:p>
    <w:p w14:paraId="66417DA2" w14:textId="77777777" w:rsidR="00DD6931" w:rsidRDefault="00350AE2">
      <w:pPr>
        <w:pStyle w:val="2"/>
      </w:pPr>
      <w:r>
        <w:rPr>
          <w:rFonts w:hint="eastAsia"/>
        </w:rPr>
        <w:t xml:space="preserve">1.3 </w:t>
      </w:r>
      <w:r>
        <w:rPr>
          <w:rFonts w:hint="eastAsia"/>
        </w:rPr>
        <w:t>本项目的地位和作用</w:t>
      </w:r>
    </w:p>
    <w:p w14:paraId="797D99B9" w14:textId="77777777" w:rsidR="00DD6931" w:rsidRDefault="00350AE2">
      <w:pPr>
        <w:pStyle w:val="30"/>
        <w:ind w:left="0" w:firstLine="0"/>
      </w:pPr>
      <w:r>
        <w:rPr>
          <w:rFonts w:hint="eastAsia"/>
        </w:rPr>
        <w:t xml:space="preserve">1.3.1 </w:t>
      </w:r>
      <w:r>
        <w:rPr>
          <w:rFonts w:hint="eastAsia"/>
        </w:rPr>
        <w:t>国内首个商业显示器专用芯片</w:t>
      </w:r>
    </w:p>
    <w:p w14:paraId="627F414C" w14:textId="77777777" w:rsidR="00DD6931" w:rsidRDefault="00350AE2">
      <w:pPr>
        <w:spacing w:line="360" w:lineRule="auto"/>
        <w:ind w:firstLineChars="200" w:firstLine="480"/>
        <w:rPr>
          <w:rFonts w:eastAsia="仿宋_GB2312"/>
          <w:bCs/>
          <w:sz w:val="24"/>
        </w:rPr>
      </w:pPr>
      <w:r>
        <w:rPr>
          <w:rFonts w:eastAsia="仿宋_GB2312" w:hint="eastAsia"/>
          <w:bCs/>
          <w:sz w:val="24"/>
        </w:rPr>
        <w:t>首个专为商业显示设计的专用芯片，是基于</w:t>
      </w:r>
      <w:r>
        <w:rPr>
          <w:rFonts w:eastAsia="仿宋_GB2312" w:hint="eastAsia"/>
          <w:bCs/>
          <w:sz w:val="24"/>
        </w:rPr>
        <w:t>RISC-V</w:t>
      </w:r>
      <w:r>
        <w:rPr>
          <w:rFonts w:eastAsia="仿宋_GB2312" w:hint="eastAsia"/>
          <w:bCs/>
          <w:sz w:val="24"/>
        </w:rPr>
        <w:t>处理器核心打造的，其架构旨在为商业显示应用提供强大且灵活的硬件支持。该芯片不仅整合了必须的显示和音频组件，确保了优质的视听体验，还包括了音视频解码部件，支持各种格式的媒体内容播放，满足商业展示对高清内容的需求。</w:t>
      </w:r>
    </w:p>
    <w:p w14:paraId="46F8DA73" w14:textId="77777777" w:rsidR="00DD6931" w:rsidRDefault="00350AE2">
      <w:pPr>
        <w:spacing w:line="360" w:lineRule="auto"/>
        <w:ind w:firstLineChars="200" w:firstLine="480"/>
        <w:rPr>
          <w:rFonts w:eastAsia="仿宋_GB2312"/>
          <w:bCs/>
          <w:sz w:val="24"/>
        </w:rPr>
      </w:pPr>
      <w:r>
        <w:rPr>
          <w:rFonts w:eastAsia="仿宋_GB2312" w:hint="eastAsia"/>
          <w:bCs/>
          <w:sz w:val="24"/>
        </w:rPr>
        <w:t>与此同时，这款芯片还借鉴了“瘦</w:t>
      </w:r>
      <w:r>
        <w:rPr>
          <w:rFonts w:eastAsia="仿宋_GB2312" w:hint="eastAsia"/>
          <w:bCs/>
          <w:sz w:val="24"/>
        </w:rPr>
        <w:t>-</w:t>
      </w:r>
      <w:del w:id="18" w:author="luo" w:date="2023-10-27T14:54:00Z">
        <w:r w:rsidDel="00350AE2">
          <w:rPr>
            <w:rFonts w:eastAsia="仿宋_GB2312" w:hint="eastAsia"/>
            <w:bCs/>
            <w:sz w:val="24"/>
          </w:rPr>
          <w:delText>pad</w:delText>
        </w:r>
      </w:del>
      <w:ins w:id="19" w:author="luo" w:date="2023-10-27T14:54:00Z">
        <w:r>
          <w:rPr>
            <w:rFonts w:eastAsia="仿宋_GB2312"/>
            <w:bCs/>
            <w:sz w:val="24"/>
          </w:rPr>
          <w:t>P</w:t>
        </w:r>
        <w:r>
          <w:rPr>
            <w:rFonts w:eastAsia="仿宋_GB2312" w:hint="eastAsia"/>
            <w:bCs/>
            <w:sz w:val="24"/>
          </w:rPr>
          <w:t>ad</w:t>
        </w:r>
      </w:ins>
      <w:r>
        <w:rPr>
          <w:rFonts w:eastAsia="仿宋_GB2312" w:hint="eastAsia"/>
          <w:bCs/>
          <w:sz w:val="24"/>
        </w:rPr>
        <w:t>”这一概念，即将部分计算密集型的任务，如图像渲染和</w:t>
      </w:r>
      <w:r>
        <w:rPr>
          <w:rFonts w:eastAsia="仿宋_GB2312" w:hint="eastAsia"/>
          <w:bCs/>
          <w:sz w:val="24"/>
        </w:rPr>
        <w:t>AI</w:t>
      </w:r>
      <w:r>
        <w:rPr>
          <w:rFonts w:eastAsia="仿宋_GB2312" w:hint="eastAsia"/>
          <w:bCs/>
          <w:sz w:val="24"/>
        </w:rPr>
        <w:t>加速等功能转移至云端服务器上进行处理，不仅能够有效减轻终端设备的硬件负担，降低成本，还能够根据需要动态调配云端资源，提升处理效率和灵活性。</w:t>
      </w:r>
    </w:p>
    <w:p w14:paraId="53E13F73" w14:textId="77777777" w:rsidR="00DD6931" w:rsidRDefault="00350AE2">
      <w:pPr>
        <w:spacing w:line="360" w:lineRule="auto"/>
        <w:ind w:firstLineChars="200" w:firstLine="480"/>
        <w:rPr>
          <w:rFonts w:eastAsia="仿宋_GB2312"/>
          <w:bCs/>
          <w:sz w:val="24"/>
        </w:rPr>
      </w:pPr>
      <w:r>
        <w:rPr>
          <w:rFonts w:eastAsia="仿宋_GB2312" w:hint="eastAsia"/>
          <w:bCs/>
          <w:sz w:val="24"/>
        </w:rPr>
        <w:t>这款专用芯片的推出标志着商业显示器芯片市场从依赖通用芯片向形成细分市场和机器生态的重要转变，促使行业更专业、更高效发展。它为制造商和开发者提供了新的硬件平台，以开发更丰富、创新的商业显示器解决方案，满足市场多样化需求，推动技术创新和商业显示器产业的健康发展。</w:t>
      </w:r>
    </w:p>
    <w:p w14:paraId="034BF82C" w14:textId="77777777" w:rsidR="00DD6931" w:rsidRDefault="00350AE2">
      <w:pPr>
        <w:pStyle w:val="30"/>
        <w:ind w:left="0" w:firstLine="0"/>
      </w:pPr>
      <w:r>
        <w:rPr>
          <w:rFonts w:hint="eastAsia"/>
        </w:rPr>
        <w:lastRenderedPageBreak/>
        <w:t xml:space="preserve">1.3.2 </w:t>
      </w:r>
      <w:r>
        <w:rPr>
          <w:rFonts w:hint="eastAsia"/>
        </w:rPr>
        <w:t>夯实商业显示器产品的基础，构建该行业的基石</w:t>
      </w:r>
    </w:p>
    <w:p w14:paraId="147C57D9" w14:textId="77777777" w:rsidR="00DD6931" w:rsidRDefault="00350AE2">
      <w:pPr>
        <w:spacing w:line="360" w:lineRule="auto"/>
        <w:ind w:firstLineChars="200" w:firstLine="480"/>
        <w:rPr>
          <w:rFonts w:eastAsia="仿宋_GB2312"/>
          <w:bCs/>
          <w:sz w:val="24"/>
        </w:rPr>
      </w:pPr>
      <w:r>
        <w:rPr>
          <w:rFonts w:eastAsia="仿宋_GB2312" w:hint="eastAsia"/>
          <w:bCs/>
          <w:sz w:val="24"/>
        </w:rPr>
        <w:t>由于当前并未有专用的商业显示器芯片，商业显示器的系统的设计和实现采用通用计算机模式，深度定制和优化还没完善，行业特色未明确，技术框架也未与通用计算区分开来，导致后续系统的开发效率不高，仍有巨大优化空间。而商业显示器芯片的成功研发，将能为商业显示器系统的开发奠定基石，在降低成本的同时还可以提升商业显示器系统的开发效率。</w:t>
      </w:r>
    </w:p>
    <w:p w14:paraId="0142EB97" w14:textId="77777777" w:rsidR="00DD6931" w:rsidRDefault="00350AE2">
      <w:pPr>
        <w:pStyle w:val="30"/>
      </w:pPr>
      <w:r>
        <w:rPr>
          <w:rFonts w:hint="eastAsia"/>
        </w:rPr>
        <w:t xml:space="preserve">1.3.3 </w:t>
      </w:r>
      <w:r>
        <w:rPr>
          <w:rFonts w:hint="eastAsia"/>
        </w:rPr>
        <w:t>提升产品安全性</w:t>
      </w:r>
    </w:p>
    <w:p w14:paraId="7F54BC78" w14:textId="77777777" w:rsidR="00DD6931" w:rsidRDefault="00350AE2">
      <w:pPr>
        <w:spacing w:line="360" w:lineRule="auto"/>
        <w:ind w:firstLineChars="200" w:firstLine="480"/>
        <w:rPr>
          <w:rFonts w:eastAsia="仿宋_GB2312"/>
          <w:bCs/>
          <w:sz w:val="24"/>
        </w:rPr>
      </w:pPr>
      <w:r>
        <w:rPr>
          <w:rFonts w:eastAsia="仿宋_GB2312" w:hint="eastAsia"/>
          <w:bCs/>
          <w:sz w:val="24"/>
        </w:rPr>
        <w:t>自主研发的商显芯片，可以实现源代码和设计的完全可控，这意味着可以从根本上消除潜在的后门和安全漏洞，增强其抵抗攻击和侵入的能力。在验证与修复方面，国产芯片允许对其安全性进行独立的验证和审计，在发现安全漏洞时，能快速地响应并推出修复措施。</w:t>
      </w:r>
    </w:p>
    <w:p w14:paraId="70CF45C6" w14:textId="77777777" w:rsidR="00DD6931" w:rsidRDefault="00350AE2">
      <w:pPr>
        <w:pStyle w:val="30"/>
      </w:pPr>
      <w:r>
        <w:rPr>
          <w:rFonts w:hint="eastAsia"/>
        </w:rPr>
        <w:t>1.3.4</w:t>
      </w:r>
      <w:r>
        <w:rPr>
          <w:rFonts w:hint="eastAsia"/>
        </w:rPr>
        <w:t>提升供应链稳定性</w:t>
      </w:r>
    </w:p>
    <w:p w14:paraId="5AB49DD0" w14:textId="77777777" w:rsidR="00DD6931" w:rsidRDefault="00350AE2">
      <w:pPr>
        <w:spacing w:line="360" w:lineRule="auto"/>
        <w:ind w:firstLineChars="200" w:firstLine="480"/>
        <w:rPr>
          <w:rFonts w:eastAsia="仿宋_GB2312"/>
          <w:bCs/>
          <w:sz w:val="24"/>
        </w:rPr>
      </w:pPr>
      <w:r>
        <w:rPr>
          <w:rFonts w:eastAsia="仿宋_GB2312" w:hint="eastAsia"/>
          <w:bCs/>
          <w:sz w:val="24"/>
        </w:rPr>
        <w:t>完全自主研发的商显芯片，可以减少对外国供应商的依赖，降低因地缘政治问题、贸易争端等外部因素导致的供货中断风险，提升整体的供应链稳定性和效率，保证行业内芯片供应的稳定性，免遭技术禁运等风险。由于“瘦</w:t>
      </w:r>
      <w:r>
        <w:rPr>
          <w:rFonts w:eastAsia="仿宋_GB2312" w:hint="eastAsia"/>
          <w:bCs/>
          <w:sz w:val="24"/>
        </w:rPr>
        <w:t>-Pad</w:t>
      </w:r>
      <w:r>
        <w:rPr>
          <w:rFonts w:eastAsia="仿宋_GB2312" w:hint="eastAsia"/>
          <w:bCs/>
          <w:sz w:val="24"/>
        </w:rPr>
        <w:t>”并不在设备端进行复杂的渲染和</w:t>
      </w:r>
      <w:r>
        <w:rPr>
          <w:rFonts w:eastAsia="仿宋_GB2312" w:hint="eastAsia"/>
          <w:bCs/>
          <w:sz w:val="24"/>
        </w:rPr>
        <w:t>AI</w:t>
      </w:r>
      <w:r>
        <w:rPr>
          <w:rFonts w:eastAsia="仿宋_GB2312" w:hint="eastAsia"/>
          <w:bCs/>
          <w:sz w:val="24"/>
        </w:rPr>
        <w:t>加速，因此并没有过高的芯片工艺要求，可以在低于手机处理器芯片的工艺下实现，利用国内的芯片生产线即可满足要求。</w:t>
      </w:r>
    </w:p>
    <w:p w14:paraId="5E170928" w14:textId="77777777" w:rsidR="00DD6931" w:rsidRDefault="00350AE2">
      <w:pPr>
        <w:spacing w:line="360" w:lineRule="auto"/>
        <w:ind w:firstLineChars="200" w:firstLine="480"/>
        <w:rPr>
          <w:rFonts w:asciiTheme="minorEastAsia" w:eastAsiaTheme="minorEastAsia" w:hAnsiTheme="minorEastAsia"/>
          <w:sz w:val="24"/>
        </w:rPr>
      </w:pPr>
      <w:r>
        <w:rPr>
          <w:rFonts w:eastAsia="仿宋_GB2312" w:hint="eastAsia"/>
          <w:bCs/>
          <w:sz w:val="24"/>
        </w:rPr>
        <w:t>总的来说，自行开发的国产芯片在安全性和稳定供货方面具有明显的优势，通过不断的投入和努力，提升技术水平，拓宽应用领域，形成竞争优势，保证行业的安全。</w:t>
      </w:r>
    </w:p>
    <w:p w14:paraId="34C72025" w14:textId="77777777" w:rsidR="00DD6931" w:rsidRDefault="00350AE2">
      <w:pPr>
        <w:pStyle w:val="af8"/>
        <w:numPr>
          <w:ilvl w:val="0"/>
          <w:numId w:val="3"/>
        </w:numPr>
        <w:adjustRightInd w:val="0"/>
        <w:snapToGrid w:val="0"/>
        <w:spacing w:line="480" w:lineRule="exact"/>
        <w:ind w:rightChars="-242" w:right="-508" w:firstLineChars="0"/>
        <w:rPr>
          <w:rFonts w:eastAsia="仿宋_GB2312"/>
          <w:sz w:val="28"/>
          <w:szCs w:val="28"/>
        </w:rPr>
      </w:pPr>
      <w:r>
        <w:rPr>
          <w:rStyle w:val="11"/>
        </w:rPr>
        <w:t>研究目标</w:t>
      </w:r>
      <w:r>
        <w:rPr>
          <w:rFonts w:eastAsia="仿宋_GB2312"/>
          <w:sz w:val="28"/>
          <w:szCs w:val="28"/>
        </w:rPr>
        <w:t>（包括总体目标</w:t>
      </w:r>
      <w:r>
        <w:rPr>
          <w:rFonts w:eastAsia="仿宋_GB2312" w:hint="eastAsia"/>
          <w:sz w:val="28"/>
          <w:szCs w:val="28"/>
        </w:rPr>
        <w:t>，</w:t>
      </w:r>
      <w:r>
        <w:rPr>
          <w:rFonts w:eastAsia="仿宋_GB2312"/>
          <w:sz w:val="28"/>
          <w:szCs w:val="28"/>
        </w:rPr>
        <w:t>可取得的成果</w:t>
      </w:r>
      <w:r>
        <w:rPr>
          <w:rFonts w:eastAsia="仿宋_GB2312" w:hint="eastAsia"/>
          <w:sz w:val="28"/>
          <w:szCs w:val="28"/>
        </w:rPr>
        <w:t>，产品技术性能指标、国内外相对水平，学术论文，</w:t>
      </w:r>
      <w:r>
        <w:rPr>
          <w:rFonts w:eastAsia="仿宋_GB2312"/>
          <w:sz w:val="28"/>
          <w:szCs w:val="28"/>
        </w:rPr>
        <w:t>可提交的技术报告种类、份数和时间节点，能形成的知识产权情况</w:t>
      </w:r>
      <w:r>
        <w:rPr>
          <w:rFonts w:eastAsia="仿宋_GB2312" w:hint="eastAsia"/>
          <w:sz w:val="28"/>
          <w:szCs w:val="28"/>
        </w:rPr>
        <w:t>等项目实施的结果</w:t>
      </w:r>
      <w:r>
        <w:rPr>
          <w:rFonts w:eastAsia="仿宋_GB2312"/>
          <w:sz w:val="28"/>
          <w:szCs w:val="28"/>
        </w:rPr>
        <w:t>）</w:t>
      </w:r>
    </w:p>
    <w:p w14:paraId="5628F266" w14:textId="77777777" w:rsidR="00DD6931" w:rsidRDefault="00350AE2">
      <w:pPr>
        <w:pStyle w:val="2"/>
      </w:pPr>
      <w:r>
        <w:rPr>
          <w:rFonts w:hint="eastAsia"/>
        </w:rPr>
        <w:t>2.1</w:t>
      </w:r>
      <w:r>
        <w:rPr>
          <w:rFonts w:hint="eastAsia"/>
        </w:rPr>
        <w:t>总体目标</w:t>
      </w:r>
    </w:p>
    <w:p w14:paraId="7BE80D6A" w14:textId="77777777" w:rsidR="00DD6931" w:rsidRDefault="00350AE2">
      <w:pPr>
        <w:spacing w:line="360" w:lineRule="auto"/>
        <w:ind w:firstLineChars="200" w:firstLine="480"/>
        <w:rPr>
          <w:rFonts w:eastAsia="仿宋_GB2312"/>
          <w:bCs/>
          <w:sz w:val="24"/>
        </w:rPr>
      </w:pPr>
      <w:r>
        <w:rPr>
          <w:rFonts w:eastAsia="仿宋_GB2312" w:hint="eastAsia"/>
          <w:bCs/>
          <w:sz w:val="24"/>
        </w:rPr>
        <w:t>本项目研究渲染</w:t>
      </w:r>
      <w:r>
        <w:rPr>
          <w:rFonts w:eastAsia="仿宋_GB2312" w:hint="eastAsia"/>
          <w:bCs/>
          <w:sz w:val="24"/>
        </w:rPr>
        <w:t>-</w:t>
      </w:r>
      <w:r>
        <w:rPr>
          <w:rFonts w:eastAsia="仿宋_GB2312" w:hint="eastAsia"/>
          <w:bCs/>
          <w:sz w:val="24"/>
        </w:rPr>
        <w:t>显示分离的商业显示器</w:t>
      </w:r>
      <w:r>
        <w:rPr>
          <w:rFonts w:eastAsia="仿宋_GB2312" w:hint="eastAsia"/>
          <w:bCs/>
          <w:sz w:val="24"/>
        </w:rPr>
        <w:t>RISC-V</w:t>
      </w:r>
      <w:r>
        <w:rPr>
          <w:rFonts w:eastAsia="仿宋_GB2312" w:hint="eastAsia"/>
          <w:bCs/>
          <w:sz w:val="24"/>
        </w:rPr>
        <w:t>处理器</w:t>
      </w:r>
      <w:r>
        <w:rPr>
          <w:rFonts w:eastAsia="仿宋_GB2312" w:hint="eastAsia"/>
          <w:bCs/>
          <w:sz w:val="24"/>
        </w:rPr>
        <w:t>SoC</w:t>
      </w:r>
      <w:r>
        <w:rPr>
          <w:rFonts w:eastAsia="仿宋_GB2312" w:hint="eastAsia"/>
          <w:bCs/>
          <w:sz w:val="24"/>
        </w:rPr>
        <w:t>原型芯片及系统关键技术，用于验证“瘦</w:t>
      </w:r>
      <w:r>
        <w:rPr>
          <w:rFonts w:eastAsia="仿宋_GB2312" w:hint="eastAsia"/>
          <w:bCs/>
          <w:sz w:val="24"/>
        </w:rPr>
        <w:t>-Pad</w:t>
      </w:r>
      <w:r>
        <w:rPr>
          <w:rFonts w:eastAsia="仿宋_GB2312" w:hint="eastAsia"/>
          <w:bCs/>
          <w:sz w:val="24"/>
        </w:rPr>
        <w:t>”思想的可行性。</w:t>
      </w:r>
    </w:p>
    <w:p w14:paraId="10579DF6" w14:textId="77777777" w:rsidR="00DD6931" w:rsidRDefault="00350AE2">
      <w:pPr>
        <w:spacing w:line="360" w:lineRule="auto"/>
        <w:ind w:firstLineChars="200" w:firstLine="480"/>
        <w:rPr>
          <w:rFonts w:eastAsia="仿宋_GB2312"/>
          <w:bCs/>
          <w:sz w:val="24"/>
        </w:rPr>
      </w:pPr>
      <w:r>
        <w:rPr>
          <w:rFonts w:eastAsia="仿宋_GB2312" w:hint="eastAsia"/>
          <w:bCs/>
          <w:sz w:val="24"/>
        </w:rPr>
        <w:t>通过实现商业显示器终端基础平台将由国产软硬件构成，取代进口</w:t>
      </w:r>
      <w:r>
        <w:rPr>
          <w:rFonts w:eastAsia="仿宋_GB2312" w:hint="eastAsia"/>
          <w:bCs/>
          <w:sz w:val="24"/>
        </w:rPr>
        <w:t>ARM+Android</w:t>
      </w:r>
      <w:r>
        <w:rPr>
          <w:rFonts w:eastAsia="仿宋_GB2312" w:hint="eastAsia"/>
          <w:bCs/>
          <w:sz w:val="24"/>
        </w:rPr>
        <w:t>的常见系统组合，达到各个组件</w:t>
      </w:r>
      <w:r>
        <w:rPr>
          <w:rFonts w:eastAsia="仿宋_GB2312" w:hint="eastAsia"/>
          <w:bCs/>
          <w:sz w:val="24"/>
        </w:rPr>
        <w:t>/</w:t>
      </w:r>
      <w:r>
        <w:rPr>
          <w:rFonts w:eastAsia="仿宋_GB2312" w:hint="eastAsia"/>
          <w:bCs/>
          <w:sz w:val="24"/>
        </w:rPr>
        <w:t>部件国产化情况以及自主可控情况的目标。</w:t>
      </w:r>
    </w:p>
    <w:p w14:paraId="0C53A2FD" w14:textId="77777777" w:rsidR="00DD6931" w:rsidRDefault="00350AE2">
      <w:pPr>
        <w:spacing w:line="360" w:lineRule="auto"/>
        <w:ind w:firstLineChars="200" w:firstLine="480"/>
        <w:rPr>
          <w:rFonts w:ascii="仿宋" w:eastAsia="仿宋" w:hAnsi="仿宋" w:cs="仿宋"/>
          <w:sz w:val="24"/>
        </w:rPr>
      </w:pPr>
      <w:r>
        <w:rPr>
          <w:rFonts w:eastAsia="仿宋_GB2312" w:hint="eastAsia"/>
          <w:bCs/>
          <w:sz w:val="24"/>
        </w:rPr>
        <w:lastRenderedPageBreak/>
        <w:t>在开发过程中发现技术瓶颈，提炼产品竞争力和优势，形成新的细分市场和技术生态，促进产业发展和就业。</w:t>
      </w:r>
    </w:p>
    <w:p w14:paraId="7FA0755C" w14:textId="77777777" w:rsidR="00DD6931" w:rsidRDefault="00350AE2">
      <w:pPr>
        <w:pStyle w:val="30"/>
      </w:pPr>
      <w:r>
        <w:rPr>
          <w:rFonts w:hint="eastAsia"/>
        </w:rPr>
        <w:t>2.1.1</w:t>
      </w:r>
      <w:r>
        <w:rPr>
          <w:rFonts w:hint="eastAsia"/>
        </w:rPr>
        <w:t>具体目标</w:t>
      </w:r>
    </w:p>
    <w:p w14:paraId="49C34621" w14:textId="77777777" w:rsidR="00DD6931" w:rsidRDefault="00350AE2">
      <w:pPr>
        <w:spacing w:line="360" w:lineRule="auto"/>
        <w:ind w:firstLineChars="200" w:firstLine="480"/>
        <w:rPr>
          <w:rFonts w:eastAsia="仿宋_GB2312"/>
          <w:bCs/>
          <w:sz w:val="28"/>
          <w:szCs w:val="28"/>
        </w:rPr>
      </w:pPr>
      <w:r>
        <w:rPr>
          <w:rFonts w:eastAsia="仿宋_GB2312" w:hint="eastAsia"/>
          <w:bCs/>
          <w:sz w:val="24"/>
        </w:rPr>
        <w:t>为了实现项目的整体目标，项目研究可以分成以下三个具体的、逐步实现的目标。首先需要有一个专用的定制商业显示器</w:t>
      </w:r>
      <w:r>
        <w:rPr>
          <w:rFonts w:eastAsia="仿宋_GB2312" w:hint="eastAsia"/>
          <w:bCs/>
          <w:sz w:val="24"/>
        </w:rPr>
        <w:t>SoC</w:t>
      </w:r>
      <w:r>
        <w:rPr>
          <w:rFonts w:eastAsia="仿宋_GB2312" w:hint="eastAsia"/>
          <w:bCs/>
          <w:sz w:val="24"/>
        </w:rPr>
        <w:t>设计方案和</w:t>
      </w:r>
      <w:r>
        <w:rPr>
          <w:rFonts w:eastAsia="仿宋_GB2312" w:hint="eastAsia"/>
          <w:bCs/>
          <w:sz w:val="24"/>
        </w:rPr>
        <w:t>FPGA</w:t>
      </w:r>
      <w:r>
        <w:rPr>
          <w:rFonts w:eastAsia="仿宋_GB2312" w:hint="eastAsia"/>
          <w:bCs/>
          <w:sz w:val="24"/>
        </w:rPr>
        <w:t>原型实现，然后在其基础之上提供支持数据流计算的系统软件（含操作系统），使得应用程序可以使用相应的音视频硬件，最后需要利用数据流计算特性，研发具有特色的数据流开发工具，进一步形成产品的特色和竞争力。</w:t>
      </w:r>
    </w:p>
    <w:p w14:paraId="636635A1" w14:textId="77777777" w:rsidR="00DD6931" w:rsidRDefault="00350AE2">
      <w:pPr>
        <w:pStyle w:val="30"/>
      </w:pPr>
      <w:r>
        <w:rPr>
          <w:rFonts w:hint="eastAsia"/>
        </w:rPr>
        <w:t>2.1.2</w:t>
      </w:r>
      <w:r>
        <w:rPr>
          <w:rFonts w:hint="eastAsia"/>
        </w:rPr>
        <w:t>目标</w:t>
      </w:r>
      <w:r>
        <w:rPr>
          <w:rFonts w:hint="eastAsia"/>
        </w:rPr>
        <w:t>1</w:t>
      </w:r>
      <w:r>
        <w:rPr>
          <w:rFonts w:hint="eastAsia"/>
        </w:rPr>
        <w:t>：支持</w:t>
      </w:r>
      <w:r>
        <w:rPr>
          <w:rFonts w:hint="eastAsia"/>
        </w:rPr>
        <w:t>RISC-V</w:t>
      </w:r>
      <w:r>
        <w:rPr>
          <w:rFonts w:hint="eastAsia"/>
        </w:rPr>
        <w:t>指令集和数据流加速的</w:t>
      </w:r>
      <w:r>
        <w:rPr>
          <w:rFonts w:hint="eastAsia"/>
        </w:rPr>
        <w:t>SoC</w:t>
      </w:r>
    </w:p>
    <w:p w14:paraId="632452EE" w14:textId="77777777" w:rsidR="00DD6931" w:rsidRDefault="00350AE2">
      <w:pPr>
        <w:spacing w:line="360" w:lineRule="auto"/>
        <w:ind w:firstLineChars="200" w:firstLine="480"/>
        <w:rPr>
          <w:rFonts w:eastAsia="仿宋_GB2312"/>
          <w:bCs/>
          <w:sz w:val="24"/>
        </w:rPr>
      </w:pPr>
      <w:r>
        <w:rPr>
          <w:rFonts w:eastAsia="仿宋_GB2312" w:hint="eastAsia"/>
          <w:bCs/>
          <w:sz w:val="24"/>
        </w:rPr>
        <w:t>为了实现国产自主可控的商业显示器专用</w:t>
      </w:r>
      <w:r>
        <w:rPr>
          <w:rFonts w:eastAsia="仿宋_GB2312" w:hint="eastAsia"/>
          <w:bCs/>
          <w:sz w:val="24"/>
        </w:rPr>
        <w:t>SoC</w:t>
      </w:r>
      <w:r>
        <w:rPr>
          <w:rFonts w:eastAsia="仿宋_GB2312" w:hint="eastAsia"/>
          <w:bCs/>
          <w:sz w:val="24"/>
        </w:rPr>
        <w:t>设计，首先需要实现支持</w:t>
      </w:r>
      <w:r>
        <w:rPr>
          <w:rFonts w:eastAsia="仿宋_GB2312" w:hint="eastAsia"/>
          <w:bCs/>
          <w:sz w:val="24"/>
        </w:rPr>
        <w:t>RISC-V</w:t>
      </w:r>
      <w:r>
        <w:rPr>
          <w:rFonts w:eastAsia="仿宋_GB2312" w:hint="eastAsia"/>
          <w:bCs/>
          <w:sz w:val="24"/>
        </w:rPr>
        <w:t>指令集的处理器核，然后要有充分且必要的外设，最后还要加上数据流加速部件，从而形成我们的最终</w:t>
      </w:r>
      <w:r>
        <w:rPr>
          <w:rFonts w:eastAsia="仿宋_GB2312" w:hint="eastAsia"/>
          <w:bCs/>
          <w:sz w:val="24"/>
        </w:rPr>
        <w:t>SoC</w:t>
      </w:r>
      <w:r>
        <w:rPr>
          <w:rFonts w:eastAsia="仿宋_GB2312" w:hint="eastAsia"/>
          <w:bCs/>
          <w:sz w:val="24"/>
        </w:rPr>
        <w:t>，系统将以</w:t>
      </w:r>
      <w:r>
        <w:rPr>
          <w:rFonts w:eastAsia="仿宋_GB2312" w:hint="eastAsia"/>
          <w:bCs/>
          <w:sz w:val="24"/>
        </w:rPr>
        <w:t>FPGA</w:t>
      </w:r>
      <w:r>
        <w:rPr>
          <w:rFonts w:eastAsia="仿宋_GB2312" w:hint="eastAsia"/>
          <w:bCs/>
          <w:sz w:val="24"/>
        </w:rPr>
        <w:t>原型验证系统的形式呈现。</w:t>
      </w:r>
    </w:p>
    <w:p w14:paraId="038E4E74" w14:textId="77777777" w:rsidR="00DD6931" w:rsidRDefault="00350AE2">
      <w:pPr>
        <w:spacing w:line="360" w:lineRule="auto"/>
        <w:ind w:firstLineChars="200" w:firstLine="480"/>
        <w:rPr>
          <w:rFonts w:eastAsia="仿宋_GB2312"/>
          <w:bCs/>
          <w:sz w:val="24"/>
        </w:rPr>
      </w:pPr>
      <w:r>
        <w:rPr>
          <w:rFonts w:eastAsia="仿宋_GB2312" w:hint="eastAsia"/>
          <w:bCs/>
          <w:sz w:val="24"/>
        </w:rPr>
        <w:t>指令集支撑程度</w:t>
      </w:r>
    </w:p>
    <w:p w14:paraId="05647164" w14:textId="77777777" w:rsidR="00DD6931" w:rsidRDefault="00350AE2">
      <w:pPr>
        <w:spacing w:line="360" w:lineRule="auto"/>
        <w:ind w:firstLineChars="200" w:firstLine="480"/>
        <w:rPr>
          <w:rFonts w:eastAsia="仿宋_GB2312"/>
          <w:bCs/>
          <w:sz w:val="24"/>
        </w:rPr>
      </w:pPr>
      <w:r>
        <w:rPr>
          <w:rFonts w:eastAsia="仿宋_GB2312" w:hint="eastAsia"/>
          <w:bCs/>
          <w:sz w:val="24"/>
        </w:rPr>
        <w:t>具体到指令集的支持，本项目的设计目标要求支持以下指令集：</w:t>
      </w:r>
    </w:p>
    <w:p w14:paraId="795EB41C" w14:textId="77777777" w:rsidR="00DD6931" w:rsidRDefault="00350AE2">
      <w:pPr>
        <w:spacing w:line="360" w:lineRule="auto"/>
        <w:ind w:firstLineChars="200" w:firstLine="480"/>
        <w:rPr>
          <w:rFonts w:eastAsia="仿宋_GB2312"/>
          <w:bCs/>
          <w:sz w:val="24"/>
        </w:rPr>
      </w:pPr>
      <w:r>
        <w:rPr>
          <w:rFonts w:eastAsia="仿宋_GB2312" w:hint="eastAsia"/>
          <w:bCs/>
          <w:sz w:val="24"/>
        </w:rPr>
        <w:t>1</w:t>
      </w:r>
      <w:r>
        <w:rPr>
          <w:rFonts w:eastAsia="仿宋_GB2312" w:hint="eastAsia"/>
          <w:bCs/>
          <w:sz w:val="24"/>
        </w:rPr>
        <w:tab/>
        <w:t>RV32I</w:t>
      </w:r>
      <w:r>
        <w:rPr>
          <w:rFonts w:eastAsia="仿宋_GB2312" w:hint="eastAsia"/>
          <w:bCs/>
          <w:sz w:val="24"/>
        </w:rPr>
        <w:t>：</w:t>
      </w:r>
      <w:r>
        <w:rPr>
          <w:rFonts w:eastAsia="仿宋_GB2312" w:hint="eastAsia"/>
          <w:bCs/>
          <w:sz w:val="24"/>
        </w:rPr>
        <w:t xml:space="preserve"> </w:t>
      </w:r>
      <w:r>
        <w:rPr>
          <w:rFonts w:eastAsia="仿宋_GB2312" w:hint="eastAsia"/>
          <w:bCs/>
          <w:sz w:val="24"/>
        </w:rPr>
        <w:t>这是</w:t>
      </w:r>
      <w:r>
        <w:rPr>
          <w:rFonts w:eastAsia="仿宋_GB2312" w:hint="eastAsia"/>
          <w:bCs/>
          <w:sz w:val="24"/>
        </w:rPr>
        <w:t>RISC-V</w:t>
      </w:r>
      <w:r>
        <w:rPr>
          <w:rFonts w:eastAsia="仿宋_GB2312" w:hint="eastAsia"/>
          <w:bCs/>
          <w:sz w:val="24"/>
        </w:rPr>
        <w:t>的基本整数指令集，包括</w:t>
      </w:r>
      <w:r>
        <w:rPr>
          <w:rFonts w:eastAsia="仿宋_GB2312" w:hint="eastAsia"/>
          <w:bCs/>
          <w:sz w:val="24"/>
        </w:rPr>
        <w:t>32</w:t>
      </w:r>
      <w:r>
        <w:rPr>
          <w:rFonts w:eastAsia="仿宋_GB2312" w:hint="eastAsia"/>
          <w:bCs/>
          <w:sz w:val="24"/>
        </w:rPr>
        <w:t>位整数运算和基本的控制流操作。</w:t>
      </w:r>
    </w:p>
    <w:p w14:paraId="41308B83" w14:textId="77777777" w:rsidR="00DD6931" w:rsidRDefault="00350AE2">
      <w:pPr>
        <w:spacing w:line="360" w:lineRule="auto"/>
        <w:ind w:firstLineChars="200" w:firstLine="480"/>
        <w:rPr>
          <w:rFonts w:eastAsia="仿宋_GB2312"/>
          <w:bCs/>
          <w:sz w:val="24"/>
        </w:rPr>
      </w:pPr>
      <w:r>
        <w:rPr>
          <w:rFonts w:eastAsia="仿宋_GB2312" w:hint="eastAsia"/>
          <w:bCs/>
          <w:sz w:val="24"/>
        </w:rPr>
        <w:t>2</w:t>
      </w:r>
      <w:r>
        <w:rPr>
          <w:rFonts w:eastAsia="仿宋_GB2312" w:hint="eastAsia"/>
          <w:bCs/>
          <w:sz w:val="24"/>
        </w:rPr>
        <w:tab/>
        <w:t>RV64I</w:t>
      </w:r>
      <w:r>
        <w:rPr>
          <w:rFonts w:eastAsia="仿宋_GB2312" w:hint="eastAsia"/>
          <w:bCs/>
          <w:sz w:val="24"/>
        </w:rPr>
        <w:t>：</w:t>
      </w:r>
      <w:r>
        <w:rPr>
          <w:rFonts w:eastAsia="仿宋_GB2312" w:hint="eastAsia"/>
          <w:bCs/>
          <w:sz w:val="24"/>
        </w:rPr>
        <w:t xml:space="preserve"> </w:t>
      </w:r>
      <w:r>
        <w:rPr>
          <w:rFonts w:eastAsia="仿宋_GB2312" w:hint="eastAsia"/>
          <w:bCs/>
          <w:sz w:val="24"/>
        </w:rPr>
        <w:t>这是</w:t>
      </w:r>
      <w:r>
        <w:rPr>
          <w:rFonts w:eastAsia="仿宋_GB2312" w:hint="eastAsia"/>
          <w:bCs/>
          <w:sz w:val="24"/>
        </w:rPr>
        <w:t>RISC-V</w:t>
      </w:r>
      <w:r>
        <w:rPr>
          <w:rFonts w:eastAsia="仿宋_GB2312" w:hint="eastAsia"/>
          <w:bCs/>
          <w:sz w:val="24"/>
        </w:rPr>
        <w:t>的基本</w:t>
      </w:r>
      <w:r>
        <w:rPr>
          <w:rFonts w:eastAsia="仿宋_GB2312" w:hint="eastAsia"/>
          <w:bCs/>
          <w:sz w:val="24"/>
        </w:rPr>
        <w:t>64</w:t>
      </w:r>
      <w:r>
        <w:rPr>
          <w:rFonts w:eastAsia="仿宋_GB2312" w:hint="eastAsia"/>
          <w:bCs/>
          <w:sz w:val="24"/>
        </w:rPr>
        <w:t>位整数指令集，扩展了</w:t>
      </w:r>
      <w:r>
        <w:rPr>
          <w:rFonts w:eastAsia="仿宋_GB2312" w:hint="eastAsia"/>
          <w:bCs/>
          <w:sz w:val="24"/>
        </w:rPr>
        <w:t>RV32I</w:t>
      </w:r>
      <w:r>
        <w:rPr>
          <w:rFonts w:eastAsia="仿宋_GB2312" w:hint="eastAsia"/>
          <w:bCs/>
          <w:sz w:val="24"/>
        </w:rPr>
        <w:t>以支持</w:t>
      </w:r>
      <w:r>
        <w:rPr>
          <w:rFonts w:eastAsia="仿宋_GB2312" w:hint="eastAsia"/>
          <w:bCs/>
          <w:sz w:val="24"/>
        </w:rPr>
        <w:t>64</w:t>
      </w:r>
      <w:r>
        <w:rPr>
          <w:rFonts w:eastAsia="仿宋_GB2312" w:hint="eastAsia"/>
          <w:bCs/>
          <w:sz w:val="24"/>
        </w:rPr>
        <w:t>位整数运算。</w:t>
      </w:r>
    </w:p>
    <w:p w14:paraId="7E64E572" w14:textId="77777777" w:rsidR="00DD6931" w:rsidRDefault="00350AE2">
      <w:pPr>
        <w:spacing w:line="360" w:lineRule="auto"/>
        <w:ind w:firstLineChars="200" w:firstLine="480"/>
        <w:rPr>
          <w:rFonts w:eastAsia="仿宋_GB2312"/>
          <w:bCs/>
          <w:sz w:val="24"/>
        </w:rPr>
      </w:pPr>
      <w:r>
        <w:rPr>
          <w:rFonts w:eastAsia="仿宋_GB2312" w:hint="eastAsia"/>
          <w:bCs/>
          <w:sz w:val="24"/>
        </w:rPr>
        <w:t>除了基本整数指令集之外，</w:t>
      </w:r>
      <w:r>
        <w:rPr>
          <w:rFonts w:eastAsia="仿宋_GB2312" w:hint="eastAsia"/>
          <w:bCs/>
          <w:sz w:val="24"/>
        </w:rPr>
        <w:t>Rocketchip</w:t>
      </w:r>
      <w:r>
        <w:rPr>
          <w:rFonts w:eastAsia="仿宋_GB2312" w:hint="eastAsia"/>
          <w:bCs/>
          <w:sz w:val="24"/>
        </w:rPr>
        <w:t>还可以根据配置支持以下</w:t>
      </w:r>
      <w:r>
        <w:rPr>
          <w:rFonts w:eastAsia="仿宋_GB2312" w:hint="eastAsia"/>
          <w:bCs/>
          <w:sz w:val="24"/>
        </w:rPr>
        <w:t>RISC-V</w:t>
      </w:r>
      <w:r>
        <w:rPr>
          <w:rFonts w:eastAsia="仿宋_GB2312" w:hint="eastAsia"/>
          <w:bCs/>
          <w:sz w:val="24"/>
        </w:rPr>
        <w:t>指令集扩展：</w:t>
      </w:r>
    </w:p>
    <w:p w14:paraId="7FC343D7" w14:textId="77777777" w:rsidR="00DD6931" w:rsidRDefault="00350AE2">
      <w:pPr>
        <w:spacing w:line="360" w:lineRule="auto"/>
        <w:ind w:firstLineChars="200" w:firstLine="480"/>
        <w:rPr>
          <w:rFonts w:eastAsia="仿宋_GB2312"/>
          <w:bCs/>
          <w:sz w:val="24"/>
        </w:rPr>
      </w:pPr>
      <w:r>
        <w:rPr>
          <w:rFonts w:eastAsia="仿宋_GB2312" w:hint="eastAsia"/>
          <w:bCs/>
          <w:sz w:val="24"/>
        </w:rPr>
        <w:t>1</w:t>
      </w:r>
      <w:r>
        <w:rPr>
          <w:rFonts w:eastAsia="仿宋_GB2312" w:hint="eastAsia"/>
          <w:bCs/>
          <w:sz w:val="24"/>
        </w:rPr>
        <w:tab/>
        <w:t>M</w:t>
      </w:r>
      <w:r>
        <w:rPr>
          <w:rFonts w:eastAsia="仿宋_GB2312" w:hint="eastAsia"/>
          <w:bCs/>
          <w:sz w:val="24"/>
        </w:rPr>
        <w:t>（乘法扩展）：</w:t>
      </w:r>
      <w:r>
        <w:rPr>
          <w:rFonts w:eastAsia="仿宋_GB2312" w:hint="eastAsia"/>
          <w:bCs/>
          <w:sz w:val="24"/>
        </w:rPr>
        <w:t xml:space="preserve"> </w:t>
      </w:r>
      <w:r>
        <w:rPr>
          <w:rFonts w:eastAsia="仿宋_GB2312" w:hint="eastAsia"/>
          <w:bCs/>
          <w:sz w:val="24"/>
        </w:rPr>
        <w:t>用于支持整数乘法和除法操作的扩展，如</w:t>
      </w:r>
      <w:r>
        <w:rPr>
          <w:rFonts w:eastAsia="仿宋_GB2312" w:hint="eastAsia"/>
          <w:bCs/>
          <w:sz w:val="24"/>
        </w:rPr>
        <w:t>RV32M</w:t>
      </w:r>
      <w:r>
        <w:rPr>
          <w:rFonts w:eastAsia="仿宋_GB2312" w:hint="eastAsia"/>
          <w:bCs/>
          <w:sz w:val="24"/>
        </w:rPr>
        <w:t>和</w:t>
      </w:r>
      <w:r>
        <w:rPr>
          <w:rFonts w:eastAsia="仿宋_GB2312" w:hint="eastAsia"/>
          <w:bCs/>
          <w:sz w:val="24"/>
        </w:rPr>
        <w:t>RV64M</w:t>
      </w:r>
      <w:r>
        <w:rPr>
          <w:rFonts w:eastAsia="仿宋_GB2312" w:hint="eastAsia"/>
          <w:bCs/>
          <w:sz w:val="24"/>
        </w:rPr>
        <w:t>。</w:t>
      </w:r>
    </w:p>
    <w:p w14:paraId="010E9202" w14:textId="77777777" w:rsidR="00DD6931" w:rsidRDefault="00350AE2">
      <w:pPr>
        <w:spacing w:line="360" w:lineRule="auto"/>
        <w:ind w:firstLineChars="200" w:firstLine="480"/>
        <w:rPr>
          <w:rFonts w:eastAsia="仿宋_GB2312"/>
          <w:bCs/>
          <w:sz w:val="24"/>
        </w:rPr>
      </w:pPr>
      <w:r>
        <w:rPr>
          <w:rFonts w:eastAsia="仿宋_GB2312" w:hint="eastAsia"/>
          <w:bCs/>
          <w:sz w:val="24"/>
        </w:rPr>
        <w:t>2</w:t>
      </w:r>
      <w:r>
        <w:rPr>
          <w:rFonts w:eastAsia="仿宋_GB2312" w:hint="eastAsia"/>
          <w:bCs/>
          <w:sz w:val="24"/>
        </w:rPr>
        <w:tab/>
        <w:t>A</w:t>
      </w:r>
      <w:r>
        <w:rPr>
          <w:rFonts w:eastAsia="仿宋_GB2312" w:hint="eastAsia"/>
          <w:bCs/>
          <w:sz w:val="24"/>
        </w:rPr>
        <w:t>（原子扩展）：</w:t>
      </w:r>
      <w:r>
        <w:rPr>
          <w:rFonts w:eastAsia="仿宋_GB2312" w:hint="eastAsia"/>
          <w:bCs/>
          <w:sz w:val="24"/>
        </w:rPr>
        <w:t xml:space="preserve"> </w:t>
      </w:r>
      <w:r>
        <w:rPr>
          <w:rFonts w:eastAsia="仿宋_GB2312" w:hint="eastAsia"/>
          <w:bCs/>
          <w:sz w:val="24"/>
        </w:rPr>
        <w:t>用于支持原子操作的扩展，如</w:t>
      </w:r>
      <w:r>
        <w:rPr>
          <w:rFonts w:eastAsia="仿宋_GB2312" w:hint="eastAsia"/>
          <w:bCs/>
          <w:sz w:val="24"/>
        </w:rPr>
        <w:t>RV32A</w:t>
      </w:r>
      <w:r>
        <w:rPr>
          <w:rFonts w:eastAsia="仿宋_GB2312" w:hint="eastAsia"/>
          <w:bCs/>
          <w:sz w:val="24"/>
        </w:rPr>
        <w:t>和</w:t>
      </w:r>
      <w:r>
        <w:rPr>
          <w:rFonts w:eastAsia="仿宋_GB2312" w:hint="eastAsia"/>
          <w:bCs/>
          <w:sz w:val="24"/>
        </w:rPr>
        <w:t>RV64A</w:t>
      </w:r>
      <w:r>
        <w:rPr>
          <w:rFonts w:eastAsia="仿宋_GB2312" w:hint="eastAsia"/>
          <w:bCs/>
          <w:sz w:val="24"/>
        </w:rPr>
        <w:t>。</w:t>
      </w:r>
    </w:p>
    <w:p w14:paraId="270416CB" w14:textId="77777777" w:rsidR="00DD6931" w:rsidRDefault="00350AE2">
      <w:pPr>
        <w:spacing w:line="360" w:lineRule="auto"/>
        <w:ind w:firstLineChars="200" w:firstLine="480"/>
        <w:rPr>
          <w:rFonts w:eastAsia="仿宋_GB2312"/>
          <w:bCs/>
          <w:sz w:val="24"/>
        </w:rPr>
      </w:pPr>
      <w:r>
        <w:rPr>
          <w:rFonts w:eastAsia="仿宋_GB2312" w:hint="eastAsia"/>
          <w:bCs/>
          <w:sz w:val="24"/>
        </w:rPr>
        <w:t>3</w:t>
      </w:r>
      <w:r>
        <w:rPr>
          <w:rFonts w:eastAsia="仿宋_GB2312" w:hint="eastAsia"/>
          <w:bCs/>
          <w:sz w:val="24"/>
        </w:rPr>
        <w:tab/>
        <w:t>F</w:t>
      </w:r>
      <w:r>
        <w:rPr>
          <w:rFonts w:eastAsia="仿宋_GB2312" w:hint="eastAsia"/>
          <w:bCs/>
          <w:sz w:val="24"/>
        </w:rPr>
        <w:t>和</w:t>
      </w:r>
      <w:r>
        <w:rPr>
          <w:rFonts w:eastAsia="仿宋_GB2312" w:hint="eastAsia"/>
          <w:bCs/>
          <w:sz w:val="24"/>
        </w:rPr>
        <w:t>D</w:t>
      </w:r>
      <w:r>
        <w:rPr>
          <w:rFonts w:eastAsia="仿宋_GB2312" w:hint="eastAsia"/>
          <w:bCs/>
          <w:sz w:val="24"/>
        </w:rPr>
        <w:t>（浮点扩展）：</w:t>
      </w:r>
      <w:r>
        <w:rPr>
          <w:rFonts w:eastAsia="仿宋_GB2312" w:hint="eastAsia"/>
          <w:bCs/>
          <w:sz w:val="24"/>
        </w:rPr>
        <w:t xml:space="preserve"> </w:t>
      </w:r>
      <w:r>
        <w:rPr>
          <w:rFonts w:eastAsia="仿宋_GB2312" w:hint="eastAsia"/>
          <w:bCs/>
          <w:sz w:val="24"/>
        </w:rPr>
        <w:t>用于支持单精度浮点（</w:t>
      </w:r>
      <w:r>
        <w:rPr>
          <w:rFonts w:eastAsia="仿宋_GB2312" w:hint="eastAsia"/>
          <w:bCs/>
          <w:sz w:val="24"/>
        </w:rPr>
        <w:t>32</w:t>
      </w:r>
      <w:r>
        <w:rPr>
          <w:rFonts w:eastAsia="仿宋_GB2312" w:hint="eastAsia"/>
          <w:bCs/>
          <w:sz w:val="24"/>
        </w:rPr>
        <w:t>位）和双精度浮点（</w:t>
      </w:r>
      <w:r>
        <w:rPr>
          <w:rFonts w:eastAsia="仿宋_GB2312" w:hint="eastAsia"/>
          <w:bCs/>
          <w:sz w:val="24"/>
        </w:rPr>
        <w:t>64</w:t>
      </w:r>
      <w:r>
        <w:rPr>
          <w:rFonts w:eastAsia="仿宋_GB2312" w:hint="eastAsia"/>
          <w:bCs/>
          <w:sz w:val="24"/>
        </w:rPr>
        <w:t>位）运算的扩展，如</w:t>
      </w:r>
      <w:r>
        <w:rPr>
          <w:rFonts w:eastAsia="仿宋_GB2312" w:hint="eastAsia"/>
          <w:bCs/>
          <w:sz w:val="24"/>
        </w:rPr>
        <w:t>RV32F</w:t>
      </w:r>
      <w:r>
        <w:rPr>
          <w:rFonts w:eastAsia="仿宋_GB2312" w:hint="eastAsia"/>
          <w:bCs/>
          <w:sz w:val="24"/>
        </w:rPr>
        <w:t>、</w:t>
      </w:r>
      <w:r>
        <w:rPr>
          <w:rFonts w:eastAsia="仿宋_GB2312" w:hint="eastAsia"/>
          <w:bCs/>
          <w:sz w:val="24"/>
        </w:rPr>
        <w:t>RV32D</w:t>
      </w:r>
      <w:r>
        <w:rPr>
          <w:rFonts w:eastAsia="仿宋_GB2312" w:hint="eastAsia"/>
          <w:bCs/>
          <w:sz w:val="24"/>
        </w:rPr>
        <w:t>、</w:t>
      </w:r>
      <w:r>
        <w:rPr>
          <w:rFonts w:eastAsia="仿宋_GB2312" w:hint="eastAsia"/>
          <w:bCs/>
          <w:sz w:val="24"/>
        </w:rPr>
        <w:t>RV64F</w:t>
      </w:r>
      <w:r>
        <w:rPr>
          <w:rFonts w:eastAsia="仿宋_GB2312" w:hint="eastAsia"/>
          <w:bCs/>
          <w:sz w:val="24"/>
        </w:rPr>
        <w:t>和</w:t>
      </w:r>
      <w:r>
        <w:rPr>
          <w:rFonts w:eastAsia="仿宋_GB2312" w:hint="eastAsia"/>
          <w:bCs/>
          <w:sz w:val="24"/>
        </w:rPr>
        <w:t>RV64D</w:t>
      </w:r>
      <w:r>
        <w:rPr>
          <w:rFonts w:eastAsia="仿宋_GB2312" w:hint="eastAsia"/>
          <w:bCs/>
          <w:sz w:val="24"/>
        </w:rPr>
        <w:t>。</w:t>
      </w:r>
    </w:p>
    <w:p w14:paraId="62EB28D6" w14:textId="77777777" w:rsidR="00DD6931" w:rsidRDefault="00350AE2">
      <w:pPr>
        <w:spacing w:line="360" w:lineRule="auto"/>
        <w:ind w:firstLineChars="200" w:firstLine="480"/>
        <w:rPr>
          <w:rFonts w:eastAsia="仿宋_GB2312"/>
          <w:bCs/>
          <w:sz w:val="24"/>
        </w:rPr>
      </w:pPr>
      <w:r>
        <w:rPr>
          <w:rFonts w:eastAsia="仿宋_GB2312" w:hint="eastAsia"/>
          <w:bCs/>
          <w:sz w:val="24"/>
        </w:rPr>
        <w:t>4</w:t>
      </w:r>
      <w:r>
        <w:rPr>
          <w:rFonts w:eastAsia="仿宋_GB2312" w:hint="eastAsia"/>
          <w:bCs/>
          <w:sz w:val="24"/>
        </w:rPr>
        <w:tab/>
        <w:t>C</w:t>
      </w:r>
      <w:r>
        <w:rPr>
          <w:rFonts w:eastAsia="仿宋_GB2312" w:hint="eastAsia"/>
          <w:bCs/>
          <w:sz w:val="24"/>
        </w:rPr>
        <w:t>（压缩扩展）：</w:t>
      </w:r>
      <w:r>
        <w:rPr>
          <w:rFonts w:eastAsia="仿宋_GB2312" w:hint="eastAsia"/>
          <w:bCs/>
          <w:sz w:val="24"/>
        </w:rPr>
        <w:t xml:space="preserve"> </w:t>
      </w:r>
      <w:r>
        <w:rPr>
          <w:rFonts w:eastAsia="仿宋_GB2312" w:hint="eastAsia"/>
          <w:bCs/>
          <w:sz w:val="24"/>
        </w:rPr>
        <w:t>尽量实现用于支持指令压缩的扩展，如</w:t>
      </w:r>
      <w:r>
        <w:rPr>
          <w:rFonts w:eastAsia="仿宋_GB2312" w:hint="eastAsia"/>
          <w:bCs/>
          <w:sz w:val="24"/>
        </w:rPr>
        <w:t>RV32C</w:t>
      </w:r>
      <w:r>
        <w:rPr>
          <w:rFonts w:eastAsia="仿宋_GB2312" w:hint="eastAsia"/>
          <w:bCs/>
          <w:sz w:val="24"/>
        </w:rPr>
        <w:t>。</w:t>
      </w:r>
    </w:p>
    <w:p w14:paraId="728A7CD5" w14:textId="77777777" w:rsidR="00DD6931" w:rsidRDefault="00350AE2">
      <w:pPr>
        <w:spacing w:line="360" w:lineRule="auto"/>
        <w:ind w:firstLineChars="200" w:firstLine="480"/>
        <w:rPr>
          <w:rFonts w:eastAsia="仿宋_GB2312"/>
          <w:bCs/>
          <w:sz w:val="24"/>
        </w:rPr>
      </w:pPr>
      <w:r>
        <w:rPr>
          <w:rFonts w:eastAsia="仿宋_GB2312" w:hint="eastAsia"/>
          <w:bCs/>
          <w:sz w:val="24"/>
        </w:rPr>
        <w:t>至于</w:t>
      </w:r>
      <w:r>
        <w:rPr>
          <w:rFonts w:eastAsia="仿宋_GB2312" w:hint="eastAsia"/>
          <w:bCs/>
          <w:sz w:val="24"/>
        </w:rPr>
        <w:t>CSR</w:t>
      </w:r>
      <w:r>
        <w:rPr>
          <w:rFonts w:eastAsia="仿宋_GB2312" w:hint="eastAsia"/>
          <w:bCs/>
          <w:sz w:val="24"/>
        </w:rPr>
        <w:t>版本，项目将根据需要在开发过程中选择所支持</w:t>
      </w:r>
      <w:r>
        <w:rPr>
          <w:rFonts w:eastAsia="仿宋_GB2312" w:hint="eastAsia"/>
          <w:bCs/>
          <w:sz w:val="24"/>
        </w:rPr>
        <w:t>RISC-V</w:t>
      </w:r>
      <w:r>
        <w:rPr>
          <w:rFonts w:eastAsia="仿宋_GB2312" w:hint="eastAsia"/>
          <w:bCs/>
          <w:sz w:val="24"/>
        </w:rPr>
        <w:t>标准中定义的</w:t>
      </w:r>
      <w:r>
        <w:rPr>
          <w:rFonts w:eastAsia="仿宋_GB2312" w:hint="eastAsia"/>
          <w:bCs/>
          <w:sz w:val="24"/>
        </w:rPr>
        <w:t>CSR</w:t>
      </w:r>
      <w:r>
        <w:rPr>
          <w:rFonts w:eastAsia="仿宋_GB2312" w:hint="eastAsia"/>
          <w:bCs/>
          <w:sz w:val="24"/>
        </w:rPr>
        <w:t>版本。</w:t>
      </w:r>
      <w:r>
        <w:rPr>
          <w:rFonts w:eastAsia="仿宋_GB2312" w:hint="eastAsia"/>
          <w:bCs/>
          <w:sz w:val="24"/>
        </w:rPr>
        <w:t>RISC-V</w:t>
      </w:r>
      <w:r>
        <w:rPr>
          <w:rFonts w:eastAsia="仿宋_GB2312" w:hint="eastAsia"/>
          <w:bCs/>
          <w:sz w:val="24"/>
        </w:rPr>
        <w:t>标准定义了一组基本的</w:t>
      </w:r>
      <w:r>
        <w:rPr>
          <w:rFonts w:eastAsia="仿宋_GB2312" w:hint="eastAsia"/>
          <w:bCs/>
          <w:sz w:val="24"/>
        </w:rPr>
        <w:t>CSR</w:t>
      </w:r>
      <w:r>
        <w:rPr>
          <w:rFonts w:eastAsia="仿宋_GB2312" w:hint="eastAsia"/>
          <w:bCs/>
          <w:sz w:val="24"/>
        </w:rPr>
        <w:t>（</w:t>
      </w:r>
      <w:r>
        <w:rPr>
          <w:rFonts w:eastAsia="仿宋_GB2312" w:hint="eastAsia"/>
          <w:bCs/>
          <w:sz w:val="24"/>
        </w:rPr>
        <w:t>Control and Status Register</w:t>
      </w:r>
      <w:r>
        <w:rPr>
          <w:rFonts w:eastAsia="仿宋_GB2312" w:hint="eastAsia"/>
          <w:bCs/>
          <w:sz w:val="24"/>
        </w:rPr>
        <w:t>）以及一些可选的</w:t>
      </w:r>
      <w:r>
        <w:rPr>
          <w:rFonts w:eastAsia="仿宋_GB2312" w:hint="eastAsia"/>
          <w:bCs/>
          <w:sz w:val="24"/>
        </w:rPr>
        <w:t>CSR</w:t>
      </w:r>
      <w:r>
        <w:rPr>
          <w:rFonts w:eastAsia="仿宋_GB2312" w:hint="eastAsia"/>
          <w:bCs/>
          <w:sz w:val="24"/>
        </w:rPr>
        <w:t>。具体支持哪些</w:t>
      </w:r>
      <w:r>
        <w:rPr>
          <w:rFonts w:eastAsia="仿宋_GB2312" w:hint="eastAsia"/>
          <w:bCs/>
          <w:sz w:val="24"/>
        </w:rPr>
        <w:t>CSR</w:t>
      </w:r>
      <w:r>
        <w:rPr>
          <w:rFonts w:eastAsia="仿宋_GB2312" w:hint="eastAsia"/>
          <w:bCs/>
          <w:sz w:val="24"/>
        </w:rPr>
        <w:t>版本可能会根据应用而有所取舍。</w:t>
      </w:r>
    </w:p>
    <w:p w14:paraId="45E3ECDE" w14:textId="77777777" w:rsidR="00DD6931" w:rsidRDefault="00350AE2">
      <w:pPr>
        <w:spacing w:line="360" w:lineRule="auto"/>
        <w:ind w:firstLineChars="200" w:firstLine="480"/>
        <w:rPr>
          <w:rFonts w:eastAsia="仿宋_GB2312"/>
          <w:bCs/>
          <w:sz w:val="24"/>
        </w:rPr>
      </w:pPr>
      <w:r>
        <w:rPr>
          <w:rFonts w:eastAsia="仿宋_GB2312" w:hint="eastAsia"/>
          <w:bCs/>
          <w:sz w:val="24"/>
        </w:rPr>
        <w:t>精简的外设支撑</w:t>
      </w:r>
    </w:p>
    <w:p w14:paraId="5402D34B" w14:textId="77777777" w:rsidR="00DD6931" w:rsidRDefault="00350AE2">
      <w:pPr>
        <w:spacing w:line="360" w:lineRule="auto"/>
        <w:ind w:firstLineChars="200" w:firstLine="480"/>
        <w:rPr>
          <w:rFonts w:eastAsia="仿宋_GB2312"/>
          <w:bCs/>
          <w:sz w:val="24"/>
        </w:rPr>
      </w:pPr>
      <w:r>
        <w:rPr>
          <w:rFonts w:eastAsia="仿宋_GB2312" w:hint="eastAsia"/>
          <w:bCs/>
          <w:sz w:val="24"/>
        </w:rPr>
        <w:lastRenderedPageBreak/>
        <w:t>为了只使用最简单的外设从而降低</w:t>
      </w:r>
      <w:r>
        <w:rPr>
          <w:rFonts w:eastAsia="仿宋_GB2312" w:hint="eastAsia"/>
          <w:bCs/>
          <w:sz w:val="24"/>
        </w:rPr>
        <w:t>SoC</w:t>
      </w:r>
      <w:r>
        <w:rPr>
          <w:rFonts w:eastAsia="仿宋_GB2312" w:hint="eastAsia"/>
          <w:bCs/>
          <w:sz w:val="24"/>
        </w:rPr>
        <w:t>造价，复用服务器云端的渲染和推理能力，</w:t>
      </w:r>
      <w:r>
        <w:rPr>
          <w:rFonts w:eastAsia="仿宋_GB2312" w:hint="eastAsia"/>
          <w:bCs/>
          <w:sz w:val="24"/>
        </w:rPr>
        <w:t>RISC-V</w:t>
      </w:r>
      <w:r>
        <w:rPr>
          <w:rFonts w:eastAsia="仿宋_GB2312" w:hint="eastAsia"/>
          <w:bCs/>
          <w:sz w:val="24"/>
        </w:rPr>
        <w:t>的</w:t>
      </w:r>
      <w:r>
        <w:rPr>
          <w:rFonts w:eastAsia="仿宋_GB2312" w:hint="eastAsia"/>
          <w:bCs/>
          <w:sz w:val="24"/>
        </w:rPr>
        <w:t>SoC</w:t>
      </w:r>
      <w:r>
        <w:rPr>
          <w:rFonts w:eastAsia="仿宋_GB2312" w:hint="eastAsia"/>
          <w:bCs/>
          <w:sz w:val="24"/>
        </w:rPr>
        <w:t>将通过</w:t>
      </w:r>
      <w:r>
        <w:rPr>
          <w:rFonts w:eastAsia="仿宋_GB2312" w:hint="eastAsia"/>
          <w:bCs/>
          <w:sz w:val="24"/>
        </w:rPr>
        <w:t>AXI</w:t>
      </w:r>
      <w:r>
        <w:rPr>
          <w:rFonts w:eastAsia="仿宋_GB2312" w:hint="eastAsia"/>
          <w:bCs/>
          <w:sz w:val="24"/>
        </w:rPr>
        <w:t>扩展最少的必要外设，不增设无用的接口，具体要求支持：</w:t>
      </w:r>
    </w:p>
    <w:p w14:paraId="0B70CB80" w14:textId="77777777" w:rsidR="00DD6931" w:rsidRDefault="00350AE2">
      <w:pPr>
        <w:spacing w:line="360" w:lineRule="auto"/>
        <w:ind w:firstLineChars="200" w:firstLine="480"/>
        <w:rPr>
          <w:rFonts w:eastAsia="仿宋_GB2312"/>
          <w:bCs/>
          <w:sz w:val="24"/>
        </w:rPr>
      </w:pPr>
      <w:r>
        <w:rPr>
          <w:rFonts w:eastAsia="仿宋_GB2312" w:hint="eastAsia"/>
          <w:bCs/>
          <w:sz w:val="24"/>
        </w:rPr>
        <w:t>1</w:t>
      </w:r>
      <w:r>
        <w:rPr>
          <w:rFonts w:eastAsia="仿宋_GB2312" w:hint="eastAsia"/>
          <w:bCs/>
          <w:sz w:val="24"/>
        </w:rPr>
        <w:t>）</w:t>
      </w:r>
      <w:r>
        <w:rPr>
          <w:rFonts w:eastAsia="仿宋_GB2312" w:hint="eastAsia"/>
          <w:bCs/>
          <w:sz w:val="24"/>
        </w:rPr>
        <w:t>DDR</w:t>
      </w:r>
      <w:r>
        <w:rPr>
          <w:rFonts w:eastAsia="仿宋_GB2312" w:hint="eastAsia"/>
          <w:bCs/>
          <w:sz w:val="24"/>
        </w:rPr>
        <w:t>接口，</w:t>
      </w:r>
      <w:r>
        <w:rPr>
          <w:rFonts w:eastAsia="仿宋_GB2312" w:hint="eastAsia"/>
          <w:bCs/>
          <w:sz w:val="24"/>
        </w:rPr>
        <w:t>2</w:t>
      </w:r>
      <w:r>
        <w:rPr>
          <w:rFonts w:eastAsia="仿宋_GB2312" w:hint="eastAsia"/>
          <w:bCs/>
          <w:sz w:val="24"/>
        </w:rPr>
        <w:t>）</w:t>
      </w:r>
      <w:r>
        <w:rPr>
          <w:rFonts w:eastAsia="仿宋_GB2312" w:hint="eastAsia"/>
          <w:bCs/>
          <w:sz w:val="24"/>
        </w:rPr>
        <w:t>Flash</w:t>
      </w:r>
      <w:r>
        <w:rPr>
          <w:rFonts w:eastAsia="仿宋_GB2312" w:hint="eastAsia"/>
          <w:bCs/>
          <w:sz w:val="24"/>
        </w:rPr>
        <w:t>存储接口</w:t>
      </w:r>
      <w:r>
        <w:rPr>
          <w:rFonts w:eastAsia="仿宋_GB2312" w:hint="eastAsia"/>
          <w:bCs/>
          <w:sz w:val="24"/>
        </w:rPr>
        <w:t>SPI</w:t>
      </w:r>
      <w:r>
        <w:rPr>
          <w:rFonts w:eastAsia="仿宋_GB2312" w:hint="eastAsia"/>
          <w:bCs/>
          <w:sz w:val="24"/>
        </w:rPr>
        <w:t>接口；</w:t>
      </w:r>
      <w:r>
        <w:rPr>
          <w:rFonts w:eastAsia="仿宋_GB2312" w:hint="eastAsia"/>
          <w:bCs/>
          <w:sz w:val="24"/>
        </w:rPr>
        <w:t>3</w:t>
      </w:r>
      <w:r>
        <w:rPr>
          <w:rFonts w:eastAsia="仿宋_GB2312" w:hint="eastAsia"/>
          <w:bCs/>
          <w:sz w:val="24"/>
        </w:rPr>
        <w:t>）</w:t>
      </w:r>
      <w:r>
        <w:rPr>
          <w:rFonts w:eastAsia="仿宋_GB2312" w:hint="eastAsia"/>
          <w:bCs/>
          <w:sz w:val="24"/>
        </w:rPr>
        <w:t>VGA</w:t>
      </w:r>
      <w:r>
        <w:rPr>
          <w:rFonts w:eastAsia="仿宋_GB2312" w:hint="eastAsia"/>
          <w:bCs/>
          <w:sz w:val="24"/>
        </w:rPr>
        <w:t>或</w:t>
      </w:r>
      <w:r>
        <w:rPr>
          <w:rFonts w:eastAsia="仿宋_GB2312" w:hint="eastAsia"/>
          <w:bCs/>
          <w:sz w:val="24"/>
        </w:rPr>
        <w:t>HDMI</w:t>
      </w:r>
      <w:r>
        <w:rPr>
          <w:rFonts w:eastAsia="仿宋_GB2312" w:hint="eastAsia"/>
          <w:bCs/>
          <w:sz w:val="24"/>
        </w:rPr>
        <w:t>用于视频显示；</w:t>
      </w:r>
      <w:r>
        <w:rPr>
          <w:rFonts w:eastAsia="仿宋_GB2312" w:hint="eastAsia"/>
          <w:bCs/>
          <w:sz w:val="24"/>
        </w:rPr>
        <w:t>4</w:t>
      </w:r>
      <w:r>
        <w:rPr>
          <w:rFonts w:eastAsia="仿宋_GB2312" w:hint="eastAsia"/>
          <w:bCs/>
          <w:sz w:val="24"/>
        </w:rPr>
        <w:t>）</w:t>
      </w:r>
      <w:r>
        <w:rPr>
          <w:rFonts w:eastAsia="仿宋_GB2312" w:hint="eastAsia"/>
          <w:bCs/>
          <w:sz w:val="24"/>
        </w:rPr>
        <w:t>I2S</w:t>
      </w:r>
      <w:r>
        <w:rPr>
          <w:rFonts w:eastAsia="仿宋_GB2312" w:hint="eastAsia"/>
          <w:bCs/>
          <w:sz w:val="24"/>
        </w:rPr>
        <w:t>和</w:t>
      </w:r>
      <w:r>
        <w:rPr>
          <w:rFonts w:eastAsia="仿宋_GB2312" w:hint="eastAsia"/>
          <w:bCs/>
          <w:sz w:val="24"/>
        </w:rPr>
        <w:t>I2C</w:t>
      </w:r>
      <w:r>
        <w:rPr>
          <w:rFonts w:eastAsia="仿宋_GB2312" w:hint="eastAsia"/>
          <w:bCs/>
          <w:sz w:val="24"/>
        </w:rPr>
        <w:t>总线用于音频；</w:t>
      </w:r>
      <w:r>
        <w:rPr>
          <w:rFonts w:eastAsia="仿宋_GB2312" w:hint="eastAsia"/>
          <w:bCs/>
          <w:sz w:val="24"/>
        </w:rPr>
        <w:t>5</w:t>
      </w:r>
      <w:r>
        <w:rPr>
          <w:rFonts w:eastAsia="仿宋_GB2312" w:hint="eastAsia"/>
          <w:bCs/>
          <w:sz w:val="24"/>
        </w:rPr>
        <w:t>）网络接口。</w:t>
      </w:r>
    </w:p>
    <w:p w14:paraId="013BAC85" w14:textId="77777777" w:rsidR="00DD6931" w:rsidRDefault="00350AE2">
      <w:pPr>
        <w:spacing w:line="360" w:lineRule="auto"/>
        <w:ind w:firstLineChars="200" w:firstLine="480"/>
        <w:rPr>
          <w:rFonts w:eastAsia="仿宋_GB2312"/>
          <w:bCs/>
          <w:sz w:val="24"/>
        </w:rPr>
      </w:pPr>
      <w:r>
        <w:rPr>
          <w:rFonts w:eastAsia="仿宋_GB2312" w:hint="eastAsia"/>
          <w:bCs/>
          <w:sz w:val="24"/>
        </w:rPr>
        <w:t>数据流加速部件</w:t>
      </w:r>
    </w:p>
    <w:p w14:paraId="69561493" w14:textId="77777777" w:rsidR="00DD6931" w:rsidRDefault="00350AE2">
      <w:pPr>
        <w:spacing w:line="360" w:lineRule="auto"/>
        <w:ind w:firstLineChars="200" w:firstLine="480"/>
        <w:rPr>
          <w:rFonts w:eastAsia="仿宋_GB2312"/>
          <w:bCs/>
          <w:sz w:val="24"/>
        </w:rPr>
      </w:pPr>
      <w:r>
        <w:rPr>
          <w:rFonts w:eastAsia="仿宋_GB2312" w:hint="eastAsia"/>
          <w:bCs/>
          <w:sz w:val="24"/>
        </w:rPr>
        <w:t>为了支持在设备端进行数据流计算模式的应用开发，我们在</w:t>
      </w:r>
      <w:r>
        <w:rPr>
          <w:rFonts w:eastAsia="仿宋_GB2312" w:hint="eastAsia"/>
          <w:bCs/>
          <w:sz w:val="24"/>
        </w:rPr>
        <w:t>RISC-V</w:t>
      </w:r>
      <w:r>
        <w:rPr>
          <w:rFonts w:eastAsia="仿宋_GB2312" w:hint="eastAsia"/>
          <w:bCs/>
          <w:sz w:val="24"/>
        </w:rPr>
        <w:t>处理器上增加数据流加速部件提高任务流图</w:t>
      </w:r>
      <w:r>
        <w:rPr>
          <w:rFonts w:eastAsia="仿宋_GB2312" w:hint="eastAsia"/>
          <w:bCs/>
          <w:sz w:val="24"/>
        </w:rPr>
        <w:t>DAG</w:t>
      </w:r>
      <w:r>
        <w:rPr>
          <w:rFonts w:eastAsia="仿宋_GB2312" w:hint="eastAsia"/>
          <w:bCs/>
          <w:sz w:val="24"/>
        </w:rPr>
        <w:t>中任务准备条件的检测速度和任务的激活速度，从而加快</w:t>
      </w:r>
      <w:r>
        <w:rPr>
          <w:rFonts w:eastAsia="仿宋_GB2312" w:hint="eastAsia"/>
          <w:bCs/>
          <w:sz w:val="24"/>
        </w:rPr>
        <w:t>DAG</w:t>
      </w:r>
      <w:r>
        <w:rPr>
          <w:rFonts w:eastAsia="仿宋_GB2312" w:hint="eastAsia"/>
          <w:bCs/>
          <w:sz w:val="24"/>
        </w:rPr>
        <w:t>任务的计算推进过程。</w:t>
      </w:r>
    </w:p>
    <w:p w14:paraId="26603654" w14:textId="77777777" w:rsidR="00DD6931" w:rsidRDefault="00350AE2">
      <w:pPr>
        <w:pStyle w:val="30"/>
      </w:pPr>
      <w:r>
        <w:rPr>
          <w:rFonts w:hint="eastAsia"/>
        </w:rPr>
        <w:t>2.1.3</w:t>
      </w:r>
      <w:r>
        <w:rPr>
          <w:rFonts w:hint="eastAsia"/>
        </w:rPr>
        <w:t>目标</w:t>
      </w:r>
      <w:r>
        <w:rPr>
          <w:rFonts w:hint="eastAsia"/>
        </w:rPr>
        <w:t>2</w:t>
      </w:r>
      <w:r>
        <w:rPr>
          <w:rFonts w:hint="eastAsia"/>
        </w:rPr>
        <w:t>：兼容</w:t>
      </w:r>
      <w:r>
        <w:rPr>
          <w:rFonts w:hint="eastAsia"/>
        </w:rPr>
        <w:t>Linux</w:t>
      </w:r>
      <w:r>
        <w:rPr>
          <w:rFonts w:hint="eastAsia"/>
        </w:rPr>
        <w:t>或</w:t>
      </w:r>
      <w:r>
        <w:rPr>
          <w:rFonts w:hint="eastAsia"/>
        </w:rPr>
        <w:t>OpenHarmony</w:t>
      </w:r>
      <w:r>
        <w:rPr>
          <w:rFonts w:hint="eastAsia"/>
        </w:rPr>
        <w:t>的支持数据流库</w:t>
      </w:r>
    </w:p>
    <w:p w14:paraId="5410FB2C" w14:textId="77777777" w:rsidR="00DD6931" w:rsidRDefault="00350AE2">
      <w:pPr>
        <w:spacing w:line="360" w:lineRule="auto"/>
        <w:ind w:firstLineChars="200" w:firstLine="480"/>
        <w:rPr>
          <w:rFonts w:eastAsia="仿宋_GB2312"/>
          <w:bCs/>
          <w:sz w:val="24"/>
        </w:rPr>
      </w:pPr>
      <w:r>
        <w:rPr>
          <w:rFonts w:eastAsia="仿宋_GB2312" w:hint="eastAsia"/>
          <w:bCs/>
          <w:sz w:val="24"/>
        </w:rPr>
        <w:t>系统软件层面的关键技术包括两个：</w:t>
      </w:r>
      <w:r>
        <w:rPr>
          <w:rFonts w:eastAsia="仿宋_GB2312" w:hint="eastAsia"/>
          <w:bCs/>
          <w:sz w:val="24"/>
        </w:rPr>
        <w:t>1</w:t>
      </w:r>
      <w:r>
        <w:rPr>
          <w:rFonts w:eastAsia="仿宋_GB2312" w:hint="eastAsia"/>
          <w:bCs/>
          <w:sz w:val="24"/>
        </w:rPr>
        <w:t>）操作系统，</w:t>
      </w:r>
      <w:r>
        <w:rPr>
          <w:rFonts w:eastAsia="仿宋_GB2312" w:hint="eastAsia"/>
          <w:bCs/>
          <w:sz w:val="24"/>
        </w:rPr>
        <w:t>2</w:t>
      </w:r>
      <w:r>
        <w:rPr>
          <w:rFonts w:eastAsia="仿宋_GB2312" w:hint="eastAsia"/>
          <w:bCs/>
          <w:sz w:val="24"/>
        </w:rPr>
        <w:t>）数据流运行库，分别用于提供软件基础环境和支持上层数据流应用开发模式。</w:t>
      </w:r>
    </w:p>
    <w:p w14:paraId="2A80ABD7" w14:textId="77777777" w:rsidR="00DD6931" w:rsidRDefault="00350AE2">
      <w:pPr>
        <w:spacing w:line="360" w:lineRule="auto"/>
        <w:ind w:firstLineChars="200" w:firstLine="480"/>
        <w:rPr>
          <w:rFonts w:eastAsia="仿宋_GB2312"/>
          <w:bCs/>
          <w:sz w:val="24"/>
        </w:rPr>
      </w:pPr>
      <w:r>
        <w:rPr>
          <w:rFonts w:eastAsia="仿宋_GB2312" w:hint="eastAsia"/>
          <w:bCs/>
          <w:sz w:val="24"/>
        </w:rPr>
        <w:t>在完成了前面的处理器</w:t>
      </w:r>
      <w:r>
        <w:rPr>
          <w:rFonts w:eastAsia="仿宋_GB2312" w:hint="eastAsia"/>
          <w:bCs/>
          <w:sz w:val="24"/>
        </w:rPr>
        <w:t>SoC</w:t>
      </w:r>
      <w:r>
        <w:rPr>
          <w:rFonts w:eastAsia="仿宋_GB2312" w:hint="eastAsia"/>
          <w:bCs/>
          <w:sz w:val="24"/>
        </w:rPr>
        <w:t>的</w:t>
      </w:r>
      <w:r>
        <w:rPr>
          <w:rFonts w:eastAsia="仿宋_GB2312" w:hint="eastAsia"/>
          <w:bCs/>
          <w:sz w:val="24"/>
        </w:rPr>
        <w:t>FPGA</w:t>
      </w:r>
      <w:r>
        <w:rPr>
          <w:rFonts w:eastAsia="仿宋_GB2312" w:hint="eastAsia"/>
          <w:bCs/>
          <w:sz w:val="24"/>
        </w:rPr>
        <w:t>原型系统后，还需要进行操作系统的移植和适配，具体目标是实现类</w:t>
      </w:r>
      <w:r>
        <w:rPr>
          <w:rFonts w:eastAsia="仿宋_GB2312" w:hint="eastAsia"/>
          <w:bCs/>
          <w:sz w:val="24"/>
        </w:rPr>
        <w:t>Linux</w:t>
      </w:r>
      <w:r>
        <w:rPr>
          <w:rFonts w:eastAsia="仿宋_GB2312" w:hint="eastAsia"/>
          <w:bCs/>
          <w:sz w:val="24"/>
        </w:rPr>
        <w:t>内核（包括</w:t>
      </w:r>
      <w:r>
        <w:rPr>
          <w:rFonts w:eastAsia="仿宋_GB2312" w:hint="eastAsia"/>
          <w:bCs/>
          <w:sz w:val="24"/>
        </w:rPr>
        <w:t>XV6</w:t>
      </w:r>
      <w:r>
        <w:rPr>
          <w:rFonts w:eastAsia="仿宋_GB2312" w:hint="eastAsia"/>
          <w:bCs/>
          <w:sz w:val="24"/>
        </w:rPr>
        <w:t>操作系统，或支持</w:t>
      </w:r>
      <w:r>
        <w:rPr>
          <w:rFonts w:eastAsia="仿宋_GB2312" w:hint="eastAsia"/>
          <w:bCs/>
          <w:sz w:val="24"/>
        </w:rPr>
        <w:t>2.6</w:t>
      </w:r>
      <w:r>
        <w:rPr>
          <w:rFonts w:eastAsia="仿宋_GB2312" w:hint="eastAsia"/>
          <w:bCs/>
          <w:sz w:val="24"/>
        </w:rPr>
        <w:t>版本</w:t>
      </w:r>
      <w:r>
        <w:rPr>
          <w:rFonts w:eastAsia="仿宋_GB2312" w:hint="eastAsia"/>
          <w:bCs/>
          <w:sz w:val="24"/>
        </w:rPr>
        <w:t>Linux</w:t>
      </w:r>
      <w:r>
        <w:rPr>
          <w:rFonts w:eastAsia="仿宋_GB2312" w:hint="eastAsia"/>
          <w:bCs/>
          <w:sz w:val="24"/>
        </w:rPr>
        <w:t>）</w:t>
      </w:r>
      <w:r>
        <w:rPr>
          <w:rFonts w:eastAsia="仿宋_GB2312" w:hint="eastAsia"/>
          <w:bCs/>
          <w:sz w:val="24"/>
        </w:rPr>
        <w:t>+Busybox</w:t>
      </w:r>
      <w:r>
        <w:rPr>
          <w:rFonts w:eastAsia="仿宋_GB2312" w:hint="eastAsia"/>
          <w:bCs/>
          <w:sz w:val="24"/>
        </w:rPr>
        <w:t>系统，或者</w:t>
      </w:r>
      <w:r>
        <w:rPr>
          <w:rFonts w:eastAsia="仿宋_GB2312" w:hint="eastAsia"/>
          <w:bCs/>
          <w:sz w:val="24"/>
        </w:rPr>
        <w:t xml:space="preserve">OpenHarmony </w:t>
      </w:r>
      <w:r>
        <w:rPr>
          <w:rFonts w:eastAsia="仿宋_GB2312" w:hint="eastAsia"/>
          <w:bCs/>
          <w:sz w:val="24"/>
        </w:rPr>
        <w:t>（</w:t>
      </w:r>
      <w:r>
        <w:rPr>
          <w:rFonts w:eastAsia="仿宋_GB2312" w:hint="eastAsia"/>
          <w:bCs/>
          <w:sz w:val="24"/>
        </w:rPr>
        <w:t>Liteos-m</w:t>
      </w:r>
      <w:r>
        <w:rPr>
          <w:rFonts w:eastAsia="仿宋_GB2312" w:hint="eastAsia"/>
          <w:bCs/>
          <w:sz w:val="24"/>
        </w:rPr>
        <w:t>或</w:t>
      </w:r>
      <w:r>
        <w:rPr>
          <w:rFonts w:eastAsia="仿宋_GB2312" w:hint="eastAsia"/>
          <w:bCs/>
          <w:sz w:val="24"/>
        </w:rPr>
        <w:t>Liteos-a</w:t>
      </w:r>
      <w:r>
        <w:rPr>
          <w:rFonts w:eastAsia="仿宋_GB2312" w:hint="eastAsia"/>
          <w:bCs/>
          <w:sz w:val="24"/>
        </w:rPr>
        <w:t>）。</w:t>
      </w:r>
    </w:p>
    <w:p w14:paraId="254D1D51" w14:textId="77777777" w:rsidR="00DD6931" w:rsidRDefault="00350AE2">
      <w:pPr>
        <w:spacing w:line="360" w:lineRule="auto"/>
        <w:ind w:firstLineChars="200" w:firstLine="480"/>
        <w:rPr>
          <w:rFonts w:eastAsia="仿宋_GB2312"/>
          <w:bCs/>
          <w:sz w:val="24"/>
        </w:rPr>
      </w:pPr>
      <w:r>
        <w:rPr>
          <w:rFonts w:eastAsia="仿宋_GB2312" w:hint="eastAsia"/>
          <w:bCs/>
          <w:sz w:val="24"/>
        </w:rPr>
        <w:t>构建或者移植数据流运行库支持数据流任务的构建和运行，具体目标包括：</w:t>
      </w:r>
    </w:p>
    <w:p w14:paraId="1A6A6779" w14:textId="77777777" w:rsidR="00DD6931" w:rsidRDefault="00350AE2">
      <w:pPr>
        <w:spacing w:line="360" w:lineRule="auto"/>
        <w:ind w:firstLineChars="200" w:firstLine="480"/>
        <w:rPr>
          <w:rFonts w:eastAsia="仿宋_GB2312"/>
          <w:bCs/>
          <w:sz w:val="24"/>
        </w:rPr>
      </w:pPr>
      <w:r>
        <w:rPr>
          <w:rFonts w:eastAsia="仿宋_GB2312" w:hint="eastAsia"/>
          <w:bCs/>
          <w:sz w:val="24"/>
        </w:rPr>
        <w:t>1</w:t>
      </w:r>
      <w:r>
        <w:rPr>
          <w:rFonts w:eastAsia="仿宋_GB2312" w:hint="eastAsia"/>
          <w:bCs/>
          <w:sz w:val="24"/>
        </w:rPr>
        <w:t>）基本静态构图和动态任务</w:t>
      </w:r>
      <w:r>
        <w:rPr>
          <w:rFonts w:eastAsia="仿宋_GB2312" w:hint="eastAsia"/>
          <w:bCs/>
          <w:sz w:val="24"/>
        </w:rPr>
        <w:t>DAG</w:t>
      </w:r>
      <w:r>
        <w:rPr>
          <w:rFonts w:eastAsia="仿宋_GB2312" w:hint="eastAsia"/>
          <w:bCs/>
          <w:sz w:val="24"/>
        </w:rPr>
        <w:t>构图能力；</w:t>
      </w:r>
    </w:p>
    <w:p w14:paraId="7F104586" w14:textId="77777777" w:rsidR="00DD6931" w:rsidRDefault="00350AE2">
      <w:pPr>
        <w:spacing w:line="360" w:lineRule="auto"/>
        <w:ind w:firstLineChars="200" w:firstLine="480"/>
        <w:rPr>
          <w:rFonts w:eastAsia="仿宋_GB2312"/>
          <w:bCs/>
          <w:sz w:val="24"/>
        </w:rPr>
      </w:pPr>
      <w:r>
        <w:rPr>
          <w:rFonts w:eastAsia="仿宋_GB2312" w:hint="eastAsia"/>
          <w:bCs/>
          <w:sz w:val="24"/>
        </w:rPr>
        <w:t>2</w:t>
      </w:r>
      <w:r>
        <w:rPr>
          <w:rFonts w:eastAsia="仿宋_GB2312" w:hint="eastAsia"/>
          <w:bCs/>
          <w:sz w:val="24"/>
        </w:rPr>
        <w:t>）任务</w:t>
      </w:r>
      <w:r>
        <w:rPr>
          <w:rFonts w:eastAsia="仿宋_GB2312" w:hint="eastAsia"/>
          <w:bCs/>
          <w:sz w:val="24"/>
        </w:rPr>
        <w:t>DAG</w:t>
      </w:r>
      <w:r>
        <w:rPr>
          <w:rFonts w:eastAsia="仿宋_GB2312" w:hint="eastAsia"/>
          <w:bCs/>
          <w:sz w:val="24"/>
        </w:rPr>
        <w:t>图通过线程池并发执行；</w:t>
      </w:r>
    </w:p>
    <w:p w14:paraId="2E482B34" w14:textId="77777777" w:rsidR="00DD6931" w:rsidRDefault="00350AE2">
      <w:pPr>
        <w:spacing w:line="360" w:lineRule="auto"/>
        <w:ind w:firstLineChars="200" w:firstLine="480"/>
        <w:rPr>
          <w:rFonts w:eastAsia="仿宋_GB2312"/>
          <w:bCs/>
          <w:sz w:val="24"/>
        </w:rPr>
      </w:pPr>
      <w:r>
        <w:rPr>
          <w:rFonts w:eastAsia="仿宋_GB2312" w:hint="eastAsia"/>
          <w:bCs/>
          <w:sz w:val="24"/>
        </w:rPr>
        <w:t>3</w:t>
      </w:r>
      <w:r>
        <w:rPr>
          <w:rFonts w:eastAsia="仿宋_GB2312" w:hint="eastAsia"/>
          <w:bCs/>
          <w:sz w:val="24"/>
        </w:rPr>
        <w:t>）支持</w:t>
      </w:r>
      <w:r>
        <w:rPr>
          <w:rFonts w:eastAsia="仿宋_GB2312" w:hint="eastAsia"/>
          <w:bCs/>
          <w:sz w:val="24"/>
        </w:rPr>
        <w:t>NUMA</w:t>
      </w:r>
      <w:r>
        <w:rPr>
          <w:rFonts w:eastAsia="仿宋_GB2312" w:hint="eastAsia"/>
          <w:bCs/>
          <w:sz w:val="24"/>
        </w:rPr>
        <w:t>架构</w:t>
      </w:r>
      <w:r>
        <w:rPr>
          <w:rFonts w:eastAsia="仿宋_GB2312" w:hint="eastAsia"/>
          <w:bCs/>
          <w:sz w:val="24"/>
        </w:rPr>
        <w:t>,</w:t>
      </w:r>
      <w:r>
        <w:rPr>
          <w:rFonts w:eastAsia="仿宋_GB2312" w:hint="eastAsia"/>
          <w:bCs/>
          <w:sz w:val="24"/>
        </w:rPr>
        <w:t>感知</w:t>
      </w:r>
      <w:r>
        <w:rPr>
          <w:rFonts w:eastAsia="仿宋_GB2312" w:hint="eastAsia"/>
          <w:bCs/>
          <w:sz w:val="24"/>
        </w:rPr>
        <w:t>NUMA</w:t>
      </w:r>
      <w:r>
        <w:rPr>
          <w:rFonts w:eastAsia="仿宋_GB2312" w:hint="eastAsia"/>
          <w:bCs/>
          <w:sz w:val="24"/>
        </w:rPr>
        <w:t>架构的任务调度框架；</w:t>
      </w:r>
    </w:p>
    <w:p w14:paraId="21AE37BE" w14:textId="77777777" w:rsidR="00DD6931" w:rsidRDefault="00350AE2">
      <w:pPr>
        <w:spacing w:line="360" w:lineRule="auto"/>
        <w:ind w:firstLineChars="200" w:firstLine="480"/>
        <w:rPr>
          <w:rFonts w:eastAsia="仿宋_GB2312"/>
          <w:bCs/>
          <w:sz w:val="24"/>
        </w:rPr>
      </w:pPr>
      <w:r>
        <w:rPr>
          <w:rFonts w:eastAsia="仿宋_GB2312" w:hint="eastAsia"/>
          <w:bCs/>
          <w:sz w:val="24"/>
        </w:rPr>
        <w:t>4</w:t>
      </w:r>
      <w:r>
        <w:rPr>
          <w:rFonts w:eastAsia="仿宋_GB2312" w:hint="eastAsia"/>
          <w:bCs/>
          <w:sz w:val="24"/>
        </w:rPr>
        <w:t>）节点之间传递</w:t>
      </w:r>
      <w:r>
        <w:rPr>
          <w:rFonts w:eastAsia="仿宋_GB2312" w:hint="eastAsia"/>
          <w:bCs/>
          <w:sz w:val="24"/>
        </w:rPr>
        <w:t>10000</w:t>
      </w:r>
      <w:r>
        <w:rPr>
          <w:rFonts w:eastAsia="仿宋_GB2312" w:hint="eastAsia"/>
          <w:bCs/>
          <w:sz w:val="24"/>
        </w:rPr>
        <w:t>次</w:t>
      </w:r>
      <w:r>
        <w:rPr>
          <w:rFonts w:eastAsia="仿宋_GB2312" w:hint="eastAsia"/>
          <w:bCs/>
          <w:sz w:val="24"/>
        </w:rPr>
        <w:t>512</w:t>
      </w:r>
      <w:r>
        <w:rPr>
          <w:rFonts w:eastAsia="仿宋_GB2312" w:hint="eastAsia"/>
          <w:bCs/>
          <w:sz w:val="24"/>
        </w:rPr>
        <w:t>字节数据达到</w:t>
      </w:r>
      <w:r>
        <w:rPr>
          <w:rFonts w:eastAsia="仿宋_GB2312" w:hint="eastAsia"/>
          <w:bCs/>
          <w:sz w:val="24"/>
        </w:rPr>
        <w:t>160ms</w:t>
      </w:r>
      <w:r>
        <w:rPr>
          <w:rFonts w:eastAsia="仿宋_GB2312" w:hint="eastAsia"/>
          <w:bCs/>
          <w:sz w:val="24"/>
        </w:rPr>
        <w:t>以内；</w:t>
      </w:r>
    </w:p>
    <w:p w14:paraId="339D434C" w14:textId="77777777" w:rsidR="00DD6931" w:rsidRDefault="00350AE2">
      <w:pPr>
        <w:spacing w:line="360" w:lineRule="auto"/>
        <w:ind w:firstLineChars="200" w:firstLine="480"/>
        <w:rPr>
          <w:rFonts w:eastAsia="仿宋_GB2312"/>
          <w:bCs/>
          <w:sz w:val="24"/>
        </w:rPr>
      </w:pPr>
      <w:r>
        <w:rPr>
          <w:rFonts w:eastAsia="仿宋_GB2312" w:hint="eastAsia"/>
          <w:bCs/>
          <w:sz w:val="24"/>
        </w:rPr>
        <w:t>5</w:t>
      </w:r>
      <w:r>
        <w:rPr>
          <w:rFonts w:eastAsia="仿宋_GB2312" w:hint="eastAsia"/>
          <w:bCs/>
          <w:sz w:val="24"/>
        </w:rPr>
        <w:t>）在相同平台和测试程序下，</w:t>
      </w:r>
      <w:r>
        <w:rPr>
          <w:rFonts w:eastAsia="仿宋_GB2312" w:hint="eastAsia"/>
          <w:bCs/>
          <w:sz w:val="24"/>
        </w:rPr>
        <w:t>DFCPP</w:t>
      </w:r>
      <w:r>
        <w:rPr>
          <w:rFonts w:eastAsia="仿宋_GB2312" w:hint="eastAsia"/>
          <w:bCs/>
          <w:sz w:val="24"/>
        </w:rPr>
        <w:t>能够取得与其它流式处理框架如</w:t>
      </w:r>
      <w:r>
        <w:rPr>
          <w:rFonts w:eastAsia="仿宋_GB2312" w:hint="eastAsia"/>
          <w:bCs/>
          <w:sz w:val="24"/>
        </w:rPr>
        <w:t>TBB</w:t>
      </w:r>
      <w:r>
        <w:rPr>
          <w:rFonts w:eastAsia="仿宋_GB2312" w:hint="eastAsia"/>
          <w:bCs/>
          <w:sz w:val="24"/>
        </w:rPr>
        <w:t>，</w:t>
      </w:r>
      <w:r>
        <w:rPr>
          <w:rFonts w:eastAsia="仿宋_GB2312" w:hint="eastAsia"/>
          <w:bCs/>
          <w:sz w:val="24"/>
        </w:rPr>
        <w:t>taskflow, DARTS</w:t>
      </w:r>
      <w:r>
        <w:rPr>
          <w:rFonts w:eastAsia="仿宋_GB2312" w:hint="eastAsia"/>
          <w:bCs/>
          <w:sz w:val="24"/>
        </w:rPr>
        <w:t>相同或者更佳的性能；对于具有二叉树结构的</w:t>
      </w:r>
      <w:r>
        <w:rPr>
          <w:rFonts w:eastAsia="仿宋_GB2312" w:hint="eastAsia"/>
          <w:bCs/>
          <w:sz w:val="24"/>
        </w:rPr>
        <w:t>DAG</w:t>
      </w:r>
      <w:r>
        <w:rPr>
          <w:rFonts w:eastAsia="仿宋_GB2312" w:hint="eastAsia"/>
          <w:bCs/>
          <w:sz w:val="24"/>
        </w:rPr>
        <w:t>图，在节点处理的数据块大小为</w:t>
      </w:r>
      <w:r>
        <w:rPr>
          <w:rFonts w:eastAsia="仿宋_GB2312" w:hint="eastAsia"/>
          <w:bCs/>
          <w:sz w:val="24"/>
        </w:rPr>
        <w:t>4096</w:t>
      </w:r>
      <w:r>
        <w:rPr>
          <w:rFonts w:eastAsia="仿宋_GB2312" w:hint="eastAsia"/>
          <w:bCs/>
          <w:sz w:val="24"/>
        </w:rPr>
        <w:t>个字节时，</w:t>
      </w:r>
      <w:r>
        <w:rPr>
          <w:rFonts w:eastAsia="仿宋_GB2312" w:hint="eastAsia"/>
          <w:bCs/>
          <w:sz w:val="24"/>
        </w:rPr>
        <w:t xml:space="preserve">DFCPP </w:t>
      </w:r>
      <w:r>
        <w:rPr>
          <w:rFonts w:eastAsia="仿宋_GB2312" w:hint="eastAsia"/>
          <w:bCs/>
          <w:sz w:val="24"/>
        </w:rPr>
        <w:t>优于</w:t>
      </w:r>
      <w:r>
        <w:rPr>
          <w:rFonts w:eastAsia="仿宋_GB2312" w:hint="eastAsia"/>
          <w:bCs/>
          <w:sz w:val="24"/>
        </w:rPr>
        <w:t xml:space="preserve"> TBB  10%</w:t>
      </w:r>
      <w:r>
        <w:rPr>
          <w:rFonts w:eastAsia="仿宋_GB2312" w:hint="eastAsia"/>
          <w:bCs/>
          <w:sz w:val="24"/>
        </w:rPr>
        <w:t>，比</w:t>
      </w:r>
      <w:r>
        <w:rPr>
          <w:rFonts w:eastAsia="仿宋_GB2312" w:hint="eastAsia"/>
          <w:bCs/>
          <w:sz w:val="24"/>
        </w:rPr>
        <w:t xml:space="preserve"> taskflow </w:t>
      </w:r>
      <w:r>
        <w:rPr>
          <w:rFonts w:eastAsia="仿宋_GB2312" w:hint="eastAsia"/>
          <w:bCs/>
          <w:sz w:val="24"/>
        </w:rPr>
        <w:t>快</w:t>
      </w:r>
      <w:r>
        <w:rPr>
          <w:rFonts w:eastAsia="仿宋_GB2312" w:hint="eastAsia"/>
          <w:bCs/>
          <w:sz w:val="24"/>
        </w:rPr>
        <w:t xml:space="preserve"> 10%</w:t>
      </w:r>
      <w:r>
        <w:rPr>
          <w:rFonts w:eastAsia="仿宋_GB2312" w:hint="eastAsia"/>
          <w:bCs/>
          <w:sz w:val="24"/>
        </w:rPr>
        <w:t>，比</w:t>
      </w:r>
      <w:r>
        <w:rPr>
          <w:rFonts w:eastAsia="仿宋_GB2312" w:hint="eastAsia"/>
          <w:bCs/>
          <w:sz w:val="24"/>
        </w:rPr>
        <w:t xml:space="preserve"> DARTS </w:t>
      </w:r>
      <w:r>
        <w:rPr>
          <w:rFonts w:eastAsia="仿宋_GB2312" w:hint="eastAsia"/>
          <w:bCs/>
          <w:sz w:val="24"/>
        </w:rPr>
        <w:t>快</w:t>
      </w:r>
      <w:r>
        <w:rPr>
          <w:rFonts w:eastAsia="仿宋_GB2312" w:hint="eastAsia"/>
          <w:bCs/>
          <w:sz w:val="24"/>
        </w:rPr>
        <w:t xml:space="preserve"> 10%</w:t>
      </w:r>
      <w:r>
        <w:rPr>
          <w:rFonts w:eastAsia="仿宋_GB2312" w:hint="eastAsia"/>
          <w:bCs/>
          <w:sz w:val="24"/>
        </w:rPr>
        <w:t>；</w:t>
      </w:r>
    </w:p>
    <w:p w14:paraId="332B9B31" w14:textId="77777777" w:rsidR="00DD6931" w:rsidRDefault="00350AE2">
      <w:pPr>
        <w:spacing w:line="360" w:lineRule="auto"/>
        <w:ind w:firstLine="380"/>
        <w:rPr>
          <w:rFonts w:ascii="仿宋" w:eastAsia="仿宋" w:hAnsi="仿宋" w:cs="仿宋"/>
          <w:sz w:val="24"/>
        </w:rPr>
      </w:pPr>
      <w:r>
        <w:rPr>
          <w:rFonts w:eastAsia="仿宋_GB2312" w:hint="eastAsia"/>
          <w:bCs/>
          <w:sz w:val="24"/>
        </w:rPr>
        <w:t>6</w:t>
      </w:r>
      <w:r>
        <w:rPr>
          <w:rFonts w:eastAsia="仿宋_GB2312" w:hint="eastAsia"/>
          <w:bCs/>
          <w:sz w:val="24"/>
        </w:rPr>
        <w:t>）</w:t>
      </w:r>
      <w:r>
        <w:rPr>
          <w:rFonts w:ascii="仿宋" w:eastAsia="仿宋" w:hAnsi="仿宋" w:cs="仿宋" w:hint="eastAsia"/>
          <w:sz w:val="24"/>
        </w:rPr>
        <w:t>对于具有随机依赖关系结构的DAG图，在节点处理的数据块大小为4096个字节时，DFCPP比taskflow快10%，比 DARTS快5%。</w:t>
      </w:r>
    </w:p>
    <w:p w14:paraId="2AED85D0" w14:textId="77777777" w:rsidR="00DD6931" w:rsidRDefault="00350AE2">
      <w:pPr>
        <w:pStyle w:val="30"/>
      </w:pPr>
      <w:r>
        <w:rPr>
          <w:rFonts w:hint="eastAsia"/>
        </w:rPr>
        <w:t>2.1.4</w:t>
      </w:r>
      <w:r>
        <w:rPr>
          <w:rFonts w:hint="eastAsia"/>
        </w:rPr>
        <w:t>目标</w:t>
      </w:r>
      <w:r>
        <w:rPr>
          <w:rFonts w:hint="eastAsia"/>
        </w:rPr>
        <w:t>3</w:t>
      </w:r>
      <w:r>
        <w:rPr>
          <w:rFonts w:hint="eastAsia"/>
        </w:rPr>
        <w:t>：“瘦</w:t>
      </w:r>
      <w:r>
        <w:rPr>
          <w:rFonts w:hint="eastAsia"/>
        </w:rPr>
        <w:t>-Pad</w:t>
      </w:r>
      <w:r>
        <w:rPr>
          <w:rFonts w:hint="eastAsia"/>
        </w:rPr>
        <w:t>”上的数据流任务开发环境</w:t>
      </w:r>
    </w:p>
    <w:p w14:paraId="75333C53" w14:textId="77777777" w:rsidR="00DD6931" w:rsidRDefault="00350AE2">
      <w:pPr>
        <w:spacing w:line="360" w:lineRule="auto"/>
        <w:ind w:firstLineChars="200" w:firstLine="480"/>
        <w:rPr>
          <w:rFonts w:eastAsia="仿宋_GB2312"/>
          <w:bCs/>
          <w:sz w:val="24"/>
        </w:rPr>
      </w:pPr>
      <w:r>
        <w:rPr>
          <w:rFonts w:eastAsia="仿宋_GB2312" w:hint="eastAsia"/>
          <w:bCs/>
          <w:sz w:val="24"/>
        </w:rPr>
        <w:t>建立数据流系统开发工具软件，达到图形化拖拽方式完成应用程序的开发的目的。达到以下技术指标：</w:t>
      </w:r>
    </w:p>
    <w:p w14:paraId="499E2C18" w14:textId="77777777" w:rsidR="00DD6931" w:rsidRDefault="00350AE2">
      <w:pPr>
        <w:spacing w:line="360" w:lineRule="auto"/>
        <w:ind w:firstLineChars="200" w:firstLine="480"/>
        <w:rPr>
          <w:rFonts w:eastAsia="仿宋_GB2312"/>
          <w:bCs/>
          <w:sz w:val="24"/>
        </w:rPr>
      </w:pPr>
      <w:r>
        <w:rPr>
          <w:rFonts w:eastAsia="仿宋_GB2312" w:hint="eastAsia"/>
          <w:bCs/>
          <w:sz w:val="24"/>
        </w:rPr>
        <w:t>1</w:t>
      </w:r>
      <w:r>
        <w:rPr>
          <w:rFonts w:eastAsia="仿宋_GB2312" w:hint="eastAsia"/>
          <w:bCs/>
          <w:sz w:val="24"/>
        </w:rPr>
        <w:t>）</w:t>
      </w:r>
      <w:r>
        <w:rPr>
          <w:rFonts w:eastAsia="仿宋_GB2312" w:hint="eastAsia"/>
          <w:bCs/>
          <w:sz w:val="24"/>
        </w:rPr>
        <w:t>DAG</w:t>
      </w:r>
      <w:r>
        <w:rPr>
          <w:rFonts w:eastAsia="仿宋_GB2312" w:hint="eastAsia"/>
          <w:bCs/>
          <w:sz w:val="24"/>
        </w:rPr>
        <w:t>图支持层次化的分层设计；</w:t>
      </w:r>
    </w:p>
    <w:p w14:paraId="540E7CF1" w14:textId="77777777" w:rsidR="00DD6931" w:rsidRDefault="00350AE2">
      <w:pPr>
        <w:spacing w:line="360" w:lineRule="auto"/>
        <w:ind w:firstLineChars="200" w:firstLine="480"/>
        <w:rPr>
          <w:rFonts w:eastAsia="仿宋_GB2312"/>
          <w:bCs/>
          <w:sz w:val="24"/>
        </w:rPr>
      </w:pPr>
      <w:r>
        <w:rPr>
          <w:rFonts w:eastAsia="仿宋_GB2312" w:hint="eastAsia"/>
          <w:bCs/>
          <w:sz w:val="24"/>
        </w:rPr>
        <w:lastRenderedPageBreak/>
        <w:t>2</w:t>
      </w:r>
      <w:r>
        <w:rPr>
          <w:rFonts w:eastAsia="仿宋_GB2312" w:hint="eastAsia"/>
          <w:bCs/>
          <w:sz w:val="24"/>
        </w:rPr>
        <w:t>）支持任务节点和连接关系的拖拽化开发；</w:t>
      </w:r>
    </w:p>
    <w:p w14:paraId="4ADC1CCA" w14:textId="77777777" w:rsidR="00DD6931" w:rsidRDefault="00350AE2">
      <w:pPr>
        <w:spacing w:line="360" w:lineRule="auto"/>
        <w:ind w:firstLineChars="200" w:firstLine="480"/>
        <w:rPr>
          <w:rFonts w:eastAsia="仿宋_GB2312"/>
          <w:bCs/>
          <w:sz w:val="24"/>
        </w:rPr>
      </w:pPr>
      <w:r>
        <w:rPr>
          <w:rFonts w:eastAsia="仿宋_GB2312" w:hint="eastAsia"/>
          <w:bCs/>
          <w:sz w:val="24"/>
        </w:rPr>
        <w:t>3</w:t>
      </w:r>
      <w:r>
        <w:rPr>
          <w:rFonts w:eastAsia="仿宋_GB2312" w:hint="eastAsia"/>
          <w:bCs/>
          <w:sz w:val="24"/>
        </w:rPr>
        <w:t>）支持可视化编程和文本编程相结合；</w:t>
      </w:r>
    </w:p>
    <w:p w14:paraId="79495928" w14:textId="77777777" w:rsidR="00DD6931" w:rsidRDefault="00350AE2">
      <w:pPr>
        <w:spacing w:line="360" w:lineRule="auto"/>
        <w:ind w:firstLineChars="200" w:firstLine="480"/>
        <w:rPr>
          <w:rFonts w:eastAsia="仿宋_GB2312"/>
          <w:bCs/>
          <w:sz w:val="24"/>
        </w:rPr>
      </w:pPr>
      <w:r>
        <w:rPr>
          <w:rFonts w:eastAsia="仿宋_GB2312" w:hint="eastAsia"/>
          <w:bCs/>
          <w:sz w:val="24"/>
        </w:rPr>
        <w:t>4</w:t>
      </w:r>
      <w:r>
        <w:rPr>
          <w:rFonts w:eastAsia="仿宋_GB2312" w:hint="eastAsia"/>
          <w:bCs/>
          <w:sz w:val="24"/>
        </w:rPr>
        <w:t>）支持动态扩展数据流图；</w:t>
      </w:r>
    </w:p>
    <w:p w14:paraId="0DEE4354" w14:textId="77777777" w:rsidR="00DD6931" w:rsidRDefault="00350AE2">
      <w:pPr>
        <w:spacing w:line="360" w:lineRule="auto"/>
        <w:ind w:firstLineChars="200" w:firstLine="480"/>
        <w:rPr>
          <w:rFonts w:eastAsia="仿宋_GB2312"/>
          <w:bCs/>
          <w:sz w:val="24"/>
        </w:rPr>
      </w:pPr>
      <w:r>
        <w:rPr>
          <w:rFonts w:eastAsia="仿宋_GB2312" w:hint="eastAsia"/>
          <w:bCs/>
          <w:sz w:val="24"/>
        </w:rPr>
        <w:t>5</w:t>
      </w:r>
      <w:r>
        <w:rPr>
          <w:rFonts w:eastAsia="仿宋_GB2312" w:hint="eastAsia"/>
          <w:bCs/>
          <w:sz w:val="24"/>
        </w:rPr>
        <w:t>）每层支持节点数量</w:t>
      </w:r>
      <w:r>
        <w:rPr>
          <w:rFonts w:eastAsia="仿宋_GB2312" w:hint="eastAsia"/>
          <w:bCs/>
          <w:sz w:val="24"/>
        </w:rPr>
        <w:t>&gt;10000;</w:t>
      </w:r>
    </w:p>
    <w:p w14:paraId="0899A14B" w14:textId="77777777" w:rsidR="00DD6931" w:rsidRDefault="00350AE2">
      <w:pPr>
        <w:spacing w:line="360" w:lineRule="auto"/>
        <w:ind w:firstLineChars="200" w:firstLine="480"/>
        <w:rPr>
          <w:rFonts w:eastAsia="仿宋_GB2312"/>
          <w:bCs/>
          <w:sz w:val="24"/>
        </w:rPr>
      </w:pPr>
      <w:r>
        <w:rPr>
          <w:rFonts w:eastAsia="仿宋_GB2312" w:hint="eastAsia"/>
          <w:bCs/>
          <w:sz w:val="24"/>
        </w:rPr>
        <w:t>6)DAG</w:t>
      </w:r>
      <w:r>
        <w:rPr>
          <w:rFonts w:eastAsia="仿宋_GB2312" w:hint="eastAsia"/>
          <w:bCs/>
          <w:sz w:val="24"/>
        </w:rPr>
        <w:t>图总边数支持</w:t>
      </w:r>
      <w:r>
        <w:rPr>
          <w:rFonts w:eastAsia="仿宋_GB2312" w:hint="eastAsia"/>
          <w:bCs/>
          <w:sz w:val="24"/>
        </w:rPr>
        <w:t>&gt;20000;</w:t>
      </w:r>
    </w:p>
    <w:p w14:paraId="08CD816F" w14:textId="77777777" w:rsidR="00DD6931" w:rsidRDefault="00350AE2">
      <w:pPr>
        <w:spacing w:line="360" w:lineRule="auto"/>
        <w:ind w:firstLineChars="200" w:firstLine="480"/>
        <w:rPr>
          <w:rFonts w:eastAsia="仿宋_GB2312"/>
          <w:bCs/>
          <w:sz w:val="24"/>
        </w:rPr>
      </w:pPr>
      <w:r>
        <w:rPr>
          <w:rFonts w:eastAsia="仿宋_GB2312" w:hint="eastAsia"/>
          <w:bCs/>
          <w:sz w:val="24"/>
        </w:rPr>
        <w:t>7</w:t>
      </w:r>
      <w:r>
        <w:rPr>
          <w:rFonts w:eastAsia="仿宋_GB2312" w:hint="eastAsia"/>
          <w:bCs/>
          <w:sz w:val="24"/>
        </w:rPr>
        <w:t>）在十层二叉树任务，负载为</w:t>
      </w:r>
      <w:r>
        <w:rPr>
          <w:rFonts w:eastAsia="仿宋_GB2312" w:hint="eastAsia"/>
          <w:bCs/>
          <w:sz w:val="24"/>
        </w:rPr>
        <w:t>10000</w:t>
      </w:r>
      <w:r>
        <w:rPr>
          <w:rFonts w:eastAsia="仿宋_GB2312" w:hint="eastAsia"/>
          <w:bCs/>
          <w:sz w:val="24"/>
        </w:rPr>
        <w:t>的条件下，整体的数据流任务占开销的</w:t>
      </w:r>
      <w:r>
        <w:rPr>
          <w:rFonts w:eastAsia="仿宋_GB2312" w:hint="eastAsia"/>
          <w:bCs/>
          <w:sz w:val="24"/>
        </w:rPr>
        <w:t>30%</w:t>
      </w:r>
      <w:r>
        <w:rPr>
          <w:rFonts w:eastAsia="仿宋_GB2312" w:hint="eastAsia"/>
          <w:bCs/>
          <w:sz w:val="24"/>
        </w:rPr>
        <w:t>，小于</w:t>
      </w:r>
      <w:r>
        <w:rPr>
          <w:rFonts w:eastAsia="仿宋_GB2312" w:hint="eastAsia"/>
          <w:bCs/>
          <w:sz w:val="24"/>
        </w:rPr>
        <w:t>10%</w:t>
      </w:r>
      <w:r>
        <w:rPr>
          <w:rFonts w:eastAsia="仿宋_GB2312" w:hint="eastAsia"/>
          <w:bCs/>
          <w:sz w:val="24"/>
        </w:rPr>
        <w:t>的时间花费在等待任务中。</w:t>
      </w:r>
    </w:p>
    <w:p w14:paraId="4EEB21DE" w14:textId="77777777" w:rsidR="00DD6931" w:rsidRDefault="00350AE2">
      <w:pPr>
        <w:pStyle w:val="2"/>
      </w:pPr>
      <w:r>
        <w:rPr>
          <w:rFonts w:hint="eastAsia"/>
        </w:rPr>
        <w:t xml:space="preserve">2.2 </w:t>
      </w:r>
      <w:r>
        <w:rPr>
          <w:rFonts w:hint="eastAsia"/>
        </w:rPr>
        <w:t>知识产权产出</w:t>
      </w:r>
    </w:p>
    <w:p w14:paraId="2D7F1160" w14:textId="77777777" w:rsidR="00DD6931" w:rsidRDefault="00350AE2">
      <w:pPr>
        <w:spacing w:line="360" w:lineRule="auto"/>
        <w:ind w:firstLineChars="200" w:firstLine="480"/>
        <w:rPr>
          <w:rFonts w:eastAsia="仿宋_GB2312"/>
          <w:bCs/>
          <w:sz w:val="24"/>
        </w:rPr>
      </w:pPr>
      <w:r>
        <w:rPr>
          <w:rFonts w:eastAsia="仿宋_GB2312" w:hint="eastAsia"/>
          <w:bCs/>
          <w:sz w:val="24"/>
        </w:rPr>
        <w:t>国内首个支持数据流加速的</w:t>
      </w:r>
      <w:r>
        <w:rPr>
          <w:rFonts w:eastAsia="仿宋_GB2312" w:hint="eastAsia"/>
          <w:bCs/>
          <w:sz w:val="24"/>
        </w:rPr>
        <w:t>RISC-V</w:t>
      </w:r>
      <w:r>
        <w:rPr>
          <w:rFonts w:eastAsia="仿宋_GB2312" w:hint="eastAsia"/>
          <w:bCs/>
          <w:sz w:val="24"/>
        </w:rPr>
        <w:t>商业显示器</w:t>
      </w:r>
      <w:r>
        <w:rPr>
          <w:rFonts w:eastAsia="仿宋_GB2312" w:hint="eastAsia"/>
          <w:bCs/>
          <w:sz w:val="24"/>
        </w:rPr>
        <w:t>SoC</w:t>
      </w:r>
      <w:r>
        <w:rPr>
          <w:rFonts w:eastAsia="仿宋_GB2312" w:hint="eastAsia"/>
          <w:bCs/>
          <w:sz w:val="24"/>
        </w:rPr>
        <w:t>系统</w:t>
      </w:r>
      <w:r>
        <w:rPr>
          <w:rFonts w:eastAsia="仿宋_GB2312" w:hint="eastAsia"/>
          <w:bCs/>
          <w:sz w:val="24"/>
        </w:rPr>
        <w:t>1</w:t>
      </w:r>
      <w:r>
        <w:rPr>
          <w:rFonts w:eastAsia="仿宋_GB2312" w:hint="eastAsia"/>
          <w:bCs/>
          <w:sz w:val="24"/>
        </w:rPr>
        <w:t>个，也是首个支持“瘦</w:t>
      </w:r>
      <w:r>
        <w:rPr>
          <w:rFonts w:eastAsia="仿宋_GB2312" w:hint="eastAsia"/>
          <w:bCs/>
          <w:sz w:val="24"/>
        </w:rPr>
        <w:t>-Pad</w:t>
      </w:r>
      <w:r>
        <w:rPr>
          <w:rFonts w:eastAsia="仿宋_GB2312" w:hint="eastAsia"/>
          <w:bCs/>
          <w:sz w:val="24"/>
        </w:rPr>
        <w:t>”概念的商业显示器系统；</w:t>
      </w:r>
    </w:p>
    <w:p w14:paraId="7ECA4D8A" w14:textId="77777777" w:rsidR="00DD6931" w:rsidRDefault="00350AE2">
      <w:pPr>
        <w:spacing w:line="360" w:lineRule="auto"/>
        <w:ind w:firstLineChars="200" w:firstLine="480"/>
        <w:rPr>
          <w:rFonts w:eastAsia="仿宋_GB2312"/>
          <w:bCs/>
          <w:sz w:val="24"/>
        </w:rPr>
      </w:pPr>
      <w:r>
        <w:rPr>
          <w:rFonts w:eastAsia="仿宋_GB2312" w:hint="eastAsia"/>
          <w:bCs/>
          <w:sz w:val="24"/>
        </w:rPr>
        <w:t>2024</w:t>
      </w:r>
      <w:r>
        <w:rPr>
          <w:rFonts w:eastAsia="仿宋_GB2312" w:hint="eastAsia"/>
          <w:bCs/>
          <w:sz w:val="24"/>
        </w:rPr>
        <w:t>下半年提交处理器架构方向专利申请</w:t>
      </w:r>
      <w:r>
        <w:rPr>
          <w:rFonts w:eastAsia="仿宋_GB2312" w:hint="eastAsia"/>
          <w:bCs/>
          <w:sz w:val="24"/>
        </w:rPr>
        <w:t>1</w:t>
      </w:r>
      <w:r>
        <w:rPr>
          <w:rFonts w:eastAsia="仿宋_GB2312" w:hint="eastAsia"/>
          <w:bCs/>
          <w:sz w:val="24"/>
        </w:rPr>
        <w:t>个，</w:t>
      </w:r>
      <w:r>
        <w:rPr>
          <w:rFonts w:eastAsia="仿宋_GB2312" w:hint="eastAsia"/>
          <w:bCs/>
          <w:sz w:val="24"/>
        </w:rPr>
        <w:t>2025</w:t>
      </w:r>
      <w:r>
        <w:rPr>
          <w:rFonts w:eastAsia="仿宋_GB2312" w:hint="eastAsia"/>
          <w:bCs/>
          <w:sz w:val="24"/>
        </w:rPr>
        <w:t>年上半年提交系统软件方向架构专利申请</w:t>
      </w:r>
      <w:r>
        <w:rPr>
          <w:rFonts w:eastAsia="仿宋_GB2312" w:hint="eastAsia"/>
          <w:bCs/>
          <w:sz w:val="24"/>
        </w:rPr>
        <w:t>1</w:t>
      </w:r>
      <w:r>
        <w:rPr>
          <w:rFonts w:eastAsia="仿宋_GB2312" w:hint="eastAsia"/>
          <w:bCs/>
          <w:sz w:val="24"/>
        </w:rPr>
        <w:t>个；</w:t>
      </w:r>
    </w:p>
    <w:p w14:paraId="320D93C8" w14:textId="77777777" w:rsidR="00DD6931" w:rsidRDefault="00350AE2">
      <w:pPr>
        <w:spacing w:line="360" w:lineRule="auto"/>
        <w:ind w:firstLineChars="200" w:firstLine="480"/>
        <w:rPr>
          <w:rFonts w:eastAsia="仿宋_GB2312"/>
          <w:bCs/>
          <w:sz w:val="24"/>
        </w:rPr>
      </w:pPr>
      <w:r>
        <w:rPr>
          <w:rFonts w:eastAsia="仿宋_GB2312" w:hint="eastAsia"/>
          <w:bCs/>
          <w:sz w:val="24"/>
        </w:rPr>
        <w:t>2025</w:t>
      </w:r>
      <w:r>
        <w:rPr>
          <w:rFonts w:eastAsia="仿宋_GB2312" w:hint="eastAsia"/>
          <w:bCs/>
          <w:sz w:val="24"/>
        </w:rPr>
        <w:t>年下半年，在商业显示器任务的数据流应用软件和开发环境方向，提交</w:t>
      </w:r>
      <w:r>
        <w:rPr>
          <w:rFonts w:eastAsia="仿宋_GB2312" w:hint="eastAsia"/>
          <w:bCs/>
          <w:sz w:val="24"/>
        </w:rPr>
        <w:t>2</w:t>
      </w:r>
      <w:r>
        <w:rPr>
          <w:rFonts w:eastAsia="仿宋_GB2312" w:hint="eastAsia"/>
          <w:bCs/>
          <w:sz w:val="24"/>
        </w:rPr>
        <w:t>个软件著作权申请；</w:t>
      </w:r>
    </w:p>
    <w:p w14:paraId="4DEB21D1" w14:textId="77777777" w:rsidR="00DD6931" w:rsidRDefault="00350AE2">
      <w:pPr>
        <w:spacing w:line="360" w:lineRule="auto"/>
        <w:ind w:firstLineChars="200" w:firstLine="480"/>
        <w:rPr>
          <w:rFonts w:eastAsia="仿宋_GB2312"/>
          <w:bCs/>
          <w:sz w:val="24"/>
        </w:rPr>
      </w:pPr>
      <w:r>
        <w:rPr>
          <w:rFonts w:eastAsia="仿宋_GB2312" w:hint="eastAsia"/>
          <w:bCs/>
          <w:sz w:val="24"/>
        </w:rPr>
        <w:t>2025</w:t>
      </w:r>
      <w:r>
        <w:rPr>
          <w:rFonts w:eastAsia="仿宋_GB2312" w:hint="eastAsia"/>
          <w:bCs/>
          <w:sz w:val="24"/>
        </w:rPr>
        <w:t>年下半年，完成</w:t>
      </w:r>
      <w:r>
        <w:rPr>
          <w:rFonts w:eastAsia="仿宋_GB2312" w:hint="eastAsia"/>
          <w:bCs/>
          <w:sz w:val="24"/>
        </w:rPr>
        <w:t>SCI/EI</w:t>
      </w:r>
      <w:r>
        <w:rPr>
          <w:rFonts w:eastAsia="仿宋_GB2312" w:hint="eastAsia"/>
          <w:bCs/>
          <w:sz w:val="24"/>
        </w:rPr>
        <w:t>学术论文</w:t>
      </w:r>
      <w:r>
        <w:rPr>
          <w:rFonts w:eastAsia="仿宋_GB2312" w:hint="eastAsia"/>
          <w:bCs/>
          <w:sz w:val="24"/>
        </w:rPr>
        <w:t>2</w:t>
      </w:r>
      <w:r>
        <w:rPr>
          <w:rFonts w:eastAsia="仿宋_GB2312" w:hint="eastAsia"/>
          <w:bCs/>
          <w:sz w:val="24"/>
        </w:rPr>
        <w:t>篇。</w:t>
      </w:r>
    </w:p>
    <w:p w14:paraId="507D37AD" w14:textId="77777777" w:rsidR="00DD6931" w:rsidRDefault="00DD6931">
      <w:pPr>
        <w:pStyle w:val="af8"/>
        <w:adjustRightInd w:val="0"/>
        <w:snapToGrid w:val="0"/>
        <w:spacing w:line="480" w:lineRule="exact"/>
        <w:ind w:left="495" w:rightChars="-242" w:right="-508" w:firstLineChars="0" w:firstLine="0"/>
        <w:rPr>
          <w:rFonts w:eastAsia="仿宋_GB2312"/>
          <w:sz w:val="28"/>
          <w:szCs w:val="28"/>
        </w:rPr>
      </w:pPr>
    </w:p>
    <w:p w14:paraId="6ECDBF23" w14:textId="77777777" w:rsidR="00DD6931" w:rsidRDefault="00350AE2">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662A9301" w14:textId="77777777" w:rsidR="00DD6931" w:rsidRDefault="00DD6931">
      <w:pPr>
        <w:spacing w:line="360" w:lineRule="auto"/>
        <w:rPr>
          <w:rFonts w:asciiTheme="minorEastAsia" w:eastAsiaTheme="minorEastAsia" w:hAnsiTheme="minorEastAsia"/>
          <w:sz w:val="24"/>
        </w:rPr>
      </w:pPr>
    </w:p>
    <w:p w14:paraId="0A567FC8" w14:textId="77777777" w:rsidR="00DD6931" w:rsidRDefault="00350AE2">
      <w:pPr>
        <w:pStyle w:val="af8"/>
        <w:numPr>
          <w:ilvl w:val="0"/>
          <w:numId w:val="3"/>
        </w:numPr>
        <w:adjustRightInd w:val="0"/>
        <w:snapToGrid w:val="0"/>
        <w:spacing w:line="480" w:lineRule="exact"/>
        <w:ind w:rightChars="-242" w:right="-508" w:firstLineChars="0"/>
        <w:outlineLvl w:val="2"/>
        <w:rPr>
          <w:rFonts w:eastAsia="仿宋_GB2312"/>
          <w:sz w:val="28"/>
          <w:szCs w:val="28"/>
        </w:rPr>
      </w:pPr>
      <w:r>
        <w:rPr>
          <w:rStyle w:val="11"/>
        </w:rPr>
        <w:t>主要研究开发内容</w:t>
      </w:r>
      <w:r>
        <w:rPr>
          <w:rFonts w:eastAsia="仿宋_GB2312"/>
          <w:sz w:val="28"/>
          <w:szCs w:val="28"/>
        </w:rPr>
        <w:t>（必须清晰地叙述研究开发的具体内容及其要点）</w:t>
      </w:r>
    </w:p>
    <w:p w14:paraId="3370DD25" w14:textId="77777777" w:rsidR="00DD6931" w:rsidRDefault="00DD6931">
      <w:pPr>
        <w:spacing w:line="360" w:lineRule="auto"/>
        <w:ind w:firstLine="380"/>
        <w:rPr>
          <w:rFonts w:eastAsia="仿宋_GB2312"/>
          <w:sz w:val="28"/>
          <w:szCs w:val="28"/>
        </w:rPr>
      </w:pPr>
    </w:p>
    <w:p w14:paraId="0BE0A4D8" w14:textId="77777777" w:rsidR="00DD6931" w:rsidRDefault="00350AE2">
      <w:pPr>
        <w:spacing w:line="360" w:lineRule="auto"/>
        <w:ind w:firstLineChars="200" w:firstLine="480"/>
        <w:rPr>
          <w:rFonts w:ascii="仿宋" w:eastAsia="仿宋" w:hAnsi="仿宋" w:cs="仿宋"/>
          <w:sz w:val="24"/>
        </w:rPr>
      </w:pPr>
      <w:r>
        <w:rPr>
          <w:rFonts w:ascii="仿宋" w:eastAsia="仿宋" w:hAnsi="仿宋" w:cs="仿宋" w:hint="eastAsia"/>
          <w:sz w:val="24"/>
        </w:rPr>
        <w:t>本项目研究工作包括三个方面，1）专用RISC-V处理器SoC芯片设计；2）RISC-V处理器上的数据流加速部件的设计；3）支持媒体展示的数据流支撑环境。</w:t>
      </w:r>
    </w:p>
    <w:p w14:paraId="4420A220" w14:textId="77777777" w:rsidR="00DD6931" w:rsidRDefault="00350AE2">
      <w:pPr>
        <w:pStyle w:val="2"/>
      </w:pPr>
      <w:r>
        <w:rPr>
          <w:rFonts w:hint="eastAsia"/>
        </w:rPr>
        <w:t xml:space="preserve">3.1 </w:t>
      </w:r>
      <w:r>
        <w:rPr>
          <w:rFonts w:hint="eastAsia"/>
        </w:rPr>
        <w:t>基于</w:t>
      </w:r>
      <w:r>
        <w:rPr>
          <w:rFonts w:hint="eastAsia"/>
        </w:rPr>
        <w:t>RISC-V</w:t>
      </w:r>
      <w:r>
        <w:rPr>
          <w:rFonts w:hint="eastAsia"/>
        </w:rPr>
        <w:t>指令集架构的多媒体</w:t>
      </w:r>
      <w:r>
        <w:rPr>
          <w:rFonts w:hint="eastAsia"/>
        </w:rPr>
        <w:t xml:space="preserve">SoC </w:t>
      </w:r>
    </w:p>
    <w:p w14:paraId="32F86D2F" w14:textId="77777777" w:rsidR="00DD6931" w:rsidRDefault="00350AE2">
      <w:pPr>
        <w:spacing w:line="360" w:lineRule="auto"/>
        <w:ind w:firstLineChars="200" w:firstLine="480"/>
        <w:rPr>
          <w:rFonts w:ascii="仿宋" w:eastAsia="仿宋" w:hAnsi="仿宋" w:cs="仿宋"/>
          <w:sz w:val="24"/>
        </w:rPr>
      </w:pPr>
      <w:r>
        <w:rPr>
          <w:rFonts w:ascii="仿宋" w:eastAsia="仿宋" w:hAnsi="仿宋" w:cs="仿宋" w:hint="eastAsia"/>
          <w:sz w:val="24"/>
        </w:rPr>
        <w:t>专用RISC-V处理器SoC芯片设计包括处理器核心和外围设备两部分工作，此部分研究工作以工程实现为主，编码设计等工作量巨大。芯片作为基本多媒体SoC，将包含基本的音频、视频接口，以及交互用的网络、触摸屏等外设接口，其结构和功能示意图如</w:t>
      </w:r>
      <w:r>
        <w:rPr>
          <w:rFonts w:ascii="仿宋" w:eastAsia="仿宋" w:hAnsi="仿宋" w:cs="仿宋" w:hint="eastAsia"/>
          <w:sz w:val="24"/>
        </w:rPr>
        <w:fldChar w:fldCharType="begin"/>
      </w:r>
      <w:r>
        <w:rPr>
          <w:rFonts w:ascii="仿宋" w:eastAsia="仿宋" w:hAnsi="仿宋" w:cs="仿宋" w:hint="eastAsia"/>
          <w:sz w:val="24"/>
        </w:rPr>
        <w:instrText xml:space="preserve"> REF _Ref148344067 \h </w:instrText>
      </w:r>
      <w:r>
        <w:rPr>
          <w:rFonts w:ascii="仿宋" w:eastAsia="仿宋" w:hAnsi="仿宋" w:cs="仿宋" w:hint="eastAsia"/>
          <w:sz w:val="24"/>
        </w:rPr>
      </w:r>
      <w:r>
        <w:rPr>
          <w:rFonts w:ascii="仿宋" w:eastAsia="仿宋" w:hAnsi="仿宋" w:cs="仿宋" w:hint="eastAsia"/>
          <w:sz w:val="24"/>
        </w:rPr>
        <w:fldChar w:fldCharType="separate"/>
      </w:r>
      <w:r>
        <w:rPr>
          <w:rFonts w:ascii="仿宋" w:eastAsia="仿宋" w:hAnsi="仿宋" w:cs="仿宋" w:hint="eastAsia"/>
        </w:rPr>
        <w:t>图 1</w:t>
      </w:r>
      <w:r>
        <w:rPr>
          <w:rFonts w:ascii="仿宋" w:eastAsia="仿宋" w:hAnsi="仿宋" w:cs="仿宋" w:hint="eastAsia"/>
          <w:sz w:val="24"/>
        </w:rPr>
        <w:fldChar w:fldCharType="end"/>
      </w:r>
      <w:r>
        <w:rPr>
          <w:rFonts w:ascii="仿宋" w:eastAsia="仿宋" w:hAnsi="仿宋" w:cs="仿宋" w:hint="eastAsia"/>
          <w:sz w:val="24"/>
        </w:rPr>
        <w:t>所示。</w:t>
      </w:r>
    </w:p>
    <w:p w14:paraId="7F816974" w14:textId="77777777" w:rsidR="00DD6931" w:rsidRDefault="00350AE2">
      <w:pPr>
        <w:spacing w:line="360" w:lineRule="auto"/>
        <w:ind w:firstLineChars="200" w:firstLine="480"/>
        <w:rPr>
          <w:rFonts w:ascii="仿宋" w:eastAsia="仿宋" w:hAnsi="仿宋" w:cs="仿宋"/>
          <w:sz w:val="24"/>
        </w:rPr>
      </w:pPr>
      <w:r>
        <w:rPr>
          <w:rFonts w:ascii="仿宋" w:eastAsia="仿宋" w:hAnsi="仿宋" w:cs="仿宋" w:hint="eastAsia"/>
          <w:noProof/>
          <w:sz w:val="24"/>
        </w:rPr>
        <w:drawing>
          <wp:inline distT="0" distB="0" distL="0" distR="0" wp14:anchorId="2C4068A1" wp14:editId="3DFABBE2">
            <wp:extent cx="5342890" cy="22028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369505" cy="2213990"/>
                    </a:xfrm>
                    <a:prstGeom prst="rect">
                      <a:avLst/>
                    </a:prstGeom>
                    <a:noFill/>
                  </pic:spPr>
                </pic:pic>
              </a:graphicData>
            </a:graphic>
          </wp:inline>
        </w:drawing>
      </w:r>
    </w:p>
    <w:p w14:paraId="22B78EFD" w14:textId="77777777" w:rsidR="00DD6931" w:rsidRDefault="00350AE2">
      <w:pPr>
        <w:pStyle w:val="a6"/>
        <w:ind w:firstLineChars="200" w:firstLine="400"/>
        <w:jc w:val="center"/>
        <w:rPr>
          <w:rFonts w:ascii="仿宋" w:eastAsia="仿宋" w:hAnsi="仿宋" w:cs="仿宋"/>
        </w:rPr>
      </w:pPr>
      <w:bookmarkStart w:id="20" w:name="_Ref148344067"/>
      <w:r>
        <w:rPr>
          <w:rFonts w:ascii="仿宋" w:eastAsia="仿宋" w:hAnsi="仿宋" w:cs="仿宋" w:hint="eastAsia"/>
        </w:rPr>
        <w:t xml:space="preserve">图 </w:t>
      </w:r>
      <w:r>
        <w:rPr>
          <w:rFonts w:ascii="仿宋" w:eastAsia="仿宋" w:hAnsi="仿宋" w:cs="仿宋" w:hint="eastAsia"/>
        </w:rPr>
        <w:fldChar w:fldCharType="begin"/>
      </w:r>
      <w:r>
        <w:rPr>
          <w:rFonts w:ascii="仿宋" w:eastAsia="仿宋" w:hAnsi="仿宋" w:cs="仿宋" w:hint="eastAsia"/>
        </w:rPr>
        <w:instrText xml:space="preserve"> SEQ 图 \* ARABIC </w:instrText>
      </w:r>
      <w:r>
        <w:rPr>
          <w:rFonts w:ascii="仿宋" w:eastAsia="仿宋" w:hAnsi="仿宋" w:cs="仿宋" w:hint="eastAsia"/>
        </w:rPr>
        <w:fldChar w:fldCharType="separate"/>
      </w:r>
      <w:r>
        <w:rPr>
          <w:rFonts w:ascii="仿宋" w:eastAsia="仿宋" w:hAnsi="仿宋" w:cs="仿宋" w:hint="eastAsia"/>
        </w:rPr>
        <w:t>1</w:t>
      </w:r>
      <w:r>
        <w:rPr>
          <w:rFonts w:ascii="仿宋" w:eastAsia="仿宋" w:hAnsi="仿宋" w:cs="仿宋" w:hint="eastAsia"/>
        </w:rPr>
        <w:fldChar w:fldCharType="end"/>
      </w:r>
      <w:bookmarkEnd w:id="20"/>
      <w:r>
        <w:rPr>
          <w:rFonts w:ascii="仿宋" w:eastAsia="仿宋" w:hAnsi="仿宋" w:cs="仿宋" w:hint="eastAsia"/>
        </w:rPr>
        <w:t xml:space="preserve"> DFRV-1 结构功能示意图</w:t>
      </w:r>
    </w:p>
    <w:p w14:paraId="76F53F85" w14:textId="77777777" w:rsidR="00DD6931" w:rsidRDefault="00350AE2">
      <w:pPr>
        <w:spacing w:line="360" w:lineRule="auto"/>
        <w:ind w:firstLineChars="200" w:firstLine="480"/>
        <w:rPr>
          <w:rFonts w:ascii="仿宋" w:eastAsia="仿宋" w:hAnsi="仿宋" w:cs="仿宋"/>
          <w:sz w:val="24"/>
        </w:rPr>
      </w:pPr>
      <w:r>
        <w:rPr>
          <w:rFonts w:ascii="仿宋" w:eastAsia="仿宋" w:hAnsi="仿宋" w:cs="仿宋" w:hint="eastAsia"/>
          <w:sz w:val="24"/>
        </w:rPr>
        <w:t>具体研究工作包括：</w:t>
      </w:r>
    </w:p>
    <w:p w14:paraId="3992D9B0" w14:textId="77777777" w:rsidR="00DD6931" w:rsidRDefault="00350AE2">
      <w:pPr>
        <w:pStyle w:val="af8"/>
        <w:numPr>
          <w:ilvl w:val="0"/>
          <w:numId w:val="4"/>
        </w:numPr>
        <w:spacing w:line="360" w:lineRule="auto"/>
        <w:ind w:left="0" w:firstLine="480"/>
        <w:rPr>
          <w:rFonts w:ascii="仿宋" w:eastAsia="仿宋" w:hAnsi="仿宋" w:cs="仿宋"/>
          <w:sz w:val="24"/>
        </w:rPr>
      </w:pPr>
      <w:r>
        <w:rPr>
          <w:rFonts w:ascii="仿宋" w:eastAsia="仿宋" w:hAnsi="仿宋" w:cs="仿宋" w:hint="eastAsia"/>
          <w:sz w:val="24"/>
        </w:rPr>
        <w:t>顺序执行</w:t>
      </w:r>
      <w:ins w:id="21" w:author="luo" w:date="2023-10-27T15:33:00Z">
        <w:r w:rsidR="00E82ACF">
          <w:rPr>
            <w:rFonts w:ascii="仿宋" w:eastAsia="仿宋" w:hAnsi="仿宋" w:cs="仿宋" w:hint="eastAsia"/>
            <w:sz w:val="24"/>
          </w:rPr>
          <w:t>/</w:t>
        </w:r>
      </w:ins>
      <w:r>
        <w:rPr>
          <w:rFonts w:ascii="仿宋" w:eastAsia="仿宋" w:hAnsi="仿宋" w:cs="仿宋" w:hint="eastAsia"/>
          <w:sz w:val="24"/>
        </w:rPr>
        <w:t>乱序执行的处理器核。</w:t>
      </w:r>
    </w:p>
    <w:p w14:paraId="51B5FEE4" w14:textId="77777777" w:rsidR="00DD6931" w:rsidRDefault="00350AE2">
      <w:pPr>
        <w:pStyle w:val="af8"/>
        <w:spacing w:line="360" w:lineRule="auto"/>
        <w:ind w:firstLine="480"/>
        <w:rPr>
          <w:rFonts w:ascii="仿宋" w:eastAsia="仿宋" w:hAnsi="仿宋" w:cs="仿宋"/>
          <w:sz w:val="24"/>
        </w:rPr>
      </w:pPr>
      <w:r>
        <w:rPr>
          <w:rFonts w:ascii="仿宋" w:eastAsia="仿宋" w:hAnsi="仿宋" w:cs="仿宋" w:hint="eastAsia"/>
          <w:sz w:val="24"/>
        </w:rPr>
        <w:t>本项目旨在参考当前的开源RISC-V处理器核，研发一个高效、稳定的顺序执行处理器核或乱序执行的处理器。将专注于优化指令流水线的设计，确保每个阶段的处理时间最小化，从而提高处理器的整体性能。此外，我们将研究如何减少分支预测错误的影响，并探索提高缓存命中率的策略。</w:t>
      </w:r>
    </w:p>
    <w:p w14:paraId="4E005562" w14:textId="77777777" w:rsidR="00DD6931" w:rsidRDefault="00350AE2">
      <w:pPr>
        <w:pStyle w:val="af8"/>
        <w:numPr>
          <w:ilvl w:val="0"/>
          <w:numId w:val="4"/>
        </w:numPr>
        <w:spacing w:line="360" w:lineRule="auto"/>
        <w:ind w:left="0" w:firstLine="480"/>
        <w:rPr>
          <w:rFonts w:ascii="仿宋" w:eastAsia="仿宋" w:hAnsi="仿宋" w:cs="仿宋"/>
          <w:sz w:val="24"/>
        </w:rPr>
      </w:pPr>
      <w:r>
        <w:rPr>
          <w:rFonts w:ascii="仿宋" w:eastAsia="仿宋" w:hAnsi="仿宋" w:cs="仿宋" w:hint="eastAsia"/>
          <w:sz w:val="24"/>
        </w:rPr>
        <w:t>SoC的互联总线。</w:t>
      </w:r>
    </w:p>
    <w:p w14:paraId="7DD8614C" w14:textId="77777777" w:rsidR="00DD6931" w:rsidRDefault="00350AE2">
      <w:pPr>
        <w:pStyle w:val="af8"/>
        <w:spacing w:line="360" w:lineRule="auto"/>
        <w:ind w:firstLine="480"/>
        <w:rPr>
          <w:rFonts w:ascii="仿宋" w:eastAsia="仿宋" w:hAnsi="仿宋" w:cs="仿宋"/>
          <w:sz w:val="24"/>
        </w:rPr>
      </w:pPr>
      <w:r>
        <w:rPr>
          <w:rFonts w:ascii="仿宋" w:eastAsia="仿宋" w:hAnsi="仿宋" w:cs="仿宋" w:hint="eastAsia"/>
          <w:sz w:val="24"/>
        </w:rPr>
        <w:t>本项目致力于研发一个符合ARM AMBA规范的高性能AXI总线，以提供一种灵活且可扩展的接口，用于连接不同的处理器核、存储器和外设。我们将遵循AXI协议的五个通道（读地址、读数据、写地址、写数据和写响应）的设计规范，确保数据传输的高效和可靠。我们的目标是优化总线的带宽利用率和延迟性能，同时提供</w:t>
      </w:r>
      <w:r>
        <w:rPr>
          <w:rFonts w:ascii="仿宋" w:eastAsia="仿宋" w:hAnsi="仿宋" w:cs="仿宋" w:hint="eastAsia"/>
          <w:sz w:val="24"/>
        </w:rPr>
        <w:lastRenderedPageBreak/>
        <w:t>足够的灵活性以支持未来的扩展和升级。</w:t>
      </w:r>
    </w:p>
    <w:p w14:paraId="7119927F" w14:textId="77777777" w:rsidR="00DD6931" w:rsidRDefault="00350AE2">
      <w:pPr>
        <w:spacing w:line="360" w:lineRule="auto"/>
        <w:ind w:firstLineChars="200" w:firstLine="480"/>
        <w:rPr>
          <w:rFonts w:ascii="仿宋" w:eastAsia="仿宋" w:hAnsi="仿宋" w:cs="仿宋"/>
          <w:sz w:val="24"/>
        </w:rPr>
      </w:pPr>
      <w:r>
        <w:rPr>
          <w:rFonts w:ascii="仿宋" w:eastAsia="仿宋" w:hAnsi="仿宋" w:cs="仿宋" w:hint="eastAsia"/>
          <w:sz w:val="24"/>
        </w:rPr>
        <w:t>我们将采用模块化的设计方法，确保各个组件能够独立开发和测试，从而加速开发周期并降低错误率。我们还计划实现一套全面的验证和测试框架，以确保AXI总线的每个组件都能满足性能和可靠性的要求。</w:t>
      </w:r>
    </w:p>
    <w:p w14:paraId="7D1615EF" w14:textId="77777777" w:rsidR="00DD6931" w:rsidRDefault="00350AE2">
      <w:pPr>
        <w:pStyle w:val="af8"/>
        <w:numPr>
          <w:ilvl w:val="0"/>
          <w:numId w:val="4"/>
        </w:numPr>
        <w:spacing w:line="360" w:lineRule="auto"/>
        <w:ind w:left="0" w:firstLine="480"/>
        <w:rPr>
          <w:rFonts w:ascii="仿宋" w:eastAsia="仿宋" w:hAnsi="仿宋" w:cs="仿宋"/>
          <w:sz w:val="24"/>
        </w:rPr>
      </w:pPr>
      <w:r>
        <w:rPr>
          <w:rFonts w:ascii="仿宋" w:eastAsia="仿宋" w:hAnsi="仿宋" w:cs="仿宋" w:hint="eastAsia"/>
          <w:sz w:val="24"/>
        </w:rPr>
        <w:t>必要的外设接口实现。</w:t>
      </w:r>
    </w:p>
    <w:p w14:paraId="53545F25" w14:textId="77777777" w:rsidR="00DD6931" w:rsidRDefault="00350AE2">
      <w:pPr>
        <w:pStyle w:val="af8"/>
        <w:spacing w:line="360" w:lineRule="auto"/>
        <w:ind w:firstLine="480"/>
        <w:rPr>
          <w:rFonts w:ascii="仿宋" w:eastAsia="仿宋" w:hAnsi="仿宋" w:cs="仿宋"/>
          <w:sz w:val="24"/>
        </w:rPr>
      </w:pPr>
      <w:r>
        <w:rPr>
          <w:rFonts w:ascii="仿宋" w:eastAsia="仿宋" w:hAnsi="仿宋" w:cs="仿宋" w:hint="eastAsia"/>
          <w:sz w:val="24"/>
        </w:rPr>
        <w:t>本项目旨在研发一个集成了多种通信和显示接口的SoC，通过标准的AXI接口实现SPI、I2C、I2S、VGA和HDMI的功能。我们将遵循各个接口的行业标准，确保与广泛的外设和显示设备的兼容性。</w:t>
      </w:r>
    </w:p>
    <w:p w14:paraId="66D2E8E1" w14:textId="77777777" w:rsidR="00DD6931" w:rsidRDefault="00350AE2">
      <w:pPr>
        <w:pStyle w:val="af8"/>
        <w:spacing w:line="360" w:lineRule="auto"/>
        <w:ind w:firstLine="480"/>
        <w:rPr>
          <w:rFonts w:ascii="仿宋" w:eastAsia="仿宋" w:hAnsi="仿宋" w:cs="仿宋"/>
          <w:sz w:val="24"/>
        </w:rPr>
      </w:pPr>
      <w:r>
        <w:rPr>
          <w:rFonts w:ascii="仿宋" w:eastAsia="仿宋" w:hAnsi="仿宋" w:cs="仿宋" w:hint="eastAsia"/>
          <w:sz w:val="24"/>
        </w:rPr>
        <w:t>对于SPI和I2C，我们将实现一个灵活的通信控制器，支持多种速率和配置选项，以满足不同外设的连接需求。我们将优化数据传输的效率，减少CPU的负担，并提供丰富的错误检测和恢复机制，确保通信的可靠性。</w:t>
      </w:r>
    </w:p>
    <w:p w14:paraId="443CE2CB" w14:textId="77777777" w:rsidR="00DD6931" w:rsidRDefault="00350AE2">
      <w:pPr>
        <w:pStyle w:val="af8"/>
        <w:spacing w:line="360" w:lineRule="auto"/>
        <w:ind w:firstLine="480"/>
        <w:rPr>
          <w:rFonts w:ascii="仿宋" w:eastAsia="仿宋" w:hAnsi="仿宋" w:cs="仿宋"/>
          <w:sz w:val="24"/>
        </w:rPr>
      </w:pPr>
      <w:r>
        <w:rPr>
          <w:rFonts w:ascii="仿宋" w:eastAsia="仿宋" w:hAnsi="仿宋" w:cs="仿宋" w:hint="eastAsia"/>
          <w:sz w:val="24"/>
        </w:rPr>
        <w:t>I2S接口将用于高质量音频数据的传输，我们将重点优化其数据吞吐量和同步精度，以满足高保真音频应用的需求。我们还将提供灵活的配置选项，支持多种音频格式和采样率。</w:t>
      </w:r>
    </w:p>
    <w:p w14:paraId="6ED56487" w14:textId="77777777" w:rsidR="00DD6931" w:rsidRDefault="00350AE2">
      <w:pPr>
        <w:pStyle w:val="af8"/>
        <w:spacing w:line="360" w:lineRule="auto"/>
        <w:ind w:firstLine="480"/>
        <w:rPr>
          <w:rFonts w:ascii="仿宋" w:eastAsia="仿宋" w:hAnsi="仿宋" w:cs="仿宋"/>
          <w:sz w:val="24"/>
        </w:rPr>
      </w:pPr>
      <w:r>
        <w:rPr>
          <w:rFonts w:ascii="仿宋" w:eastAsia="仿宋" w:hAnsi="仿宋" w:cs="仿宋" w:hint="eastAsia"/>
          <w:sz w:val="24"/>
        </w:rPr>
        <w:t>对于VGA和HDMI接口，我们将设计一个高性能的视频控制器，支持多种分辨率和颜色深度。我们将优化帧缓冲的管理和数据传输的效率，以提供流畅的视频播放体验。对于HDMI，我们还将实现音频传输和高清内容保护（HDCP）的支持，以满足现代高清视频播放的需求。</w:t>
      </w:r>
    </w:p>
    <w:p w14:paraId="0B7E86A2" w14:textId="77777777" w:rsidR="00DD6931" w:rsidRDefault="00350AE2">
      <w:pPr>
        <w:pStyle w:val="af8"/>
        <w:spacing w:line="360" w:lineRule="auto"/>
        <w:ind w:firstLine="480"/>
        <w:rPr>
          <w:rFonts w:ascii="仿宋" w:eastAsia="仿宋" w:hAnsi="仿宋" w:cs="仿宋"/>
          <w:sz w:val="24"/>
        </w:rPr>
      </w:pPr>
      <w:r>
        <w:rPr>
          <w:rFonts w:ascii="仿宋" w:eastAsia="仿宋" w:hAnsi="仿宋" w:cs="仿宋" w:hint="eastAsia"/>
          <w:sz w:val="24"/>
        </w:rPr>
        <w:t>通过AXI接口将这些功能集成到SoC中，我们将确保系统的高性能和灵活性，同时简化系统集成和扩展。我们将采用一套完整的开发和调试工具，以加速应用开发和系统验证。</w:t>
      </w:r>
    </w:p>
    <w:p w14:paraId="0FFFA46F" w14:textId="77777777" w:rsidR="00DD6931" w:rsidRDefault="00DD6931">
      <w:pPr>
        <w:ind w:firstLineChars="200" w:firstLine="420"/>
        <w:rPr>
          <w:rFonts w:ascii="仿宋" w:eastAsia="仿宋" w:hAnsi="仿宋" w:cs="仿宋"/>
        </w:rPr>
      </w:pPr>
    </w:p>
    <w:p w14:paraId="5D53F6E9" w14:textId="77777777" w:rsidR="00DD6931" w:rsidRDefault="00350AE2">
      <w:pPr>
        <w:pStyle w:val="2"/>
      </w:pPr>
      <w:r>
        <w:rPr>
          <w:rFonts w:hint="eastAsia"/>
        </w:rPr>
        <w:t xml:space="preserve">3.2 </w:t>
      </w:r>
      <w:r>
        <w:rPr>
          <w:rFonts w:hint="eastAsia"/>
        </w:rPr>
        <w:t>数据流加速部件的研究</w:t>
      </w:r>
    </w:p>
    <w:p w14:paraId="79343882" w14:textId="77777777" w:rsidR="00DD6931" w:rsidRDefault="00350AE2">
      <w:pPr>
        <w:pStyle w:val="a0"/>
        <w:tabs>
          <w:tab w:val="clear" w:pos="7560"/>
          <w:tab w:val="left" w:pos="480"/>
        </w:tabs>
        <w:rPr>
          <w:rFonts w:ascii="仿宋" w:eastAsia="仿宋" w:hAnsi="仿宋" w:cs="仿宋"/>
        </w:rPr>
      </w:pPr>
      <w:r>
        <w:rPr>
          <w:rFonts w:ascii="仿宋" w:eastAsia="仿宋" w:hAnsi="仿宋" w:cs="仿宋" w:hint="eastAsia"/>
        </w:rPr>
        <w:t>本项目将研究 RISC-V架构 + xv6操作系统的数据流执行环境，利于数据流的研究探讨。主要工作之一就是设计数据流执行的专用硬件模块，解决商业显示器计算任务中并发的任务计算时——基于多线程的数据流编程所存在的数据就绪信号频繁同步的问题。同时，探索数据流任务在混合架构下的运行，涵盖硬件芯片层面、操作系统层面及其对接交互接口的搭建，具体研究工作内容如下：</w:t>
      </w:r>
    </w:p>
    <w:p w14:paraId="6368DAB2" w14:textId="77777777" w:rsidR="00DD6931" w:rsidRDefault="00350AE2">
      <w:pPr>
        <w:pStyle w:val="a0"/>
        <w:numPr>
          <w:ilvl w:val="0"/>
          <w:numId w:val="5"/>
        </w:numPr>
        <w:tabs>
          <w:tab w:val="clear" w:pos="7560"/>
          <w:tab w:val="left" w:pos="480"/>
        </w:tabs>
        <w:ind w:left="0" w:firstLine="480"/>
        <w:rPr>
          <w:rFonts w:ascii="仿宋" w:eastAsia="仿宋" w:hAnsi="仿宋" w:cs="仿宋"/>
        </w:rPr>
      </w:pPr>
      <w:r>
        <w:rPr>
          <w:rFonts w:ascii="仿宋" w:eastAsia="仿宋" w:hAnsi="仿宋" w:cs="仿宋" w:hint="eastAsia"/>
        </w:rPr>
        <w:t>在上述RISC-V架构之上，设计数据流存储硬件，用于管理数据就绪信号，并能够发出任务就绪的指示。同时对RISC-V指令集进行必要拓展，负责该硬件部</w:t>
      </w:r>
      <w:r>
        <w:rPr>
          <w:rFonts w:ascii="仿宋" w:eastAsia="仿宋" w:hAnsi="仿宋" w:cs="仿宋" w:hint="eastAsia"/>
        </w:rPr>
        <w:lastRenderedPageBreak/>
        <w:t>件的读、写操作。它通过单元测试、功能检验，为数据流编程执行提供硬件支持。</w:t>
      </w:r>
    </w:p>
    <w:p w14:paraId="489AC817" w14:textId="77777777" w:rsidR="00DD6931" w:rsidRDefault="00350AE2">
      <w:pPr>
        <w:pStyle w:val="a0"/>
        <w:numPr>
          <w:ilvl w:val="0"/>
          <w:numId w:val="5"/>
        </w:numPr>
        <w:tabs>
          <w:tab w:val="clear" w:pos="7560"/>
          <w:tab w:val="left" w:pos="480"/>
        </w:tabs>
        <w:ind w:left="0" w:firstLine="480"/>
        <w:rPr>
          <w:rFonts w:ascii="仿宋" w:eastAsia="仿宋" w:hAnsi="仿宋" w:cs="仿宋"/>
        </w:rPr>
      </w:pPr>
      <w:r>
        <w:rPr>
          <w:rFonts w:ascii="仿宋" w:eastAsia="仿宋" w:hAnsi="仿宋" w:cs="仿宋" w:hint="eastAsia"/>
        </w:rPr>
        <w:t>进行数据流执行环境的验证以及性能评价。它分别在仿真环境、FPGA开发板上进行验证，以及执行基于多线程的数据流程序来评估数据流专用硬件的加速性能。</w:t>
      </w:r>
    </w:p>
    <w:p w14:paraId="74FAE3A2" w14:textId="77777777" w:rsidR="00DD6931" w:rsidRDefault="00350AE2">
      <w:pPr>
        <w:pStyle w:val="a0"/>
        <w:tabs>
          <w:tab w:val="left" w:pos="480"/>
        </w:tabs>
        <w:rPr>
          <w:rFonts w:ascii="仿宋" w:eastAsia="仿宋" w:hAnsi="仿宋" w:cs="仿宋"/>
        </w:rPr>
      </w:pPr>
      <w:r>
        <w:rPr>
          <w:rFonts w:ascii="仿宋" w:eastAsia="仿宋" w:hAnsi="仿宋" w:cs="仿宋" w:hint="eastAsia"/>
        </w:rPr>
        <w:t>上述工作中设计的部件将进入到RISC-V处理器的核内，包括两个硬件表结构的设计和一个数据准备条件记录和判定硬件的设计，具体如</w:t>
      </w:r>
      <w:r>
        <w:rPr>
          <w:rFonts w:ascii="仿宋" w:eastAsia="仿宋" w:hAnsi="仿宋" w:cs="仿宋" w:hint="eastAsia"/>
        </w:rPr>
        <w:fldChar w:fldCharType="begin"/>
      </w:r>
      <w:r>
        <w:rPr>
          <w:rFonts w:ascii="仿宋" w:eastAsia="仿宋" w:hAnsi="仿宋" w:cs="仿宋" w:hint="eastAsia"/>
        </w:rPr>
        <w:instrText xml:space="preserve"> REF _Ref64966586 \h </w:instrText>
      </w:r>
      <w:r>
        <w:rPr>
          <w:rFonts w:ascii="仿宋" w:eastAsia="仿宋" w:hAnsi="仿宋" w:cs="仿宋" w:hint="eastAsia"/>
        </w:rPr>
      </w:r>
      <w:r>
        <w:rPr>
          <w:rFonts w:ascii="仿宋" w:eastAsia="仿宋" w:hAnsi="仿宋" w:cs="仿宋" w:hint="eastAsia"/>
        </w:rPr>
        <w:fldChar w:fldCharType="separate"/>
      </w:r>
      <w:r>
        <w:rPr>
          <w:rFonts w:ascii="仿宋" w:eastAsia="仿宋" w:hAnsi="仿宋" w:cs="仿宋" w:hint="eastAsia"/>
        </w:rPr>
        <w:t>图 2</w:t>
      </w:r>
      <w:r>
        <w:rPr>
          <w:rFonts w:ascii="仿宋" w:eastAsia="仿宋" w:hAnsi="仿宋" w:cs="仿宋" w:hint="eastAsia"/>
        </w:rPr>
        <w:fldChar w:fldCharType="end"/>
      </w:r>
      <w:r>
        <w:rPr>
          <w:rFonts w:ascii="仿宋" w:eastAsia="仿宋" w:hAnsi="仿宋" w:cs="仿宋" w:hint="eastAsia"/>
        </w:rPr>
        <w:t>所示。</w:t>
      </w:r>
    </w:p>
    <w:p w14:paraId="57FBB06A" w14:textId="77777777" w:rsidR="00DD6931" w:rsidRDefault="00350AE2">
      <w:pPr>
        <w:widowControl/>
        <w:tabs>
          <w:tab w:val="left" w:pos="720"/>
        </w:tabs>
        <w:snapToGrid w:val="0"/>
        <w:jc w:val="left"/>
        <w:rPr>
          <w:rFonts w:ascii="仿宋" w:eastAsia="仿宋" w:hAnsi="仿宋" w:cs="仿宋"/>
          <w:kern w:val="0"/>
          <w:szCs w:val="21"/>
        </w:rPr>
      </w:pPr>
      <w:r>
        <w:rPr>
          <w:rFonts w:ascii="仿宋" w:eastAsia="仿宋" w:hAnsi="仿宋" w:cs="仿宋" w:hint="eastAsia"/>
          <w:noProof/>
          <w:kern w:val="0"/>
          <w:szCs w:val="21"/>
        </w:rPr>
        <mc:AlternateContent>
          <mc:Choice Requires="wpc">
            <w:drawing>
              <wp:inline distT="0" distB="0" distL="0" distR="0" wp14:anchorId="5706AD4F" wp14:editId="3633923B">
                <wp:extent cx="5450205" cy="3218180"/>
                <wp:effectExtent l="8890" t="0" r="0" b="0"/>
                <wp:docPr id="1393436295" name="画布 13934362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 name="任意多边形 316"/>
                        <wps:cNvSpPr/>
                        <wps:spPr bwMode="auto">
                          <a:xfrm>
                            <a:off x="0" y="1570293"/>
                            <a:ext cx="1473547" cy="927137"/>
                          </a:xfrm>
                          <a:custGeom>
                            <a:avLst/>
                            <a:gdLst>
                              <a:gd name="T0" fmla="*/ 659 w 2686"/>
                              <a:gd name="T1" fmla="*/ 215 h 1642"/>
                              <a:gd name="T2" fmla="*/ 1845 w 2686"/>
                              <a:gd name="T3" fmla="*/ 153 h 1642"/>
                              <a:gd name="T4" fmla="*/ 2569 w 2686"/>
                              <a:gd name="T5" fmla="*/ 1131 h 1642"/>
                              <a:gd name="T6" fmla="*/ 1144 w 2686"/>
                              <a:gd name="T7" fmla="*/ 1578 h 1642"/>
                              <a:gd name="T8" fmla="*/ 135 w 2686"/>
                              <a:gd name="T9" fmla="*/ 747 h 1642"/>
                              <a:gd name="T10" fmla="*/ 336 w 2686"/>
                              <a:gd name="T11" fmla="*/ 276 h 1642"/>
                              <a:gd name="T12" fmla="*/ 659 w 2686"/>
                              <a:gd name="T13" fmla="*/ 215 h 1642"/>
                            </a:gdLst>
                            <a:ahLst/>
                            <a:cxnLst>
                              <a:cxn ang="0">
                                <a:pos x="T0" y="T1"/>
                              </a:cxn>
                              <a:cxn ang="0">
                                <a:pos x="T2" y="T3"/>
                              </a:cxn>
                              <a:cxn ang="0">
                                <a:pos x="T4" y="T5"/>
                              </a:cxn>
                              <a:cxn ang="0">
                                <a:pos x="T6" y="T7"/>
                              </a:cxn>
                              <a:cxn ang="0">
                                <a:pos x="T8" y="T9"/>
                              </a:cxn>
                              <a:cxn ang="0">
                                <a:pos x="T10" y="T11"/>
                              </a:cxn>
                              <a:cxn ang="0">
                                <a:pos x="T12" y="T13"/>
                              </a:cxn>
                            </a:cxnLst>
                            <a:rect l="0" t="0" r="r" b="b"/>
                            <a:pathLst>
                              <a:path w="2686" h="1642">
                                <a:moveTo>
                                  <a:pt x="659" y="215"/>
                                </a:moveTo>
                                <a:cubicBezTo>
                                  <a:pt x="910" y="195"/>
                                  <a:pt x="1527" y="0"/>
                                  <a:pt x="1845" y="153"/>
                                </a:cubicBezTo>
                                <a:cubicBezTo>
                                  <a:pt x="2163" y="306"/>
                                  <a:pt x="2686" y="893"/>
                                  <a:pt x="2569" y="1131"/>
                                </a:cubicBezTo>
                                <a:cubicBezTo>
                                  <a:pt x="2452" y="1369"/>
                                  <a:pt x="1550" y="1642"/>
                                  <a:pt x="1144" y="1578"/>
                                </a:cubicBezTo>
                                <a:cubicBezTo>
                                  <a:pt x="738" y="1514"/>
                                  <a:pt x="270" y="964"/>
                                  <a:pt x="135" y="747"/>
                                </a:cubicBezTo>
                                <a:cubicBezTo>
                                  <a:pt x="0" y="530"/>
                                  <a:pt x="246" y="367"/>
                                  <a:pt x="336" y="276"/>
                                </a:cubicBezTo>
                                <a:cubicBezTo>
                                  <a:pt x="426" y="185"/>
                                  <a:pt x="408" y="235"/>
                                  <a:pt x="659" y="215"/>
                                </a:cubicBezTo>
                                <a:close/>
                              </a:path>
                            </a:pathLst>
                          </a:custGeom>
                          <a:noFill/>
                          <a:ln w="6350">
                            <a:solidFill>
                              <a:srgbClr val="000000"/>
                            </a:solidFill>
                            <a:round/>
                          </a:ln>
                        </wps:spPr>
                        <wps:bodyPr rot="0" vert="horz" wrap="square" lIns="91440" tIns="45720" rIns="91440" bIns="45720" anchor="t" anchorCtr="0" upright="1">
                          <a:noAutofit/>
                        </wps:bodyPr>
                      </wps:wsp>
                      <wps:wsp>
                        <wps:cNvPr id="91" name="椭圆 300"/>
                        <wps:cNvSpPr>
                          <a:spLocks noChangeArrowheads="1"/>
                        </wps:cNvSpPr>
                        <wps:spPr bwMode="auto">
                          <a:xfrm>
                            <a:off x="181594" y="1992664"/>
                            <a:ext cx="67998" cy="63196"/>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2" name="椭圆 301"/>
                        <wps:cNvSpPr>
                          <a:spLocks noChangeArrowheads="1"/>
                        </wps:cNvSpPr>
                        <wps:spPr bwMode="auto">
                          <a:xfrm>
                            <a:off x="377586" y="1865472"/>
                            <a:ext cx="67998" cy="63996"/>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3" name="椭圆 302"/>
                        <wps:cNvSpPr>
                          <a:spLocks noChangeArrowheads="1"/>
                        </wps:cNvSpPr>
                        <wps:spPr bwMode="auto">
                          <a:xfrm>
                            <a:off x="675976" y="1714283"/>
                            <a:ext cx="67998" cy="6399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94" name="椭圆 303"/>
                        <wps:cNvSpPr>
                          <a:spLocks noChangeArrowheads="1"/>
                        </wps:cNvSpPr>
                        <wps:spPr bwMode="auto">
                          <a:xfrm>
                            <a:off x="661576" y="1997463"/>
                            <a:ext cx="67998" cy="6399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96" name="椭圆 304"/>
                        <wps:cNvSpPr>
                          <a:spLocks noChangeArrowheads="1"/>
                        </wps:cNvSpPr>
                        <wps:spPr bwMode="auto">
                          <a:xfrm>
                            <a:off x="939166" y="1910269"/>
                            <a:ext cx="68798" cy="63196"/>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7" name="椭圆 305"/>
                        <wps:cNvSpPr>
                          <a:spLocks noChangeArrowheads="1"/>
                        </wps:cNvSpPr>
                        <wps:spPr bwMode="auto">
                          <a:xfrm>
                            <a:off x="523981" y="2295843"/>
                            <a:ext cx="68798" cy="6399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99" name="椭圆 306"/>
                        <wps:cNvSpPr>
                          <a:spLocks noChangeArrowheads="1"/>
                        </wps:cNvSpPr>
                        <wps:spPr bwMode="auto">
                          <a:xfrm>
                            <a:off x="1223156" y="2193450"/>
                            <a:ext cx="68798" cy="63996"/>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00" name="自选图形 307"/>
                        <wps:cNvCnPr>
                          <a:cxnSpLocks noChangeShapeType="1"/>
                        </wps:cNvCnPr>
                        <wps:spPr bwMode="auto">
                          <a:xfrm flipV="1">
                            <a:off x="239191" y="1919869"/>
                            <a:ext cx="148795" cy="82394"/>
                          </a:xfrm>
                          <a:prstGeom prst="straightConnector1">
                            <a:avLst/>
                          </a:prstGeom>
                          <a:noFill/>
                          <a:ln w="9525">
                            <a:solidFill>
                              <a:srgbClr val="000000"/>
                            </a:solidFill>
                            <a:prstDash val="dash"/>
                            <a:round/>
                            <a:tailEnd type="triangle" w="sm" len="sm"/>
                          </a:ln>
                        </wps:spPr>
                        <wps:bodyPr/>
                      </wps:wsp>
                      <wps:wsp>
                        <wps:cNvPr id="101" name="自选图形 308"/>
                        <wps:cNvCnPr>
                          <a:cxnSpLocks noChangeShapeType="1"/>
                        </wps:cNvCnPr>
                        <wps:spPr bwMode="auto">
                          <a:xfrm flipV="1">
                            <a:off x="435984" y="1746281"/>
                            <a:ext cx="239991" cy="128791"/>
                          </a:xfrm>
                          <a:prstGeom prst="straightConnector1">
                            <a:avLst/>
                          </a:prstGeom>
                          <a:noFill/>
                          <a:ln w="9525">
                            <a:solidFill>
                              <a:srgbClr val="000000"/>
                            </a:solidFill>
                            <a:prstDash val="dash"/>
                            <a:round/>
                            <a:tailEnd type="triangle" w="sm" len="sm"/>
                          </a:ln>
                        </wps:spPr>
                        <wps:bodyPr/>
                      </wps:wsp>
                      <wps:wsp>
                        <wps:cNvPr id="102" name="自选图形 309"/>
                        <wps:cNvCnPr>
                          <a:cxnSpLocks noChangeShapeType="1"/>
                        </wps:cNvCnPr>
                        <wps:spPr bwMode="auto">
                          <a:xfrm>
                            <a:off x="734374" y="1768679"/>
                            <a:ext cx="215192" cy="151190"/>
                          </a:xfrm>
                          <a:prstGeom prst="straightConnector1">
                            <a:avLst/>
                          </a:prstGeom>
                          <a:noFill/>
                          <a:ln w="9525">
                            <a:solidFill>
                              <a:srgbClr val="000000"/>
                            </a:solidFill>
                            <a:round/>
                            <a:tailEnd type="triangle" w="sm" len="sm"/>
                          </a:ln>
                        </wps:spPr>
                        <wps:bodyPr/>
                      </wps:wsp>
                      <wps:wsp>
                        <wps:cNvPr id="103" name="自选图形 310"/>
                        <wps:cNvCnPr>
                          <a:cxnSpLocks noChangeShapeType="1"/>
                        </wps:cNvCnPr>
                        <wps:spPr bwMode="auto">
                          <a:xfrm>
                            <a:off x="435984" y="1919869"/>
                            <a:ext cx="225592" cy="109593"/>
                          </a:xfrm>
                          <a:prstGeom prst="straightConnector1">
                            <a:avLst/>
                          </a:prstGeom>
                          <a:noFill/>
                          <a:ln w="9525">
                            <a:solidFill>
                              <a:srgbClr val="000000"/>
                            </a:solidFill>
                            <a:prstDash val="dash"/>
                            <a:round/>
                            <a:tailEnd type="triangle" w="sm" len="sm"/>
                          </a:ln>
                        </wps:spPr>
                        <wps:bodyPr/>
                      </wps:wsp>
                      <wps:wsp>
                        <wps:cNvPr id="104" name="自选图形 311"/>
                        <wps:cNvCnPr>
                          <a:cxnSpLocks noChangeShapeType="1"/>
                        </wps:cNvCnPr>
                        <wps:spPr bwMode="auto">
                          <a:xfrm>
                            <a:off x="239191" y="2046260"/>
                            <a:ext cx="295189" cy="259182"/>
                          </a:xfrm>
                          <a:prstGeom prst="straightConnector1">
                            <a:avLst/>
                          </a:prstGeom>
                          <a:noFill/>
                          <a:ln w="9525">
                            <a:solidFill>
                              <a:srgbClr val="000000"/>
                            </a:solidFill>
                            <a:prstDash val="dash"/>
                            <a:round/>
                            <a:tailEnd type="triangle" w="sm" len="sm"/>
                          </a:ln>
                        </wps:spPr>
                        <wps:bodyPr/>
                      </wps:wsp>
                      <wps:wsp>
                        <wps:cNvPr id="105" name="自选图形 312"/>
                        <wps:cNvCnPr>
                          <a:cxnSpLocks noChangeShapeType="1"/>
                        </wps:cNvCnPr>
                        <wps:spPr bwMode="auto">
                          <a:xfrm flipV="1">
                            <a:off x="592779" y="2247846"/>
                            <a:ext cx="640777" cy="79995"/>
                          </a:xfrm>
                          <a:prstGeom prst="straightConnector1">
                            <a:avLst/>
                          </a:prstGeom>
                          <a:noFill/>
                          <a:ln w="9525">
                            <a:solidFill>
                              <a:srgbClr val="000000"/>
                            </a:solidFill>
                            <a:round/>
                            <a:tailEnd type="triangle" w="sm" len="sm"/>
                          </a:ln>
                        </wps:spPr>
                        <wps:bodyPr/>
                      </wps:wsp>
                      <wps:wsp>
                        <wps:cNvPr id="106" name="自选图形 313"/>
                        <wps:cNvCnPr>
                          <a:cxnSpLocks noChangeShapeType="1"/>
                        </wps:cNvCnPr>
                        <wps:spPr bwMode="auto">
                          <a:xfrm>
                            <a:off x="1007964" y="1941467"/>
                            <a:ext cx="225592" cy="261582"/>
                          </a:xfrm>
                          <a:prstGeom prst="straightConnector1">
                            <a:avLst/>
                          </a:prstGeom>
                          <a:noFill/>
                          <a:ln w="9525">
                            <a:solidFill>
                              <a:srgbClr val="000000"/>
                            </a:solidFill>
                            <a:prstDash val="dash"/>
                            <a:round/>
                            <a:tailEnd type="triangle" w="sm" len="sm"/>
                          </a:ln>
                        </wps:spPr>
                        <wps:bodyPr/>
                      </wps:wsp>
                      <wps:wsp>
                        <wps:cNvPr id="107" name="自选图形 314"/>
                        <wps:cNvCnPr>
                          <a:cxnSpLocks noChangeShapeType="1"/>
                        </wps:cNvCnPr>
                        <wps:spPr bwMode="auto">
                          <a:xfrm flipV="1">
                            <a:off x="729574" y="1963866"/>
                            <a:ext cx="219992" cy="65596"/>
                          </a:xfrm>
                          <a:prstGeom prst="straightConnector1">
                            <a:avLst/>
                          </a:prstGeom>
                          <a:noFill/>
                          <a:ln w="9525">
                            <a:solidFill>
                              <a:srgbClr val="000000"/>
                            </a:solidFill>
                            <a:round/>
                            <a:tailEnd type="triangle" w="sm" len="sm"/>
                          </a:ln>
                        </wps:spPr>
                        <wps:bodyPr/>
                      </wps:wsp>
                      <wps:wsp>
                        <wps:cNvPr id="108" name="自选图形 318"/>
                        <wps:cNvSpPr>
                          <a:spLocks noChangeArrowheads="1"/>
                        </wps:cNvSpPr>
                        <wps:spPr bwMode="auto">
                          <a:xfrm>
                            <a:off x="1708739" y="1383105"/>
                            <a:ext cx="1819135" cy="1365507"/>
                          </a:xfrm>
                          <a:prstGeom prst="roundRect">
                            <a:avLst>
                              <a:gd name="adj" fmla="val 5843"/>
                            </a:avLst>
                          </a:prstGeom>
                          <a:solidFill>
                            <a:srgbClr val="FFFFFF"/>
                          </a:solidFill>
                          <a:ln w="9525">
                            <a:solidFill>
                              <a:srgbClr val="000000"/>
                            </a:solidFill>
                            <a:round/>
                          </a:ln>
                        </wps:spPr>
                        <wps:bodyPr rot="0" vert="horz" wrap="square" lIns="91440" tIns="45720" rIns="91440" bIns="45720" anchor="t" anchorCtr="0" upright="1">
                          <a:noAutofit/>
                        </wps:bodyPr>
                      </wps:wsp>
                      <wps:wsp>
                        <wps:cNvPr id="109" name="Text Box 85"/>
                        <wps:cNvSpPr txBox="1">
                          <a:spLocks noChangeArrowheads="1"/>
                        </wps:cNvSpPr>
                        <wps:spPr bwMode="auto">
                          <a:xfrm>
                            <a:off x="1671140" y="991932"/>
                            <a:ext cx="3751066" cy="206386"/>
                          </a:xfrm>
                          <a:prstGeom prst="rect">
                            <a:avLst/>
                          </a:prstGeom>
                          <a:noFill/>
                          <a:ln w="6350">
                            <a:solidFill>
                              <a:srgbClr val="000000"/>
                            </a:solidFill>
                            <a:miter lim="800000"/>
                          </a:ln>
                        </wps:spPr>
                        <wps:txbx>
                          <w:txbxContent>
                            <w:p w14:paraId="000AC5AD" w14:textId="77777777" w:rsidR="00350AE2" w:rsidRDefault="00350AE2">
                              <w:pPr>
                                <w:spacing w:line="0" w:lineRule="atLeast"/>
                                <w:jc w:val="center"/>
                                <w:rPr>
                                  <w:rFonts w:ascii="等线" w:eastAsia="等线" w:hAnsi="等线"/>
                                  <w:sz w:val="18"/>
                                  <w:szCs w:val="18"/>
                                </w:rPr>
                              </w:pPr>
                              <w:r>
                                <w:rPr>
                                  <w:rFonts w:ascii="等线" w:eastAsia="等线" w:hAnsi="等线" w:hint="eastAsia"/>
                                  <w:sz w:val="18"/>
                                  <w:szCs w:val="18"/>
                                </w:rPr>
                                <w:t xml:space="preserve">Linux </w:t>
                              </w:r>
                              <w:r>
                                <w:rPr>
                                  <w:rFonts w:ascii="等线" w:eastAsia="等线" w:hAnsi="等线"/>
                                  <w:sz w:val="18"/>
                                  <w:szCs w:val="18"/>
                                </w:rPr>
                                <w:t>OS</w:t>
                              </w:r>
                            </w:p>
                          </w:txbxContent>
                        </wps:txbx>
                        <wps:bodyPr rot="0" vert="horz" wrap="square" lIns="0" tIns="0" rIns="0" bIns="0" anchor="t" anchorCtr="0" upright="1">
                          <a:noAutofit/>
                        </wps:bodyPr>
                      </wps:wsp>
                      <wpg:wgp>
                        <wpg:cNvPr id="110" name="组合 324"/>
                        <wpg:cNvGrpSpPr/>
                        <wpg:grpSpPr>
                          <a:xfrm>
                            <a:off x="1826335" y="1516696"/>
                            <a:ext cx="318389" cy="479967"/>
                            <a:chOff x="7235" y="3515"/>
                            <a:chExt cx="398" cy="600"/>
                          </a:xfrm>
                        </wpg:grpSpPr>
                        <wps:wsp>
                          <wps:cNvPr id="111" name="矩形 323"/>
                          <wps:cNvSpPr>
                            <a:spLocks noChangeArrowheads="1"/>
                          </wps:cNvSpPr>
                          <wps:spPr bwMode="auto">
                            <a:xfrm>
                              <a:off x="7235" y="3735"/>
                              <a:ext cx="398" cy="153"/>
                            </a:xfrm>
                            <a:prstGeom prst="rect">
                              <a:avLst/>
                            </a:prstGeom>
                            <a:solidFill>
                              <a:srgbClr val="FFFFFF"/>
                            </a:solidFill>
                            <a:ln w="6350">
                              <a:solidFill>
                                <a:srgbClr val="000000"/>
                              </a:solidFill>
                              <a:prstDash val="dash"/>
                              <a:miter lim="800000"/>
                            </a:ln>
                          </wps:spPr>
                          <wps:bodyPr rot="0" vert="horz" wrap="square" lIns="91440" tIns="45720" rIns="91440" bIns="45720" anchor="t" anchorCtr="0" upright="1">
                            <a:noAutofit/>
                          </wps:bodyPr>
                        </wps:wsp>
                        <wps:wsp>
                          <wps:cNvPr id="112" name="矩形 319"/>
                          <wps:cNvSpPr>
                            <a:spLocks noChangeArrowheads="1"/>
                          </wps:cNvSpPr>
                          <wps:spPr bwMode="auto">
                            <a:xfrm>
                              <a:off x="7235" y="3515"/>
                              <a:ext cx="398" cy="113"/>
                            </a:xfrm>
                            <a:prstGeom prst="rect">
                              <a:avLst/>
                            </a:prstGeom>
                            <a:solidFill>
                              <a:srgbClr val="FFFFFF"/>
                            </a:solidFill>
                            <a:ln w="6350">
                              <a:solidFill>
                                <a:srgbClr val="000000"/>
                              </a:solidFill>
                              <a:miter lim="800000"/>
                            </a:ln>
                          </wps:spPr>
                          <wps:bodyPr rot="0" vert="horz" wrap="square" lIns="91440" tIns="45720" rIns="91440" bIns="45720" anchor="t" anchorCtr="0" upright="1">
                            <a:noAutofit/>
                          </wps:bodyPr>
                        </wps:wsp>
                        <wps:wsp>
                          <wps:cNvPr id="113" name="矩形 320"/>
                          <wps:cNvSpPr>
                            <a:spLocks noChangeArrowheads="1"/>
                          </wps:cNvSpPr>
                          <wps:spPr bwMode="auto">
                            <a:xfrm>
                              <a:off x="7235" y="3628"/>
                              <a:ext cx="398" cy="114"/>
                            </a:xfrm>
                            <a:prstGeom prst="rect">
                              <a:avLst/>
                            </a:prstGeom>
                            <a:solidFill>
                              <a:srgbClr val="FFFFFF"/>
                            </a:solidFill>
                            <a:ln w="6350">
                              <a:solidFill>
                                <a:srgbClr val="000000"/>
                              </a:solidFill>
                              <a:miter lim="800000"/>
                            </a:ln>
                          </wps:spPr>
                          <wps:bodyPr rot="0" vert="horz" wrap="square" lIns="91440" tIns="45720" rIns="91440" bIns="45720" anchor="t" anchorCtr="0" upright="1">
                            <a:noAutofit/>
                          </wps:bodyPr>
                        </wps:wsp>
                        <wps:wsp>
                          <wps:cNvPr id="114" name="矩形 321"/>
                          <wps:cNvSpPr>
                            <a:spLocks noChangeArrowheads="1"/>
                          </wps:cNvSpPr>
                          <wps:spPr bwMode="auto">
                            <a:xfrm>
                              <a:off x="7235" y="3888"/>
                              <a:ext cx="398" cy="113"/>
                            </a:xfrm>
                            <a:prstGeom prst="rect">
                              <a:avLst/>
                            </a:prstGeom>
                            <a:solidFill>
                              <a:srgbClr val="FFFFFF"/>
                            </a:solidFill>
                            <a:ln w="6350">
                              <a:solidFill>
                                <a:srgbClr val="000000"/>
                              </a:solidFill>
                              <a:miter lim="800000"/>
                            </a:ln>
                          </wps:spPr>
                          <wps:bodyPr rot="0" vert="horz" wrap="square" lIns="91440" tIns="45720" rIns="91440" bIns="45720" anchor="t" anchorCtr="0" upright="1">
                            <a:noAutofit/>
                          </wps:bodyPr>
                        </wps:wsp>
                        <wps:wsp>
                          <wps:cNvPr id="115" name="矩形 322"/>
                          <wps:cNvSpPr>
                            <a:spLocks noChangeArrowheads="1"/>
                          </wps:cNvSpPr>
                          <wps:spPr bwMode="auto">
                            <a:xfrm>
                              <a:off x="7235" y="4001"/>
                              <a:ext cx="398" cy="114"/>
                            </a:xfrm>
                            <a:prstGeom prst="rect">
                              <a:avLst/>
                            </a:prstGeom>
                            <a:solidFill>
                              <a:srgbClr val="FFFFFF"/>
                            </a:solidFill>
                            <a:ln w="6350">
                              <a:solidFill>
                                <a:srgbClr val="000000"/>
                              </a:solidFill>
                              <a:miter lim="800000"/>
                            </a:ln>
                          </wps:spPr>
                          <wps:bodyPr rot="0" vert="horz" wrap="square" lIns="91440" tIns="45720" rIns="91440" bIns="45720" anchor="t" anchorCtr="0" upright="1">
                            <a:noAutofit/>
                          </wps:bodyPr>
                        </wps:wsp>
                      </wpg:wgp>
                      <wpg:wgp>
                        <wpg:cNvPr id="116" name="组合 325"/>
                        <wpg:cNvGrpSpPr/>
                        <wpg:grpSpPr>
                          <a:xfrm>
                            <a:off x="1826335" y="2092657"/>
                            <a:ext cx="318389" cy="479967"/>
                            <a:chOff x="7235" y="3515"/>
                            <a:chExt cx="398" cy="600"/>
                          </a:xfrm>
                        </wpg:grpSpPr>
                        <wps:wsp>
                          <wps:cNvPr id="117" name="矩形 326"/>
                          <wps:cNvSpPr>
                            <a:spLocks noChangeArrowheads="1"/>
                          </wps:cNvSpPr>
                          <wps:spPr bwMode="auto">
                            <a:xfrm>
                              <a:off x="7235" y="3735"/>
                              <a:ext cx="398" cy="153"/>
                            </a:xfrm>
                            <a:prstGeom prst="rect">
                              <a:avLst/>
                            </a:prstGeom>
                            <a:solidFill>
                              <a:srgbClr val="FFFFFF"/>
                            </a:solidFill>
                            <a:ln w="6350">
                              <a:solidFill>
                                <a:srgbClr val="000000"/>
                              </a:solidFill>
                              <a:prstDash val="dash"/>
                              <a:miter lim="800000"/>
                            </a:ln>
                          </wps:spPr>
                          <wps:bodyPr rot="0" vert="horz" wrap="square" lIns="91440" tIns="45720" rIns="91440" bIns="45720" anchor="t" anchorCtr="0" upright="1">
                            <a:noAutofit/>
                          </wps:bodyPr>
                        </wps:wsp>
                        <wps:wsp>
                          <wps:cNvPr id="118" name="矩形 327"/>
                          <wps:cNvSpPr>
                            <a:spLocks noChangeArrowheads="1"/>
                          </wps:cNvSpPr>
                          <wps:spPr bwMode="auto">
                            <a:xfrm>
                              <a:off x="7235" y="3515"/>
                              <a:ext cx="398" cy="113"/>
                            </a:xfrm>
                            <a:prstGeom prst="rect">
                              <a:avLst/>
                            </a:prstGeom>
                            <a:solidFill>
                              <a:srgbClr val="FFFFFF"/>
                            </a:solidFill>
                            <a:ln w="6350">
                              <a:solidFill>
                                <a:srgbClr val="000000"/>
                              </a:solidFill>
                              <a:miter lim="800000"/>
                            </a:ln>
                          </wps:spPr>
                          <wps:bodyPr rot="0" vert="horz" wrap="square" lIns="91440" tIns="45720" rIns="91440" bIns="45720" anchor="t" anchorCtr="0" upright="1">
                            <a:noAutofit/>
                          </wps:bodyPr>
                        </wps:wsp>
                        <wps:wsp>
                          <wps:cNvPr id="119" name="矩形 328"/>
                          <wps:cNvSpPr>
                            <a:spLocks noChangeArrowheads="1"/>
                          </wps:cNvSpPr>
                          <wps:spPr bwMode="auto">
                            <a:xfrm>
                              <a:off x="7235" y="3628"/>
                              <a:ext cx="398" cy="114"/>
                            </a:xfrm>
                            <a:prstGeom prst="rect">
                              <a:avLst/>
                            </a:prstGeom>
                            <a:solidFill>
                              <a:srgbClr val="FFFFFF"/>
                            </a:solidFill>
                            <a:ln w="6350">
                              <a:solidFill>
                                <a:srgbClr val="000000"/>
                              </a:solidFill>
                              <a:miter lim="800000"/>
                            </a:ln>
                          </wps:spPr>
                          <wps:bodyPr rot="0" vert="horz" wrap="square" lIns="91440" tIns="45720" rIns="91440" bIns="45720" anchor="t" anchorCtr="0" upright="1">
                            <a:noAutofit/>
                          </wps:bodyPr>
                        </wps:wsp>
                        <wps:wsp>
                          <wps:cNvPr id="120" name="矩形 329"/>
                          <wps:cNvSpPr>
                            <a:spLocks noChangeArrowheads="1"/>
                          </wps:cNvSpPr>
                          <wps:spPr bwMode="auto">
                            <a:xfrm>
                              <a:off x="7235" y="3888"/>
                              <a:ext cx="398" cy="113"/>
                            </a:xfrm>
                            <a:prstGeom prst="rect">
                              <a:avLst/>
                            </a:prstGeom>
                            <a:solidFill>
                              <a:srgbClr val="FFFFFF"/>
                            </a:solidFill>
                            <a:ln w="6350">
                              <a:solidFill>
                                <a:srgbClr val="000000"/>
                              </a:solidFill>
                              <a:miter lim="800000"/>
                            </a:ln>
                          </wps:spPr>
                          <wps:bodyPr rot="0" vert="horz" wrap="square" lIns="91440" tIns="45720" rIns="91440" bIns="45720" anchor="t" anchorCtr="0" upright="1">
                            <a:noAutofit/>
                          </wps:bodyPr>
                        </wps:wsp>
                        <wps:wsp>
                          <wps:cNvPr id="121" name="矩形 330"/>
                          <wps:cNvSpPr>
                            <a:spLocks noChangeArrowheads="1"/>
                          </wps:cNvSpPr>
                          <wps:spPr bwMode="auto">
                            <a:xfrm>
                              <a:off x="7235" y="4001"/>
                              <a:ext cx="398" cy="114"/>
                            </a:xfrm>
                            <a:prstGeom prst="rect">
                              <a:avLst/>
                            </a:prstGeom>
                            <a:solidFill>
                              <a:srgbClr val="FFFFFF"/>
                            </a:solidFill>
                            <a:ln w="6350">
                              <a:solidFill>
                                <a:srgbClr val="000000"/>
                              </a:solidFill>
                              <a:miter lim="800000"/>
                            </a:ln>
                          </wps:spPr>
                          <wps:bodyPr rot="0" vert="horz" wrap="square" lIns="91440" tIns="45720" rIns="91440" bIns="45720" anchor="t" anchorCtr="0" upright="1">
                            <a:noAutofit/>
                          </wps:bodyPr>
                        </wps:wsp>
                      </wpg:wgp>
                      <wps:wsp>
                        <wps:cNvPr id="122" name="Text Box 98"/>
                        <wps:cNvSpPr txBox="1">
                          <a:spLocks noChangeArrowheads="1"/>
                        </wps:cNvSpPr>
                        <wps:spPr bwMode="auto">
                          <a:xfrm>
                            <a:off x="2978293" y="2698216"/>
                            <a:ext cx="482383" cy="194387"/>
                          </a:xfrm>
                          <a:prstGeom prst="rect">
                            <a:avLst/>
                          </a:prstGeom>
                          <a:noFill/>
                          <a:ln>
                            <a:noFill/>
                          </a:ln>
                        </wps:spPr>
                        <wps:txbx>
                          <w:txbxContent>
                            <w:p w14:paraId="2AAA501F" w14:textId="77777777" w:rsidR="00350AE2" w:rsidRDefault="00350AE2">
                              <w:pPr>
                                <w:spacing w:line="0" w:lineRule="atLeast"/>
                                <w:rPr>
                                  <w:rFonts w:ascii="等线" w:eastAsia="等线" w:hAnsi="等线"/>
                                  <w:sz w:val="18"/>
                                  <w:szCs w:val="18"/>
                                </w:rPr>
                              </w:pPr>
                              <w:r>
                                <w:rPr>
                                  <w:rFonts w:ascii="等线" w:eastAsia="等线" w:hAnsi="等线"/>
                                  <w:sz w:val="18"/>
                                  <w:szCs w:val="18"/>
                                </w:rPr>
                                <w:t>core-0</w:t>
                              </w:r>
                            </w:p>
                          </w:txbxContent>
                        </wps:txbx>
                        <wps:bodyPr rot="0" vert="horz" wrap="square" lIns="0" tIns="0" rIns="0" bIns="0" anchor="t" anchorCtr="0" upright="1">
                          <a:noAutofit/>
                        </wps:bodyPr>
                      </wps:wsp>
                      <wps:wsp>
                        <wps:cNvPr id="123" name="Text Box 99"/>
                        <wps:cNvSpPr txBox="1">
                          <a:spLocks noChangeArrowheads="1"/>
                        </wps:cNvSpPr>
                        <wps:spPr bwMode="auto">
                          <a:xfrm>
                            <a:off x="1915931" y="1383105"/>
                            <a:ext cx="893568" cy="194387"/>
                          </a:xfrm>
                          <a:prstGeom prst="rect">
                            <a:avLst/>
                          </a:prstGeom>
                          <a:noFill/>
                          <a:ln>
                            <a:noFill/>
                          </a:ln>
                        </wps:spPr>
                        <wps:txbx>
                          <w:txbxContent>
                            <w:p w14:paraId="72B610A7" w14:textId="77777777" w:rsidR="00350AE2" w:rsidRDefault="00350AE2">
                              <w:pPr>
                                <w:spacing w:line="0" w:lineRule="atLeast"/>
                                <w:rPr>
                                  <w:rFonts w:ascii="宋体" w:hAnsi="宋体"/>
                                  <w:sz w:val="18"/>
                                  <w:szCs w:val="18"/>
                                </w:rPr>
                              </w:pPr>
                              <w:r>
                                <w:rPr>
                                  <w:rFonts w:ascii="宋体" w:hAnsi="宋体"/>
                                  <w:sz w:val="18"/>
                                  <w:szCs w:val="18"/>
                                </w:rPr>
                                <w:t>A</w:t>
                              </w:r>
                              <w:r>
                                <w:rPr>
                                  <w:rFonts w:ascii="宋体" w:hAnsi="宋体" w:hint="eastAsia"/>
                                  <w:sz w:val="18"/>
                                  <w:szCs w:val="18"/>
                                </w:rPr>
                                <w:t>表(节点激活)</w:t>
                              </w:r>
                            </w:p>
                          </w:txbxContent>
                        </wps:txbx>
                        <wps:bodyPr rot="0" vert="horz" wrap="square" lIns="0" tIns="0" rIns="0" bIns="0" anchor="t" anchorCtr="0" upright="1">
                          <a:noAutofit/>
                        </wps:bodyPr>
                      </wps:wsp>
                      <wps:wsp>
                        <wps:cNvPr id="124" name="Text Box 100"/>
                        <wps:cNvSpPr txBox="1">
                          <a:spLocks noChangeArrowheads="1"/>
                        </wps:cNvSpPr>
                        <wps:spPr bwMode="auto">
                          <a:xfrm>
                            <a:off x="1915931" y="2534227"/>
                            <a:ext cx="739174" cy="195187"/>
                          </a:xfrm>
                          <a:prstGeom prst="rect">
                            <a:avLst/>
                          </a:prstGeom>
                          <a:noFill/>
                          <a:ln>
                            <a:noFill/>
                          </a:ln>
                        </wps:spPr>
                        <wps:txbx>
                          <w:txbxContent>
                            <w:p w14:paraId="07A4FAC3" w14:textId="77777777" w:rsidR="00350AE2" w:rsidRDefault="00350AE2">
                              <w:pPr>
                                <w:spacing w:line="0" w:lineRule="atLeast"/>
                                <w:rPr>
                                  <w:rFonts w:ascii="宋体" w:hAnsi="宋体"/>
                                  <w:sz w:val="18"/>
                                  <w:szCs w:val="18"/>
                                </w:rPr>
                              </w:pPr>
                              <w:r>
                                <w:rPr>
                                  <w:rFonts w:ascii="宋体" w:hAnsi="宋体" w:hint="eastAsia"/>
                                  <w:sz w:val="18"/>
                                  <w:szCs w:val="18"/>
                                </w:rPr>
                                <w:t>D表(数据边)</w:t>
                              </w:r>
                            </w:p>
                          </w:txbxContent>
                        </wps:txbx>
                        <wps:bodyPr rot="0" vert="horz" wrap="square" lIns="0" tIns="0" rIns="0" bIns="0" anchor="t" anchorCtr="0" upright="1">
                          <a:noAutofit/>
                        </wps:bodyPr>
                      </wps:wsp>
                      <wps:wsp>
                        <wps:cNvPr id="125" name="Text Box 101"/>
                        <wps:cNvSpPr txBox="1">
                          <a:spLocks noChangeArrowheads="1"/>
                        </wps:cNvSpPr>
                        <wps:spPr bwMode="auto">
                          <a:xfrm>
                            <a:off x="2326317" y="1886271"/>
                            <a:ext cx="303189" cy="338377"/>
                          </a:xfrm>
                          <a:prstGeom prst="rect">
                            <a:avLst/>
                          </a:prstGeom>
                          <a:noFill/>
                          <a:ln w="6350">
                            <a:solidFill>
                              <a:srgbClr val="000000"/>
                            </a:solidFill>
                            <a:miter lim="800000"/>
                          </a:ln>
                        </wps:spPr>
                        <wps:txbx>
                          <w:txbxContent>
                            <w:p w14:paraId="06700FDA" w14:textId="77777777" w:rsidR="00350AE2" w:rsidRDefault="00350AE2">
                              <w:pPr>
                                <w:spacing w:line="0" w:lineRule="atLeast"/>
                                <w:jc w:val="center"/>
                                <w:rPr>
                                  <w:rFonts w:ascii="宋体" w:hAnsi="宋体"/>
                                  <w:sz w:val="18"/>
                                  <w:szCs w:val="18"/>
                                </w:rPr>
                              </w:pPr>
                              <w:r>
                                <w:rPr>
                                  <w:rFonts w:ascii="宋体" w:hAnsi="宋体" w:hint="eastAsia"/>
                                  <w:sz w:val="18"/>
                                  <w:szCs w:val="18"/>
                                </w:rPr>
                                <w:t>判定</w:t>
                              </w:r>
                            </w:p>
                            <w:p w14:paraId="141CC3F6" w14:textId="77777777" w:rsidR="00350AE2" w:rsidRDefault="00350AE2">
                              <w:pPr>
                                <w:spacing w:line="0" w:lineRule="atLeast"/>
                                <w:jc w:val="center"/>
                                <w:rPr>
                                  <w:rFonts w:ascii="宋体" w:hAnsi="宋体"/>
                                  <w:sz w:val="18"/>
                                  <w:szCs w:val="18"/>
                                </w:rPr>
                              </w:pPr>
                              <w:r>
                                <w:rPr>
                                  <w:rFonts w:ascii="宋体" w:hAnsi="宋体" w:hint="eastAsia"/>
                                  <w:sz w:val="18"/>
                                  <w:szCs w:val="18"/>
                                </w:rPr>
                                <w:t>部件</w:t>
                              </w:r>
                            </w:p>
                          </w:txbxContent>
                        </wps:txbx>
                        <wps:bodyPr rot="0" vert="horz" wrap="square" lIns="0" tIns="0" rIns="0" bIns="0" anchor="t" anchorCtr="0" upright="1">
                          <a:noAutofit/>
                        </wps:bodyPr>
                      </wps:wsp>
                      <wps:wsp>
                        <wps:cNvPr id="126" name="自选图形 335"/>
                        <wps:cNvCnPr>
                          <a:cxnSpLocks noChangeShapeType="1"/>
                        </wps:cNvCnPr>
                        <wps:spPr bwMode="auto">
                          <a:xfrm>
                            <a:off x="2144723" y="1753480"/>
                            <a:ext cx="181594" cy="302379"/>
                          </a:xfrm>
                          <a:prstGeom prst="curvedConnector3">
                            <a:avLst>
                              <a:gd name="adj1" fmla="val 49824"/>
                            </a:avLst>
                          </a:prstGeom>
                          <a:noFill/>
                          <a:ln w="9525">
                            <a:solidFill>
                              <a:srgbClr val="000000"/>
                            </a:solidFill>
                            <a:round/>
                            <a:tailEnd type="triangle" w="med" len="med"/>
                          </a:ln>
                        </wps:spPr>
                        <wps:bodyPr/>
                      </wps:wsp>
                      <wps:wsp>
                        <wps:cNvPr id="127" name="自选图形 336"/>
                        <wps:cNvCnPr>
                          <a:cxnSpLocks noChangeShapeType="1"/>
                        </wps:cNvCnPr>
                        <wps:spPr bwMode="auto">
                          <a:xfrm flipV="1">
                            <a:off x="2144723" y="2055859"/>
                            <a:ext cx="181594" cy="273581"/>
                          </a:xfrm>
                          <a:prstGeom prst="curvedConnector3">
                            <a:avLst>
                              <a:gd name="adj1" fmla="val 49824"/>
                            </a:avLst>
                          </a:prstGeom>
                          <a:noFill/>
                          <a:ln w="9525">
                            <a:solidFill>
                              <a:srgbClr val="000000"/>
                            </a:solidFill>
                            <a:round/>
                            <a:tailEnd type="triangle" w="med" len="med"/>
                          </a:ln>
                        </wps:spPr>
                        <wps:bodyPr/>
                      </wps:wsp>
                      <wps:wsp>
                        <wps:cNvPr id="128" name="Text Box 104"/>
                        <wps:cNvSpPr txBox="1">
                          <a:spLocks noChangeArrowheads="1"/>
                        </wps:cNvSpPr>
                        <wps:spPr bwMode="auto">
                          <a:xfrm>
                            <a:off x="2711903" y="1659887"/>
                            <a:ext cx="660776" cy="885539"/>
                          </a:xfrm>
                          <a:prstGeom prst="rect">
                            <a:avLst/>
                          </a:prstGeom>
                          <a:solidFill>
                            <a:srgbClr val="FBE4D5"/>
                          </a:solidFill>
                          <a:ln>
                            <a:noFill/>
                          </a:ln>
                        </wps:spPr>
                        <wps:txbx>
                          <w:txbxContent>
                            <w:p w14:paraId="5E3F76EE" w14:textId="77777777" w:rsidR="00350AE2" w:rsidRDefault="00350AE2">
                              <w:pPr>
                                <w:spacing w:line="0" w:lineRule="atLeast"/>
                                <w:jc w:val="center"/>
                                <w:rPr>
                                  <w:rFonts w:ascii="等线" w:eastAsia="等线" w:hAnsi="等线"/>
                                  <w:sz w:val="18"/>
                                  <w:szCs w:val="18"/>
                                </w:rPr>
                              </w:pPr>
                            </w:p>
                            <w:p w14:paraId="43C25EDA" w14:textId="77777777" w:rsidR="00350AE2" w:rsidRDefault="00350AE2">
                              <w:pPr>
                                <w:spacing w:line="0" w:lineRule="atLeast"/>
                                <w:jc w:val="center"/>
                                <w:rPr>
                                  <w:rFonts w:ascii="等线" w:eastAsia="等线" w:hAnsi="等线"/>
                                  <w:sz w:val="18"/>
                                  <w:szCs w:val="18"/>
                                </w:rPr>
                              </w:pPr>
                              <w:r>
                                <w:rPr>
                                  <w:rFonts w:ascii="等线" w:eastAsia="等线" w:hAnsi="等线"/>
                                  <w:sz w:val="18"/>
                                  <w:szCs w:val="18"/>
                                </w:rPr>
                                <w:t>RISC-V</w:t>
                              </w:r>
                            </w:p>
                            <w:p w14:paraId="12BDBB99" w14:textId="77777777" w:rsidR="00350AE2" w:rsidRDefault="00350AE2">
                              <w:pPr>
                                <w:spacing w:line="0" w:lineRule="atLeast"/>
                                <w:jc w:val="center"/>
                                <w:rPr>
                                  <w:rFonts w:ascii="等线" w:eastAsia="等线" w:hAnsi="等线"/>
                                  <w:sz w:val="18"/>
                                  <w:szCs w:val="18"/>
                                </w:rPr>
                              </w:pPr>
                              <w:r>
                                <w:rPr>
                                  <w:rFonts w:ascii="等线" w:eastAsia="等线" w:hAnsi="等线" w:hint="eastAsia"/>
                                  <w:sz w:val="18"/>
                                  <w:szCs w:val="18"/>
                                </w:rPr>
                                <w:t>m</w:t>
                              </w:r>
                              <w:r>
                                <w:rPr>
                                  <w:rFonts w:ascii="等线" w:eastAsia="等线" w:hAnsi="等线"/>
                                  <w:sz w:val="18"/>
                                  <w:szCs w:val="18"/>
                                </w:rPr>
                                <w:t>ini-</w:t>
                              </w:r>
                              <w:r>
                                <w:rPr>
                                  <w:rFonts w:ascii="等线" w:eastAsia="等线" w:hAnsi="等线" w:hint="eastAsia"/>
                                  <w:sz w:val="18"/>
                                  <w:szCs w:val="18"/>
                                </w:rPr>
                                <w:t>核</w:t>
                              </w:r>
                            </w:p>
                          </w:txbxContent>
                        </wps:txbx>
                        <wps:bodyPr rot="0" vert="horz" wrap="square" lIns="0" tIns="0" rIns="0" bIns="0" anchor="t" anchorCtr="0" upright="1">
                          <a:noAutofit/>
                        </wps:bodyPr>
                      </wps:wsp>
                      <wps:wsp>
                        <wps:cNvPr id="129" name="自选图形 338"/>
                        <wps:cNvSpPr>
                          <a:spLocks noChangeArrowheads="1"/>
                        </wps:cNvSpPr>
                        <wps:spPr bwMode="auto">
                          <a:xfrm>
                            <a:off x="2634306" y="2003863"/>
                            <a:ext cx="127195" cy="91194"/>
                          </a:xfrm>
                          <a:prstGeom prst="rightArrow">
                            <a:avLst>
                              <a:gd name="adj1" fmla="val 50000"/>
                              <a:gd name="adj2" fmla="val 34868"/>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130" name="自选图形 339"/>
                        <wps:cNvSpPr>
                          <a:spLocks noChangeArrowheads="1"/>
                        </wps:cNvSpPr>
                        <wps:spPr bwMode="auto">
                          <a:xfrm>
                            <a:off x="3635070" y="1383105"/>
                            <a:ext cx="259991" cy="1365507"/>
                          </a:xfrm>
                          <a:prstGeom prst="roundRect">
                            <a:avLst>
                              <a:gd name="adj" fmla="val 5843"/>
                            </a:avLst>
                          </a:prstGeom>
                          <a:solidFill>
                            <a:srgbClr val="FFFFFF"/>
                          </a:solidFill>
                          <a:ln w="9525">
                            <a:solidFill>
                              <a:srgbClr val="000000"/>
                            </a:solidFill>
                            <a:prstDash val="dash"/>
                            <a:round/>
                          </a:ln>
                        </wps:spPr>
                        <wps:bodyPr rot="0" vert="horz" wrap="square" lIns="91440" tIns="45720" rIns="91440" bIns="45720" anchor="t" anchorCtr="0" upright="1">
                          <a:noAutofit/>
                        </wps:bodyPr>
                      </wps:wsp>
                      <wps:wsp>
                        <wps:cNvPr id="131" name="自选图形 340"/>
                        <wps:cNvSpPr>
                          <a:spLocks noChangeArrowheads="1"/>
                        </wps:cNvSpPr>
                        <wps:spPr bwMode="auto">
                          <a:xfrm>
                            <a:off x="4627834" y="1383105"/>
                            <a:ext cx="787172" cy="1365507"/>
                          </a:xfrm>
                          <a:prstGeom prst="roundRect">
                            <a:avLst>
                              <a:gd name="adj" fmla="val 5843"/>
                            </a:avLst>
                          </a:prstGeom>
                          <a:solidFill>
                            <a:srgbClr val="FFFFFF"/>
                          </a:solidFill>
                          <a:ln w="9525">
                            <a:solidFill>
                              <a:srgbClr val="000000"/>
                            </a:solidFill>
                            <a:prstDash val="dash"/>
                            <a:round/>
                          </a:ln>
                        </wps:spPr>
                        <wps:bodyPr rot="0" vert="horz" wrap="square" lIns="91440" tIns="45720" rIns="91440" bIns="45720" anchor="t" anchorCtr="0" upright="1">
                          <a:noAutofit/>
                        </wps:bodyPr>
                      </wps:wsp>
                      <wps:wsp>
                        <wps:cNvPr id="132" name="Text Box 108"/>
                        <wps:cNvSpPr txBox="1">
                          <a:spLocks noChangeArrowheads="1"/>
                        </wps:cNvSpPr>
                        <wps:spPr bwMode="auto">
                          <a:xfrm>
                            <a:off x="3809464" y="2698216"/>
                            <a:ext cx="483183" cy="194387"/>
                          </a:xfrm>
                          <a:prstGeom prst="rect">
                            <a:avLst/>
                          </a:prstGeom>
                          <a:noFill/>
                          <a:ln>
                            <a:noFill/>
                          </a:ln>
                        </wps:spPr>
                        <wps:txbx>
                          <w:txbxContent>
                            <w:p w14:paraId="0F85E5C8" w14:textId="77777777" w:rsidR="00350AE2" w:rsidRDefault="00350AE2">
                              <w:pPr>
                                <w:spacing w:line="0" w:lineRule="atLeast"/>
                                <w:rPr>
                                  <w:rFonts w:ascii="等线" w:eastAsia="等线" w:hAnsi="等线"/>
                                  <w:sz w:val="18"/>
                                  <w:szCs w:val="18"/>
                                </w:rPr>
                              </w:pPr>
                              <w:r>
                                <w:rPr>
                                  <w:rFonts w:ascii="等线" w:eastAsia="等线" w:hAnsi="等线"/>
                                  <w:sz w:val="18"/>
                                  <w:szCs w:val="18"/>
                                </w:rPr>
                                <w:t>core-1</w:t>
                              </w:r>
                            </w:p>
                          </w:txbxContent>
                        </wps:txbx>
                        <wps:bodyPr rot="0" vert="horz" wrap="square" lIns="0" tIns="0" rIns="0" bIns="0" anchor="t" anchorCtr="0" upright="1">
                          <a:noAutofit/>
                        </wps:bodyPr>
                      </wps:wsp>
                      <wps:wsp>
                        <wps:cNvPr id="133" name="Text Box 109"/>
                        <wps:cNvSpPr txBox="1">
                          <a:spLocks noChangeArrowheads="1"/>
                        </wps:cNvSpPr>
                        <wps:spPr bwMode="auto">
                          <a:xfrm>
                            <a:off x="5063819" y="2698216"/>
                            <a:ext cx="377586" cy="194387"/>
                          </a:xfrm>
                          <a:prstGeom prst="rect">
                            <a:avLst/>
                          </a:prstGeom>
                          <a:noFill/>
                          <a:ln>
                            <a:noFill/>
                          </a:ln>
                        </wps:spPr>
                        <wps:txbx>
                          <w:txbxContent>
                            <w:p w14:paraId="33777C98" w14:textId="77777777" w:rsidR="00350AE2" w:rsidRDefault="00350AE2">
                              <w:pPr>
                                <w:spacing w:line="0" w:lineRule="atLeast"/>
                                <w:rPr>
                                  <w:rFonts w:ascii="等线" w:eastAsia="等线" w:hAnsi="等线"/>
                                  <w:sz w:val="18"/>
                                  <w:szCs w:val="18"/>
                                </w:rPr>
                              </w:pPr>
                              <w:r>
                                <w:rPr>
                                  <w:rFonts w:ascii="等线" w:eastAsia="等线" w:hAnsi="等线"/>
                                  <w:sz w:val="18"/>
                                  <w:szCs w:val="18"/>
                                </w:rPr>
                                <w:t>core-N</w:t>
                              </w:r>
                            </w:p>
                          </w:txbxContent>
                        </wps:txbx>
                        <wps:bodyPr rot="0" vert="horz" wrap="square" lIns="0" tIns="0" rIns="0" bIns="0" anchor="t" anchorCtr="0" upright="1">
                          <a:noAutofit/>
                        </wps:bodyPr>
                      </wps:wsp>
                      <wps:wsp>
                        <wps:cNvPr id="134" name="自选图形 343"/>
                        <wps:cNvCnPr>
                          <a:cxnSpLocks noChangeShapeType="1"/>
                        </wps:cNvCnPr>
                        <wps:spPr bwMode="auto">
                          <a:xfrm rot="16200000" flipH="1">
                            <a:off x="3191086" y="2175033"/>
                            <a:ext cx="800" cy="1146359"/>
                          </a:xfrm>
                          <a:prstGeom prst="bentConnector3">
                            <a:avLst>
                              <a:gd name="adj1" fmla="val 35900000"/>
                            </a:avLst>
                          </a:prstGeom>
                          <a:noFill/>
                          <a:ln w="9525">
                            <a:solidFill>
                              <a:srgbClr val="000000"/>
                            </a:solidFill>
                            <a:miter lim="800000"/>
                            <a:headEnd type="triangle" w="med" len="med"/>
                            <a:tailEnd type="triangle" w="med" len="med"/>
                          </a:ln>
                        </wps:spPr>
                        <wps:bodyPr/>
                      </wps:wsp>
                      <wps:wsp>
                        <wps:cNvPr id="135" name="自选图形 344"/>
                        <wps:cNvCnPr>
                          <a:cxnSpLocks noChangeShapeType="1"/>
                        </wps:cNvCnPr>
                        <wps:spPr bwMode="auto">
                          <a:xfrm rot="16200000" flipH="1">
                            <a:off x="4391843" y="2120635"/>
                            <a:ext cx="800" cy="1255955"/>
                          </a:xfrm>
                          <a:prstGeom prst="bentConnector3">
                            <a:avLst>
                              <a:gd name="adj1" fmla="val 35900000"/>
                            </a:avLst>
                          </a:prstGeom>
                          <a:noFill/>
                          <a:ln w="9525">
                            <a:solidFill>
                              <a:srgbClr val="000000"/>
                            </a:solidFill>
                            <a:miter lim="800000"/>
                            <a:headEnd type="triangle" w="med" len="med"/>
                            <a:tailEnd type="triangle" w="med" len="med"/>
                          </a:ln>
                        </wps:spPr>
                        <wps:bodyPr/>
                      </wps:wsp>
                      <wps:wsp>
                        <wps:cNvPr id="136" name="Text Box 112"/>
                        <wps:cNvSpPr txBox="1">
                          <a:spLocks noChangeArrowheads="1"/>
                        </wps:cNvSpPr>
                        <wps:spPr bwMode="auto">
                          <a:xfrm>
                            <a:off x="3545473" y="3010194"/>
                            <a:ext cx="483183" cy="192787"/>
                          </a:xfrm>
                          <a:prstGeom prst="rect">
                            <a:avLst/>
                          </a:prstGeom>
                          <a:noFill/>
                          <a:ln>
                            <a:noFill/>
                          </a:ln>
                        </wps:spPr>
                        <wps:txbx>
                          <w:txbxContent>
                            <w:p w14:paraId="63E6EE42" w14:textId="77777777" w:rsidR="00350AE2" w:rsidRDefault="00350AE2">
                              <w:pPr>
                                <w:spacing w:line="0" w:lineRule="atLeast"/>
                                <w:rPr>
                                  <w:rFonts w:ascii="宋体" w:hAnsi="宋体"/>
                                  <w:sz w:val="18"/>
                                  <w:szCs w:val="18"/>
                                </w:rPr>
                              </w:pPr>
                              <w:r>
                                <w:rPr>
                                  <w:rFonts w:ascii="宋体" w:hAnsi="宋体" w:hint="eastAsia"/>
                                  <w:sz w:val="18"/>
                                  <w:szCs w:val="18"/>
                                </w:rPr>
                                <w:t>核间互联</w:t>
                              </w:r>
                            </w:p>
                          </w:txbxContent>
                        </wps:txbx>
                        <wps:bodyPr rot="0" vert="horz" wrap="square" lIns="0" tIns="0" rIns="0" bIns="0" anchor="t" anchorCtr="0" upright="1">
                          <a:noAutofit/>
                        </wps:bodyPr>
                      </wps:wsp>
                      <wps:wsp>
                        <wps:cNvPr id="137" name="自选图形 346"/>
                        <wps:cNvCnPr>
                          <a:cxnSpLocks noChangeShapeType="1"/>
                        </wps:cNvCnPr>
                        <wps:spPr bwMode="auto">
                          <a:xfrm flipV="1">
                            <a:off x="3042291" y="1245515"/>
                            <a:ext cx="0" cy="414372"/>
                          </a:xfrm>
                          <a:prstGeom prst="straightConnector1">
                            <a:avLst/>
                          </a:prstGeom>
                          <a:noFill/>
                          <a:ln w="9525">
                            <a:solidFill>
                              <a:srgbClr val="000000"/>
                            </a:solidFill>
                            <a:round/>
                            <a:tailEnd type="triangle" w="med" len="med"/>
                          </a:ln>
                        </wps:spPr>
                        <wps:bodyPr/>
                      </wps:wsp>
                      <wps:wsp>
                        <wps:cNvPr id="138" name="自选图形 347"/>
                        <wps:cNvCnPr>
                          <a:cxnSpLocks noChangeShapeType="1"/>
                        </wps:cNvCnPr>
                        <wps:spPr bwMode="auto">
                          <a:xfrm flipV="1">
                            <a:off x="3787065" y="1245515"/>
                            <a:ext cx="800" cy="414372"/>
                          </a:xfrm>
                          <a:prstGeom prst="straightConnector1">
                            <a:avLst/>
                          </a:prstGeom>
                          <a:noFill/>
                          <a:ln w="9525">
                            <a:solidFill>
                              <a:srgbClr val="000000"/>
                            </a:solidFill>
                            <a:prstDash val="sysDot"/>
                            <a:round/>
                            <a:tailEnd type="triangle" w="med" len="med"/>
                          </a:ln>
                        </wps:spPr>
                        <wps:bodyPr/>
                      </wps:wsp>
                      <wps:wsp>
                        <wps:cNvPr id="139" name="自选图形 348"/>
                        <wps:cNvCnPr>
                          <a:cxnSpLocks noChangeShapeType="1"/>
                        </wps:cNvCnPr>
                        <wps:spPr bwMode="auto">
                          <a:xfrm flipV="1">
                            <a:off x="5063819" y="1245515"/>
                            <a:ext cx="800" cy="414372"/>
                          </a:xfrm>
                          <a:prstGeom prst="straightConnector1">
                            <a:avLst/>
                          </a:prstGeom>
                          <a:noFill/>
                          <a:ln w="9525">
                            <a:solidFill>
                              <a:srgbClr val="000000"/>
                            </a:solidFill>
                            <a:prstDash val="sysDot"/>
                            <a:round/>
                            <a:tailEnd type="triangle" w="med" len="med"/>
                          </a:ln>
                        </wps:spPr>
                        <wps:bodyPr/>
                      </wps:wsp>
                      <wps:wsp>
                        <wps:cNvPr id="140" name="Text Box 116"/>
                        <wps:cNvSpPr txBox="1">
                          <a:spLocks noChangeArrowheads="1"/>
                        </wps:cNvSpPr>
                        <wps:spPr bwMode="auto">
                          <a:xfrm>
                            <a:off x="2927095" y="40797"/>
                            <a:ext cx="855969" cy="206386"/>
                          </a:xfrm>
                          <a:prstGeom prst="rect">
                            <a:avLst/>
                          </a:prstGeom>
                          <a:noFill/>
                          <a:ln w="6350">
                            <a:solidFill>
                              <a:srgbClr val="000000"/>
                            </a:solidFill>
                            <a:miter lim="800000"/>
                          </a:ln>
                        </wps:spPr>
                        <wps:txbx>
                          <w:txbxContent>
                            <w:p w14:paraId="54F64E67" w14:textId="77777777" w:rsidR="00350AE2" w:rsidRDefault="00350AE2">
                              <w:pPr>
                                <w:spacing w:line="0" w:lineRule="atLeast"/>
                                <w:jc w:val="center"/>
                                <w:rPr>
                                  <w:rFonts w:ascii="等线" w:eastAsia="等线" w:hAnsi="等线"/>
                                  <w:sz w:val="18"/>
                                  <w:szCs w:val="18"/>
                                </w:rPr>
                              </w:pPr>
                              <w:r>
                                <w:rPr>
                                  <w:rFonts w:ascii="等线" w:eastAsia="等线" w:hAnsi="等线"/>
                                  <w:sz w:val="18"/>
                                  <w:szCs w:val="18"/>
                                </w:rPr>
                                <w:t>DFC APP</w:t>
                              </w:r>
                            </w:p>
                          </w:txbxContent>
                        </wps:txbx>
                        <wps:bodyPr rot="0" vert="horz" wrap="square" lIns="0" tIns="0" rIns="0" bIns="0" anchor="t" anchorCtr="0" upright="1">
                          <a:noAutofit/>
                        </wps:bodyPr>
                      </wps:wsp>
                      <wps:wsp>
                        <wps:cNvPr id="141" name="矩形 351"/>
                        <wps:cNvSpPr>
                          <a:spLocks noChangeArrowheads="1"/>
                        </wps:cNvSpPr>
                        <wps:spPr bwMode="auto">
                          <a:xfrm>
                            <a:off x="2040727" y="280781"/>
                            <a:ext cx="2616706" cy="607158"/>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142" name="Text Box 118"/>
                        <wps:cNvSpPr txBox="1">
                          <a:spLocks noChangeArrowheads="1"/>
                        </wps:cNvSpPr>
                        <wps:spPr bwMode="auto">
                          <a:xfrm>
                            <a:off x="2223120" y="345576"/>
                            <a:ext cx="303189" cy="337577"/>
                          </a:xfrm>
                          <a:prstGeom prst="rect">
                            <a:avLst/>
                          </a:prstGeom>
                          <a:noFill/>
                          <a:ln w="6350">
                            <a:solidFill>
                              <a:srgbClr val="000000"/>
                            </a:solidFill>
                            <a:miter lim="800000"/>
                          </a:ln>
                        </wps:spPr>
                        <wps:txbx>
                          <w:txbxContent>
                            <w:p w14:paraId="6973D2E2" w14:textId="77777777" w:rsidR="00350AE2" w:rsidRDefault="00350AE2">
                              <w:pPr>
                                <w:spacing w:line="0" w:lineRule="atLeast"/>
                                <w:jc w:val="center"/>
                                <w:rPr>
                                  <w:rFonts w:ascii="宋体" w:hAnsi="宋体"/>
                                  <w:sz w:val="18"/>
                                  <w:szCs w:val="18"/>
                                </w:rPr>
                              </w:pPr>
                              <w:r>
                                <w:rPr>
                                  <w:rFonts w:ascii="宋体" w:hAnsi="宋体"/>
                                  <w:sz w:val="18"/>
                                  <w:szCs w:val="18"/>
                                </w:rPr>
                                <w:t>DAG</w:t>
                              </w:r>
                            </w:p>
                            <w:p w14:paraId="1B6E19C5" w14:textId="77777777" w:rsidR="00350AE2" w:rsidRDefault="00350AE2">
                              <w:pPr>
                                <w:spacing w:line="0" w:lineRule="atLeast"/>
                                <w:jc w:val="center"/>
                                <w:rPr>
                                  <w:rFonts w:ascii="宋体" w:hAnsi="宋体"/>
                                  <w:sz w:val="18"/>
                                  <w:szCs w:val="18"/>
                                </w:rPr>
                              </w:pPr>
                              <w:r>
                                <w:rPr>
                                  <w:rFonts w:ascii="宋体" w:hAnsi="宋体"/>
                                  <w:sz w:val="18"/>
                                  <w:szCs w:val="18"/>
                                </w:rPr>
                                <w:t>描述</w:t>
                              </w:r>
                            </w:p>
                          </w:txbxContent>
                        </wps:txbx>
                        <wps:bodyPr rot="0" vert="horz" wrap="square" lIns="0" tIns="0" rIns="0" bIns="0" anchor="t" anchorCtr="0" upright="1">
                          <a:noAutofit/>
                        </wps:bodyPr>
                      </wps:wsp>
                      <wps:wsp>
                        <wps:cNvPr id="143" name="Text Box 119"/>
                        <wps:cNvSpPr txBox="1">
                          <a:spLocks noChangeArrowheads="1"/>
                        </wps:cNvSpPr>
                        <wps:spPr bwMode="auto">
                          <a:xfrm>
                            <a:off x="2711903" y="336777"/>
                            <a:ext cx="303989" cy="337577"/>
                          </a:xfrm>
                          <a:prstGeom prst="rect">
                            <a:avLst/>
                          </a:prstGeom>
                          <a:noFill/>
                          <a:ln w="6350">
                            <a:solidFill>
                              <a:srgbClr val="000000"/>
                            </a:solidFill>
                            <a:miter lim="800000"/>
                          </a:ln>
                        </wps:spPr>
                        <wps:txbx>
                          <w:txbxContent>
                            <w:p w14:paraId="39E98954" w14:textId="77777777" w:rsidR="00350AE2" w:rsidRDefault="00350AE2">
                              <w:pPr>
                                <w:spacing w:line="0" w:lineRule="atLeast"/>
                                <w:rPr>
                                  <w:rFonts w:ascii="宋体" w:hAnsi="宋体"/>
                                  <w:sz w:val="18"/>
                                  <w:szCs w:val="18"/>
                                </w:rPr>
                              </w:pPr>
                              <w:r>
                                <w:rPr>
                                  <w:rFonts w:ascii="宋体" w:hAnsi="宋体"/>
                                  <w:sz w:val="18"/>
                                  <w:szCs w:val="18"/>
                                </w:rPr>
                                <w:t>调度</w:t>
                              </w:r>
                            </w:p>
                            <w:p w14:paraId="4F462DC9" w14:textId="77777777" w:rsidR="00350AE2" w:rsidRDefault="00350AE2">
                              <w:pPr>
                                <w:spacing w:line="0" w:lineRule="atLeast"/>
                                <w:rPr>
                                  <w:rFonts w:ascii="宋体" w:hAnsi="宋体"/>
                                  <w:sz w:val="18"/>
                                  <w:szCs w:val="18"/>
                                </w:rPr>
                              </w:pPr>
                              <w:r>
                                <w:rPr>
                                  <w:rFonts w:ascii="宋体" w:hAnsi="宋体" w:hint="eastAsia"/>
                                  <w:sz w:val="18"/>
                                  <w:szCs w:val="18"/>
                                </w:rPr>
                                <w:t>绑定</w:t>
                              </w:r>
                            </w:p>
                          </w:txbxContent>
                        </wps:txbx>
                        <wps:bodyPr rot="0" vert="horz" wrap="square" lIns="0" tIns="0" rIns="0" bIns="0" anchor="t" anchorCtr="0" upright="1">
                          <a:noAutofit/>
                        </wps:bodyPr>
                      </wps:wsp>
                      <wps:wsp>
                        <wps:cNvPr id="144" name="自选图形 356"/>
                        <wps:cNvCnPr>
                          <a:cxnSpLocks noChangeShapeType="1"/>
                        </wps:cNvCnPr>
                        <wps:spPr bwMode="auto">
                          <a:xfrm rot="16200000">
                            <a:off x="1198360" y="1095907"/>
                            <a:ext cx="162389" cy="1091961"/>
                          </a:xfrm>
                          <a:prstGeom prst="curvedConnector2">
                            <a:avLst/>
                          </a:prstGeom>
                          <a:noFill/>
                          <a:ln w="6350">
                            <a:solidFill>
                              <a:srgbClr val="000000"/>
                            </a:solidFill>
                            <a:prstDash val="dash"/>
                            <a:round/>
                            <a:tailEnd type="triangle" w="sm" len="sm"/>
                          </a:ln>
                        </wps:spPr>
                        <wps:bodyPr/>
                      </wps:wsp>
                      <wps:wsp>
                        <wps:cNvPr id="145" name="自选图形 357"/>
                        <wps:cNvCnPr>
                          <a:cxnSpLocks noChangeShapeType="1"/>
                        </wps:cNvCnPr>
                        <wps:spPr bwMode="auto">
                          <a:xfrm rot="16200000">
                            <a:off x="1095167" y="1275895"/>
                            <a:ext cx="355176" cy="1107160"/>
                          </a:xfrm>
                          <a:prstGeom prst="curvedConnector2">
                            <a:avLst/>
                          </a:prstGeom>
                          <a:noFill/>
                          <a:ln w="6350">
                            <a:solidFill>
                              <a:srgbClr val="000000"/>
                            </a:solidFill>
                            <a:prstDash val="dash"/>
                            <a:round/>
                            <a:tailEnd type="triangle" w="sm" len="sm"/>
                          </a:ln>
                        </wps:spPr>
                        <wps:bodyPr/>
                      </wps:wsp>
                      <wps:wsp>
                        <wps:cNvPr id="146" name="自选图形 358"/>
                        <wps:cNvCnPr>
                          <a:cxnSpLocks noChangeShapeType="1"/>
                        </wps:cNvCnPr>
                        <wps:spPr bwMode="auto">
                          <a:xfrm rot="16200000">
                            <a:off x="980772" y="1460680"/>
                            <a:ext cx="445570" cy="1243156"/>
                          </a:xfrm>
                          <a:prstGeom prst="curvedConnector2">
                            <a:avLst/>
                          </a:prstGeom>
                          <a:noFill/>
                          <a:ln w="6350">
                            <a:solidFill>
                              <a:srgbClr val="000000"/>
                            </a:solidFill>
                            <a:prstDash val="dash"/>
                            <a:round/>
                            <a:tailEnd type="triangle" w="sm" len="sm"/>
                          </a:ln>
                        </wps:spPr>
                        <wps:bodyPr/>
                      </wps:wsp>
                      <wps:wsp>
                        <wps:cNvPr id="165" name="任意多边形 359"/>
                        <wps:cNvSpPr/>
                        <wps:spPr bwMode="auto">
                          <a:xfrm>
                            <a:off x="787172" y="1800677"/>
                            <a:ext cx="1039163" cy="325578"/>
                          </a:xfrm>
                          <a:custGeom>
                            <a:avLst/>
                            <a:gdLst>
                              <a:gd name="T0" fmla="*/ 0 w 1636"/>
                              <a:gd name="T1" fmla="*/ 0 h 513"/>
                              <a:gd name="T2" fmla="*/ 1636 w 1636"/>
                              <a:gd name="T3" fmla="*/ 513 h 513"/>
                            </a:gdLst>
                            <a:ahLst/>
                            <a:cxnLst>
                              <a:cxn ang="0">
                                <a:pos x="T0" y="T1"/>
                              </a:cxn>
                              <a:cxn ang="0">
                                <a:pos x="T2" y="T3"/>
                              </a:cxn>
                            </a:cxnLst>
                            <a:rect l="0" t="0" r="r" b="b"/>
                            <a:pathLst>
                              <a:path w="1636" h="513">
                                <a:moveTo>
                                  <a:pt x="0" y="0"/>
                                </a:moveTo>
                                <a:cubicBezTo>
                                  <a:pt x="0" y="0"/>
                                  <a:pt x="818" y="256"/>
                                  <a:pt x="1636" y="513"/>
                                </a:cubicBezTo>
                              </a:path>
                            </a:pathLst>
                          </a:custGeom>
                          <a:noFill/>
                          <a:ln w="9525">
                            <a:solidFill>
                              <a:srgbClr val="000000"/>
                            </a:solidFill>
                            <a:round/>
                            <a:tailEnd type="stealth" w="sm" len="sm"/>
                          </a:ln>
                        </wps:spPr>
                        <wps:bodyPr rot="0" vert="horz" wrap="square" lIns="91440" tIns="45720" rIns="91440" bIns="45720" anchor="t" anchorCtr="0" upright="1">
                          <a:noAutofit/>
                        </wps:bodyPr>
                      </wps:wsp>
                      <wps:wsp>
                        <wps:cNvPr id="1393436288" name="自选图形 360"/>
                        <wps:cNvCnPr>
                          <a:cxnSpLocks noChangeShapeType="1"/>
                        </wps:cNvCnPr>
                        <wps:spPr bwMode="auto">
                          <a:xfrm>
                            <a:off x="829570" y="2011862"/>
                            <a:ext cx="996764" cy="216785"/>
                          </a:xfrm>
                          <a:prstGeom prst="straightConnector1">
                            <a:avLst/>
                          </a:prstGeom>
                          <a:noFill/>
                          <a:ln w="9525">
                            <a:solidFill>
                              <a:srgbClr val="000000"/>
                            </a:solidFill>
                            <a:round/>
                            <a:tailEnd type="stealth" w="sm" len="sm"/>
                          </a:ln>
                        </wps:spPr>
                        <wps:bodyPr/>
                      </wps:wsp>
                      <wps:wsp>
                        <wps:cNvPr id="1393436289" name="自选图形 361"/>
                        <wps:cNvCnPr>
                          <a:cxnSpLocks noChangeShapeType="1"/>
                        </wps:cNvCnPr>
                        <wps:spPr bwMode="auto">
                          <a:xfrm>
                            <a:off x="807971" y="2305442"/>
                            <a:ext cx="1018364" cy="131191"/>
                          </a:xfrm>
                          <a:prstGeom prst="straightConnector1">
                            <a:avLst/>
                          </a:prstGeom>
                          <a:noFill/>
                          <a:ln w="9525">
                            <a:solidFill>
                              <a:srgbClr val="000000"/>
                            </a:solidFill>
                            <a:round/>
                            <a:tailEnd type="stealth" w="sm" len="sm"/>
                          </a:ln>
                        </wps:spPr>
                        <wps:bodyPr/>
                      </wps:wsp>
                      <wps:wsp>
                        <wps:cNvPr id="1393436290" name="自选图形 362"/>
                        <wps:cNvCnPr>
                          <a:cxnSpLocks noChangeShapeType="1"/>
                        </wps:cNvCnPr>
                        <wps:spPr bwMode="auto">
                          <a:xfrm rot="16200000">
                            <a:off x="1046381" y="479947"/>
                            <a:ext cx="1142322" cy="1211157"/>
                          </a:xfrm>
                          <a:prstGeom prst="curvedConnector2">
                            <a:avLst/>
                          </a:prstGeom>
                          <a:noFill/>
                          <a:ln w="9525">
                            <a:solidFill>
                              <a:srgbClr val="000000"/>
                            </a:solidFill>
                            <a:round/>
                            <a:tailEnd type="triangle" w="med" len="med"/>
                          </a:ln>
                        </wps:spPr>
                        <wps:bodyPr/>
                      </wps:wsp>
                      <wps:wsp>
                        <wps:cNvPr id="1393436291" name="自选图形 363"/>
                        <wps:cNvSpPr>
                          <a:spLocks noChangeArrowheads="1"/>
                        </wps:cNvSpPr>
                        <wps:spPr bwMode="auto">
                          <a:xfrm>
                            <a:off x="2526310" y="467168"/>
                            <a:ext cx="163194" cy="96793"/>
                          </a:xfrm>
                          <a:prstGeom prst="leftRightArrow">
                            <a:avLst>
                              <a:gd name="adj1" fmla="val 50000"/>
                              <a:gd name="adj2" fmla="val 33719"/>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1393436292" name="任意多边形 364"/>
                        <wps:cNvSpPr/>
                        <wps:spPr bwMode="auto">
                          <a:xfrm>
                            <a:off x="2803900" y="674354"/>
                            <a:ext cx="251191" cy="529564"/>
                          </a:xfrm>
                          <a:custGeom>
                            <a:avLst/>
                            <a:gdLst>
                              <a:gd name="T0" fmla="*/ 360 w 395"/>
                              <a:gd name="T1" fmla="*/ 834 h 834"/>
                              <a:gd name="T2" fmla="*/ 346 w 395"/>
                              <a:gd name="T3" fmla="*/ 507 h 834"/>
                              <a:gd name="T4" fmla="*/ 66 w 395"/>
                              <a:gd name="T5" fmla="*/ 234 h 834"/>
                              <a:gd name="T6" fmla="*/ 0 w 395"/>
                              <a:gd name="T7" fmla="*/ 0 h 834"/>
                            </a:gdLst>
                            <a:ahLst/>
                            <a:cxnLst>
                              <a:cxn ang="0">
                                <a:pos x="T0" y="T1"/>
                              </a:cxn>
                              <a:cxn ang="0">
                                <a:pos x="T2" y="T3"/>
                              </a:cxn>
                              <a:cxn ang="0">
                                <a:pos x="T4" y="T5"/>
                              </a:cxn>
                              <a:cxn ang="0">
                                <a:pos x="T6" y="T7"/>
                              </a:cxn>
                            </a:cxnLst>
                            <a:rect l="0" t="0" r="r" b="b"/>
                            <a:pathLst>
                              <a:path w="395" h="834">
                                <a:moveTo>
                                  <a:pt x="360" y="834"/>
                                </a:moveTo>
                                <a:cubicBezTo>
                                  <a:pt x="377" y="720"/>
                                  <a:pt x="395" y="607"/>
                                  <a:pt x="346" y="507"/>
                                </a:cubicBezTo>
                                <a:cubicBezTo>
                                  <a:pt x="297" y="407"/>
                                  <a:pt x="124" y="319"/>
                                  <a:pt x="66" y="234"/>
                                </a:cubicBezTo>
                                <a:cubicBezTo>
                                  <a:pt x="8" y="149"/>
                                  <a:pt x="4" y="74"/>
                                  <a:pt x="0" y="0"/>
                                </a:cubicBezTo>
                              </a:path>
                            </a:pathLst>
                          </a:custGeom>
                          <a:noFill/>
                          <a:ln w="9525">
                            <a:solidFill>
                              <a:srgbClr val="000000"/>
                            </a:solidFill>
                            <a:round/>
                          </a:ln>
                        </wps:spPr>
                        <wps:bodyPr rot="0" vert="horz" wrap="square" lIns="91440" tIns="45720" rIns="91440" bIns="45720" anchor="t" anchorCtr="0" upright="1">
                          <a:noAutofit/>
                        </wps:bodyPr>
                      </wps:wsp>
                      <wps:wsp>
                        <wps:cNvPr id="1393436294" name="Text Box 129"/>
                        <wps:cNvSpPr txBox="1">
                          <a:spLocks noChangeArrowheads="1"/>
                        </wps:cNvSpPr>
                        <wps:spPr bwMode="auto">
                          <a:xfrm>
                            <a:off x="3689468" y="398373"/>
                            <a:ext cx="855169" cy="206386"/>
                          </a:xfrm>
                          <a:prstGeom prst="rect">
                            <a:avLst/>
                          </a:prstGeom>
                          <a:noFill/>
                          <a:ln>
                            <a:noFill/>
                          </a:ln>
                        </wps:spPr>
                        <wps:txbx>
                          <w:txbxContent>
                            <w:p w14:paraId="7D75D95D" w14:textId="77777777" w:rsidR="00350AE2" w:rsidRDefault="00350AE2">
                              <w:pPr>
                                <w:spacing w:line="0" w:lineRule="atLeast"/>
                                <w:jc w:val="center"/>
                                <w:rPr>
                                  <w:rFonts w:ascii="等线" w:eastAsia="等线" w:hAnsi="等线"/>
                                  <w:sz w:val="18"/>
                                  <w:szCs w:val="18"/>
                                </w:rPr>
                              </w:pPr>
                              <w:r>
                                <w:rPr>
                                  <w:rFonts w:ascii="等线" w:eastAsia="等线" w:hAnsi="等线"/>
                                  <w:sz w:val="18"/>
                                  <w:szCs w:val="18"/>
                                </w:rPr>
                                <w:t>DFC runtime</w:t>
                              </w:r>
                            </w:p>
                          </w:txbxContent>
                        </wps:txbx>
                        <wps:bodyPr rot="0" vert="horz" wrap="square" lIns="0" tIns="0" rIns="0" bIns="0" anchor="t" anchorCtr="0" upright="1">
                          <a:noAutofit/>
                        </wps:bodyPr>
                      </wps:wsp>
                    </wpc:wpc>
                  </a:graphicData>
                </a:graphic>
              </wp:inline>
            </w:drawing>
          </mc:Choice>
          <mc:Fallback>
            <w:pict>
              <v:group w14:anchorId="5706AD4F" id="画布 1393436295" o:spid="_x0000_s1026" editas="canvas" style="width:429.15pt;height:253.4pt;mso-position-horizontal-relative:char;mso-position-vertical-relative:line" coordsize="54502,32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502;height:32181;visibility:visible;mso-wrap-style:square">
                  <v:fill o:detectmouseclick="t"/>
                  <v:path o:connecttype="none"/>
                </v:shape>
                <v:shape id="任意多边形 316" o:spid="_x0000_s1028" style="position:absolute;top:15702;width:14735;height:9272;visibility:visible;mso-wrap-style:square;v-text-anchor:top" coordsize="2686,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" path="m659,215c910,195,1527,,1845,153v318,153,841,740,724,978c2452,1369,1550,1642,1144,1578,738,1514,270,964,135,747,,530,246,367,336,276v90,-91,72,-41,323,-61xe" filled="f" strokeweight=".5pt">
                  <v:path arrowok="t" o:connecttype="custom" o:connectlocs="361529,121397;1012172,86390;1409360,638607;627602,891000;74061,421785;184331,155840;361529,121397" o:connectangles="0,0,0,0,0,0,0"/>
                </v:shape>
                <v:oval id="椭圆 300" o:spid="_x0000_s1029" style="position:absolute;left:1815;top:19926;width:680;height: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"/>
                <v:oval id="椭圆 301" o:spid="_x0000_s1030" style="position:absolute;left:3775;top:18654;width:680;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"/>
                <v:oval id="椭圆 302" o:spid="_x0000_s1031" style="position:absolute;left:6759;top:17142;width:680;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" fillcolor="black"/>
                <v:oval id="椭圆 303" o:spid="_x0000_s1032" style="position:absolute;left:6615;top:19974;width:680;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" fillcolor="black"/>
                <v:oval id="椭圆 304" o:spid="_x0000_s1033" style="position:absolute;left:9391;top:19102;width:688;height: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"/>
                <v:oval id="椭圆 305" o:spid="_x0000_s1034" style="position:absolute;left:5239;top:22958;width:688;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" fillcolor="black"/>
                <v:oval id="椭圆 306" o:spid="_x0000_s1035" style="position:absolute;left:12231;top:21934;width:688;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"/>
                <v:shapetype id="_x0000_t32" coordsize="21600,21600" o:spt="32" o:oned="t" path="m,l21600,21600e" filled="f">
                  <v:path arrowok="t" fillok="f" o:connecttype="none"/>
                  <o:lock v:ext="edit" shapetype="t"/>
                </v:shapetype>
                <v:shape id="自选图形 307" o:spid="_x0000_s1036" type="#_x0000_t32" style="position:absolute;left:2391;top:19198;width:1488;height: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">
                  <v:stroke dashstyle="dash" endarrow="block" endarrowwidth="narrow" endarrowlength="short"/>
                </v:shape>
                <v:shape id="自选图形 308" o:spid="_x0000_s1037" type="#_x0000_t32" style="position:absolute;left:4359;top:17462;width:2400;height:12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">
                  <v:stroke dashstyle="dash" endarrow="block" endarrowwidth="narrow" endarrowlength="short"/>
                </v:shape>
                <v:shape id="自选图形 309" o:spid="_x0000_s1038" type="#_x0000_t32" style="position:absolute;left:7343;top:17686;width:2152;height:1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">
                  <v:stroke endarrow="block" endarrowwidth="narrow" endarrowlength="short"/>
                </v:shape>
                <v:shape id="自选图形 310" o:spid="_x0000_s1039" type="#_x0000_t32" style="position:absolute;left:4359;top:19198;width:2256;height:1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">
                  <v:stroke dashstyle="dash" endarrow="block" endarrowwidth="narrow" endarrowlength="short"/>
                </v:shape>
                <v:shape id="自选图形 311" o:spid="_x0000_s1040" type="#_x0000_t32" style="position:absolute;left:2391;top:20462;width:2952;height:25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">
                  <v:stroke dashstyle="dash" endarrow="block" endarrowwidth="narrow" endarrowlength="short"/>
                </v:shape>
                <v:shape id="自选图形 312" o:spid="_x0000_s1041" type="#_x0000_t32" style="position:absolute;left:5927;top:22478;width:6408;height: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">
                  <v:stroke endarrow="block" endarrowwidth="narrow" endarrowlength="short"/>
                </v:shape>
                <v:shape id="自选图形 313" o:spid="_x0000_s1042" type="#_x0000_t32" style="position:absolute;left:10079;top:19414;width:2256;height:2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">
                  <v:stroke dashstyle="dash" endarrow="block" endarrowwidth="narrow" endarrowlength="short"/>
                </v:shape>
                <v:shape id="自选图形 314" o:spid="_x0000_s1043" type="#_x0000_t32" style="position:absolute;left:7295;top:19638;width:2200;height:6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">
                  <v:stroke endarrow="block" endarrowwidth="narrow" endarrowlength="short"/>
                </v:shape>
                <v:roundrect id="自选图形 318" o:spid="_x0000_s1044" style="position:absolute;left:17087;top:13831;width:18191;height:13655;visibility:visible;mso-wrap-style:square;v-text-anchor:top" arcsize="38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"/>
                <v:shapetype id="_x0000_t202" coordsize="21600,21600" o:spt="202" path="m,l,21600r21600,l21600,xe">
                  <v:stroke joinstyle="miter"/>
                  <v:path gradientshapeok="t" o:connecttype="rect"/>
                </v:shapetype>
                <v:shape id="Text Box 85" o:spid="_x0000_s1045" type="#_x0000_t202" style="position:absolute;left:16711;top:9919;width:3751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" filled="f" strokeweight=".5pt">
                  <v:textbox inset="0,0,0,0">
                    <w:txbxContent>
                      <w:p w14:paraId="000AC5AD" w14:textId="77777777" w:rsidR="00350AE2" w:rsidRDefault="00350AE2">
                        <w:pPr>
                          <w:spacing w:line="0" w:lineRule="atLeast"/>
                          <w:jc w:val="center"/>
                          <w:rPr>
                            <w:rFonts w:ascii="等线" w:eastAsia="等线" w:hAnsi="等线"/>
                            <w:sz w:val="18"/>
                            <w:szCs w:val="18"/>
                          </w:rPr>
                        </w:pPr>
                        <w:r>
                          <w:rPr>
                            <w:rFonts w:ascii="等线" w:eastAsia="等线" w:hAnsi="等线" w:hint="eastAsia"/>
                            <w:sz w:val="18"/>
                            <w:szCs w:val="18"/>
                          </w:rPr>
                          <w:t xml:space="preserve">Linux </w:t>
                        </w:r>
                        <w:r>
                          <w:rPr>
                            <w:rFonts w:ascii="等线" w:eastAsia="等线" w:hAnsi="等线"/>
                            <w:sz w:val="18"/>
                            <w:szCs w:val="18"/>
                          </w:rPr>
                          <w:t>OS</w:t>
                        </w:r>
                      </w:p>
                    </w:txbxContent>
                  </v:textbox>
                </v:shape>
                <v:group id="组合 324" o:spid="_x0000_s1046" style="position:absolute;left:18263;top:15166;width:3184;height:4800" coordorigin="7235,3515" coordsize="39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矩形 323" o:spid="_x0000_s1047" style="position:absolute;left:7235;top:3735;width:398;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" strokeweight=".5pt">
                    <v:stroke dashstyle="dash"/>
                  </v:rect>
                  <v:rect id="矩形 319" o:spid="_x0000_s1048" style="position:absolute;left:7235;top:3515;width:398;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" strokeweight=".5pt"/>
                  <v:rect id="矩形 320" o:spid="_x0000_s1049" style="position:absolute;left:7235;top:3628;width:398;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" strokeweight=".5pt"/>
                  <v:rect id="矩形 321" o:spid="_x0000_s1050" style="position:absolute;left:7235;top:3888;width:398;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" strokeweight=".5pt"/>
                  <v:rect id="矩形 322" o:spid="_x0000_s1051" style="position:absolute;left:7235;top:4001;width:398;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" strokeweight=".5pt"/>
                </v:group>
                <v:group id="组合 325" o:spid="_x0000_s1052" style="position:absolute;left:18263;top:20926;width:3184;height:4800" coordorigin="7235,3515" coordsize="39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矩形 326" o:spid="_x0000_s1053" style="position:absolute;left:7235;top:3735;width:398;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" strokeweight=".5pt">
                    <v:stroke dashstyle="dash"/>
                  </v:rect>
                  <v:rect id="矩形 327" o:spid="_x0000_s1054" style="position:absolute;left:7235;top:3515;width:398;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" strokeweight=".5pt"/>
                  <v:rect id="矩形 328" o:spid="_x0000_s1055" style="position:absolute;left:7235;top:3628;width:398;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" strokeweight=".5pt"/>
                  <v:rect id="矩形 329" o:spid="_x0000_s1056" style="position:absolute;left:7235;top:3888;width:398;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" strokeweight=".5pt"/>
                  <v:rect id="矩形 330" o:spid="_x0000_s1057" style="position:absolute;left:7235;top:4001;width:398;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" strokeweight=".5pt"/>
                </v:group>
                <v:shape id="Text Box 98" o:spid="_x0000_s1058" type="#_x0000_t202" style="position:absolute;left:29782;top:26982;width:4824;height: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2AAA501F" w14:textId="77777777" w:rsidR="00350AE2" w:rsidRDefault="00350AE2">
                        <w:pPr>
                          <w:spacing w:line="0" w:lineRule="atLeast"/>
                          <w:rPr>
                            <w:rFonts w:ascii="等线" w:eastAsia="等线" w:hAnsi="等线"/>
                            <w:sz w:val="18"/>
                            <w:szCs w:val="18"/>
                          </w:rPr>
                        </w:pPr>
                        <w:r>
                          <w:rPr>
                            <w:rFonts w:ascii="等线" w:eastAsia="等线" w:hAnsi="等线"/>
                            <w:sz w:val="18"/>
                            <w:szCs w:val="18"/>
                          </w:rPr>
                          <w:t>core-0</w:t>
                        </w:r>
                      </w:p>
                    </w:txbxContent>
                  </v:textbox>
                </v:shape>
                <v:shape id="Text Box 99" o:spid="_x0000_s1059" type="#_x0000_t202" style="position:absolute;left:19159;top:13831;width:8935;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72B610A7" w14:textId="77777777" w:rsidR="00350AE2" w:rsidRDefault="00350AE2">
                        <w:pPr>
                          <w:spacing w:line="0" w:lineRule="atLeast"/>
                          <w:rPr>
                            <w:rFonts w:ascii="宋体" w:hAnsi="宋体"/>
                            <w:sz w:val="18"/>
                            <w:szCs w:val="18"/>
                          </w:rPr>
                        </w:pPr>
                        <w:r>
                          <w:rPr>
                            <w:rFonts w:ascii="宋体" w:hAnsi="宋体"/>
                            <w:sz w:val="18"/>
                            <w:szCs w:val="18"/>
                          </w:rPr>
                          <w:t>A</w:t>
                        </w:r>
                        <w:r>
                          <w:rPr>
                            <w:rFonts w:ascii="宋体" w:hAnsi="宋体" w:hint="eastAsia"/>
                            <w:sz w:val="18"/>
                            <w:szCs w:val="18"/>
                          </w:rPr>
                          <w:t>表(节点激活)</w:t>
                        </w:r>
                      </w:p>
                    </w:txbxContent>
                  </v:textbox>
                </v:shape>
                <v:shape id="Text Box 100" o:spid="_x0000_s1060" type="#_x0000_t202" style="position:absolute;left:19159;top:25342;width:7392;height:1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07A4FAC3" w14:textId="77777777" w:rsidR="00350AE2" w:rsidRDefault="00350AE2">
                        <w:pPr>
                          <w:spacing w:line="0" w:lineRule="atLeast"/>
                          <w:rPr>
                            <w:rFonts w:ascii="宋体" w:hAnsi="宋体"/>
                            <w:sz w:val="18"/>
                            <w:szCs w:val="18"/>
                          </w:rPr>
                        </w:pPr>
                        <w:r>
                          <w:rPr>
                            <w:rFonts w:ascii="宋体" w:hAnsi="宋体" w:hint="eastAsia"/>
                            <w:sz w:val="18"/>
                            <w:szCs w:val="18"/>
                          </w:rPr>
                          <w:t>D表(数据边)</w:t>
                        </w:r>
                      </w:p>
                    </w:txbxContent>
                  </v:textbox>
                </v:shape>
                <v:shape id="Text Box 101" o:spid="_x0000_s1061" type="#_x0000_t202" style="position:absolute;left:23263;top:18862;width:3032;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" filled="f" strokeweight=".5pt">
                  <v:textbox inset="0,0,0,0">
                    <w:txbxContent>
                      <w:p w14:paraId="06700FDA" w14:textId="77777777" w:rsidR="00350AE2" w:rsidRDefault="00350AE2">
                        <w:pPr>
                          <w:spacing w:line="0" w:lineRule="atLeast"/>
                          <w:jc w:val="center"/>
                          <w:rPr>
                            <w:rFonts w:ascii="宋体" w:hAnsi="宋体"/>
                            <w:sz w:val="18"/>
                            <w:szCs w:val="18"/>
                          </w:rPr>
                        </w:pPr>
                        <w:r>
                          <w:rPr>
                            <w:rFonts w:ascii="宋体" w:hAnsi="宋体" w:hint="eastAsia"/>
                            <w:sz w:val="18"/>
                            <w:szCs w:val="18"/>
                          </w:rPr>
                          <w:t>判定</w:t>
                        </w:r>
                      </w:p>
                      <w:p w14:paraId="141CC3F6" w14:textId="77777777" w:rsidR="00350AE2" w:rsidRDefault="00350AE2">
                        <w:pPr>
                          <w:spacing w:line="0" w:lineRule="atLeast"/>
                          <w:jc w:val="center"/>
                          <w:rPr>
                            <w:rFonts w:ascii="宋体" w:hAnsi="宋体"/>
                            <w:sz w:val="18"/>
                            <w:szCs w:val="18"/>
                          </w:rPr>
                        </w:pPr>
                        <w:r>
                          <w:rPr>
                            <w:rFonts w:ascii="宋体" w:hAnsi="宋体" w:hint="eastAsia"/>
                            <w:sz w:val="18"/>
                            <w:szCs w:val="18"/>
                          </w:rPr>
                          <w:t>部件</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自选图形 335" o:spid="_x0000_s1062" type="#_x0000_t38" style="position:absolute;left:21447;top:17534;width:1816;height:302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" adj="10762">
                  <v:stroke endarrow="block"/>
                </v:shape>
                <v:shape id="自选图形 336" o:spid="_x0000_s1063" type="#_x0000_t38" style="position:absolute;left:21447;top:20558;width:1816;height:27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" adj="10762">
                  <v:stroke endarrow="block"/>
                </v:shape>
                <v:shape id="Text Box 104" o:spid="_x0000_s1064" type="#_x0000_t202" style="position:absolute;left:27119;top:16598;width:6607;height:8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" fillcolor="#fbe4d5" stroked="f">
                  <v:textbox inset="0,0,0,0">
                    <w:txbxContent>
                      <w:p w14:paraId="5E3F76EE" w14:textId="77777777" w:rsidR="00350AE2" w:rsidRDefault="00350AE2">
                        <w:pPr>
                          <w:spacing w:line="0" w:lineRule="atLeast"/>
                          <w:jc w:val="center"/>
                          <w:rPr>
                            <w:rFonts w:ascii="等线" w:eastAsia="等线" w:hAnsi="等线"/>
                            <w:sz w:val="18"/>
                            <w:szCs w:val="18"/>
                          </w:rPr>
                        </w:pPr>
                      </w:p>
                      <w:p w14:paraId="43C25EDA" w14:textId="77777777" w:rsidR="00350AE2" w:rsidRDefault="00350AE2">
                        <w:pPr>
                          <w:spacing w:line="0" w:lineRule="atLeast"/>
                          <w:jc w:val="center"/>
                          <w:rPr>
                            <w:rFonts w:ascii="等线" w:eastAsia="等线" w:hAnsi="等线"/>
                            <w:sz w:val="18"/>
                            <w:szCs w:val="18"/>
                          </w:rPr>
                        </w:pPr>
                        <w:r>
                          <w:rPr>
                            <w:rFonts w:ascii="等线" w:eastAsia="等线" w:hAnsi="等线"/>
                            <w:sz w:val="18"/>
                            <w:szCs w:val="18"/>
                          </w:rPr>
                          <w:t>RISC-V</w:t>
                        </w:r>
                      </w:p>
                      <w:p w14:paraId="12BDBB99" w14:textId="77777777" w:rsidR="00350AE2" w:rsidRDefault="00350AE2">
                        <w:pPr>
                          <w:spacing w:line="0" w:lineRule="atLeast"/>
                          <w:jc w:val="center"/>
                          <w:rPr>
                            <w:rFonts w:ascii="等线" w:eastAsia="等线" w:hAnsi="等线"/>
                            <w:sz w:val="18"/>
                            <w:szCs w:val="18"/>
                          </w:rPr>
                        </w:pPr>
                        <w:r>
                          <w:rPr>
                            <w:rFonts w:ascii="等线" w:eastAsia="等线" w:hAnsi="等线" w:hint="eastAsia"/>
                            <w:sz w:val="18"/>
                            <w:szCs w:val="18"/>
                          </w:rPr>
                          <w:t>m</w:t>
                        </w:r>
                        <w:r>
                          <w:rPr>
                            <w:rFonts w:ascii="等线" w:eastAsia="等线" w:hAnsi="等线"/>
                            <w:sz w:val="18"/>
                            <w:szCs w:val="18"/>
                          </w:rPr>
                          <w:t>ini-</w:t>
                        </w:r>
                        <w:r>
                          <w:rPr>
                            <w:rFonts w:ascii="等线" w:eastAsia="等线" w:hAnsi="等线" w:hint="eastAsia"/>
                            <w:sz w:val="18"/>
                            <w:szCs w:val="18"/>
                          </w:rPr>
                          <w:t>核</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自选图形 338" o:spid="_x0000_s1065" type="#_x0000_t13" style="position:absolute;left:26343;top:20038;width:1272;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"/>
                <v:roundrect id="自选图形 339" o:spid="_x0000_s1066" style="position:absolute;left:36350;top:13831;width:2600;height:13655;visibility:visible;mso-wrap-style:square;v-text-anchor:top" arcsize="38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">
                  <v:stroke dashstyle="dash"/>
                </v:roundrect>
                <v:roundrect id="自选图形 340" o:spid="_x0000_s1067" style="position:absolute;left:46278;top:13831;width:7872;height:13655;visibility:visible;mso-wrap-style:square;v-text-anchor:top" arcsize="38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">
                  <v:stroke dashstyle="dash"/>
                </v:roundrect>
                <v:shape id="Text Box 108" o:spid="_x0000_s1068" type="#_x0000_t202" style="position:absolute;left:38094;top:26982;width:4832;height: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0F85E5C8" w14:textId="77777777" w:rsidR="00350AE2" w:rsidRDefault="00350AE2">
                        <w:pPr>
                          <w:spacing w:line="0" w:lineRule="atLeast"/>
                          <w:rPr>
                            <w:rFonts w:ascii="等线" w:eastAsia="等线" w:hAnsi="等线"/>
                            <w:sz w:val="18"/>
                            <w:szCs w:val="18"/>
                          </w:rPr>
                        </w:pPr>
                        <w:r>
                          <w:rPr>
                            <w:rFonts w:ascii="等线" w:eastAsia="等线" w:hAnsi="等线"/>
                            <w:sz w:val="18"/>
                            <w:szCs w:val="18"/>
                          </w:rPr>
                          <w:t>core-1</w:t>
                        </w:r>
                      </w:p>
                    </w:txbxContent>
                  </v:textbox>
                </v:shape>
                <v:shape id="Text Box 109" o:spid="_x0000_s1069" type="#_x0000_t202" style="position:absolute;left:50638;top:26982;width:3776;height: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33777C98" w14:textId="77777777" w:rsidR="00350AE2" w:rsidRDefault="00350AE2">
                        <w:pPr>
                          <w:spacing w:line="0" w:lineRule="atLeast"/>
                          <w:rPr>
                            <w:rFonts w:ascii="等线" w:eastAsia="等线" w:hAnsi="等线"/>
                            <w:sz w:val="18"/>
                            <w:szCs w:val="18"/>
                          </w:rPr>
                        </w:pPr>
                        <w:r>
                          <w:rPr>
                            <w:rFonts w:ascii="等线" w:eastAsia="等线" w:hAnsi="等线"/>
                            <w:sz w:val="18"/>
                            <w:szCs w:val="18"/>
                          </w:rPr>
                          <w:t>core-N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自选图形 343" o:spid="_x0000_s1070" type="#_x0000_t34" style="position:absolute;left:31911;top:21750;width:8;height:1146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" adj="7754400">
                  <v:stroke startarrow="block" endarrow="block"/>
                </v:shape>
                <v:shape id="自选图形 344" o:spid="_x0000_s1071" type="#_x0000_t34" style="position:absolute;left:43918;top:21206;width:8;height:125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" adj="7754400">
                  <v:stroke startarrow="block" endarrow="block"/>
                </v:shape>
                <v:shape id="Text Box 112" o:spid="_x0000_s1072" type="#_x0000_t202" style="position:absolute;left:35454;top:30101;width:4832;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63E6EE42" w14:textId="77777777" w:rsidR="00350AE2" w:rsidRDefault="00350AE2">
                        <w:pPr>
                          <w:spacing w:line="0" w:lineRule="atLeast"/>
                          <w:rPr>
                            <w:rFonts w:ascii="宋体" w:hAnsi="宋体"/>
                            <w:sz w:val="18"/>
                            <w:szCs w:val="18"/>
                          </w:rPr>
                        </w:pPr>
                        <w:r>
                          <w:rPr>
                            <w:rFonts w:ascii="宋体" w:hAnsi="宋体" w:hint="eastAsia"/>
                            <w:sz w:val="18"/>
                            <w:szCs w:val="18"/>
                          </w:rPr>
                          <w:t>核间互联</w:t>
                        </w:r>
                      </w:p>
                    </w:txbxContent>
                  </v:textbox>
                </v:shape>
                <v:shape id="自选图形 346" o:spid="_x0000_s1073" type="#_x0000_t32" style="position:absolute;left:30422;top:12455;width:0;height:4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">
                  <v:stroke endarrow="block"/>
                </v:shape>
                <v:shape id="自选图形 347" o:spid="_x0000_s1074" type="#_x0000_t32" style="position:absolute;left:37870;top:12455;width:8;height:4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">
                  <v:stroke dashstyle="1 1" endarrow="block"/>
                </v:shape>
                <v:shape id="自选图形 348" o:spid="_x0000_s1075" type="#_x0000_t32" style="position:absolute;left:50638;top:12455;width:8;height:4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">
                  <v:stroke dashstyle="1 1" endarrow="block"/>
                </v:shape>
                <v:shape id="Text Box 116" o:spid="_x0000_s1076" type="#_x0000_t202" style="position:absolute;left:29270;top:407;width:856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" filled="f" strokeweight=".5pt">
                  <v:textbox inset="0,0,0,0">
                    <w:txbxContent>
                      <w:p w14:paraId="54F64E67" w14:textId="77777777" w:rsidR="00350AE2" w:rsidRDefault="00350AE2">
                        <w:pPr>
                          <w:spacing w:line="0" w:lineRule="atLeast"/>
                          <w:jc w:val="center"/>
                          <w:rPr>
                            <w:rFonts w:ascii="等线" w:eastAsia="等线" w:hAnsi="等线"/>
                            <w:sz w:val="18"/>
                            <w:szCs w:val="18"/>
                          </w:rPr>
                        </w:pPr>
                        <w:r>
                          <w:rPr>
                            <w:rFonts w:ascii="等线" w:eastAsia="等线" w:hAnsi="等线"/>
                            <w:sz w:val="18"/>
                            <w:szCs w:val="18"/>
                          </w:rPr>
                          <w:t>DFC APP</w:t>
                        </w:r>
                      </w:p>
                    </w:txbxContent>
                  </v:textbox>
                </v:shape>
                <v:rect id="矩形 351" o:spid="_x0000_s1077" style="position:absolute;left:20407;top:2807;width:26167;height:6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PJwwAAANwAAAAPAAAAZHJzL2Rvd25yZXYueG1sRE9Na8JA&#10;EL0X+h+WKfTWbLQi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v4ljycMAAADcAAAADwAA&#10;AAAAAAAAAAAAAAAHAgAAZHJzL2Rvd25yZXYueG1sUEsFBgAAAAADAAMAtwAAAPcCAAAAAA==&#10;"/>
                <v:shape id="Text Box 118" o:spid="_x0000_s1078" type="#_x0000_t202" style="position:absolute;left:22231;top:3455;width:3032;height:3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" filled="f" strokeweight=".5pt">
                  <v:textbox inset="0,0,0,0">
                    <w:txbxContent>
                      <w:p w14:paraId="6973D2E2" w14:textId="77777777" w:rsidR="00350AE2" w:rsidRDefault="00350AE2">
                        <w:pPr>
                          <w:spacing w:line="0" w:lineRule="atLeast"/>
                          <w:jc w:val="center"/>
                          <w:rPr>
                            <w:rFonts w:ascii="宋体" w:hAnsi="宋体"/>
                            <w:sz w:val="18"/>
                            <w:szCs w:val="18"/>
                          </w:rPr>
                        </w:pPr>
                        <w:r>
                          <w:rPr>
                            <w:rFonts w:ascii="宋体" w:hAnsi="宋体"/>
                            <w:sz w:val="18"/>
                            <w:szCs w:val="18"/>
                          </w:rPr>
                          <w:t>DAG</w:t>
                        </w:r>
                      </w:p>
                      <w:p w14:paraId="1B6E19C5" w14:textId="77777777" w:rsidR="00350AE2" w:rsidRDefault="00350AE2">
                        <w:pPr>
                          <w:spacing w:line="0" w:lineRule="atLeast"/>
                          <w:jc w:val="center"/>
                          <w:rPr>
                            <w:rFonts w:ascii="宋体" w:hAnsi="宋体"/>
                            <w:sz w:val="18"/>
                            <w:szCs w:val="18"/>
                          </w:rPr>
                        </w:pPr>
                        <w:r>
                          <w:rPr>
                            <w:rFonts w:ascii="宋体" w:hAnsi="宋体"/>
                            <w:sz w:val="18"/>
                            <w:szCs w:val="18"/>
                          </w:rPr>
                          <w:t>描述</w:t>
                        </w:r>
                      </w:p>
                    </w:txbxContent>
                  </v:textbox>
                </v:shape>
                <v:shape id="Text Box 119" o:spid="_x0000_s1079" type="#_x0000_t202" style="position:absolute;left:27119;top:3367;width:3039;height:3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" filled="f" strokeweight=".5pt">
                  <v:textbox inset="0,0,0,0">
                    <w:txbxContent>
                      <w:p w14:paraId="39E98954" w14:textId="77777777" w:rsidR="00350AE2" w:rsidRDefault="00350AE2">
                        <w:pPr>
                          <w:spacing w:line="0" w:lineRule="atLeast"/>
                          <w:rPr>
                            <w:rFonts w:ascii="宋体" w:hAnsi="宋体"/>
                            <w:sz w:val="18"/>
                            <w:szCs w:val="18"/>
                          </w:rPr>
                        </w:pPr>
                        <w:r>
                          <w:rPr>
                            <w:rFonts w:ascii="宋体" w:hAnsi="宋体"/>
                            <w:sz w:val="18"/>
                            <w:szCs w:val="18"/>
                          </w:rPr>
                          <w:t>调度</w:t>
                        </w:r>
                      </w:p>
                      <w:p w14:paraId="4F462DC9" w14:textId="77777777" w:rsidR="00350AE2" w:rsidRDefault="00350AE2">
                        <w:pPr>
                          <w:spacing w:line="0" w:lineRule="atLeast"/>
                          <w:rPr>
                            <w:rFonts w:ascii="宋体" w:hAnsi="宋体"/>
                            <w:sz w:val="18"/>
                            <w:szCs w:val="18"/>
                          </w:rPr>
                        </w:pPr>
                        <w:r>
                          <w:rPr>
                            <w:rFonts w:ascii="宋体" w:hAnsi="宋体" w:hint="eastAsia"/>
                            <w:sz w:val="18"/>
                            <w:szCs w:val="18"/>
                          </w:rPr>
                          <w:t>绑定</w:t>
                        </w:r>
                      </w:p>
                    </w:txbxContent>
                  </v:textbox>
                </v:shape>
                <v:shapetype id="_x0000_t37" coordsize="21600,21600" o:spt="37" o:oned="t" path="m,c10800,,21600,10800,21600,21600e" filled="f">
                  <v:path arrowok="t" fillok="f" o:connecttype="none"/>
                  <o:lock v:ext="edit" shapetype="t"/>
                </v:shapetype>
                <v:shape id="自选图形 356" o:spid="_x0000_s1080" type="#_x0000_t37" style="position:absolute;left:11983;top:10958;width:1624;height:1092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" strokeweight=".5pt">
                  <v:stroke dashstyle="dash" endarrow="block" endarrowwidth="narrow" endarrowlength="short"/>
                </v:shape>
                <v:shape id="自选图形 357" o:spid="_x0000_s1081" type="#_x0000_t37" style="position:absolute;left:10951;top:12758;width:3552;height:1107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" strokeweight=".5pt">
                  <v:stroke dashstyle="dash" endarrow="block" endarrowwidth="narrow" endarrowlength="short"/>
                </v:shape>
                <v:shape id="自选图形 358" o:spid="_x0000_s1082" type="#_x0000_t37" style="position:absolute;left:9807;top:14606;width:4456;height:1243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" strokeweight=".5pt">
                  <v:stroke dashstyle="dash" endarrow="block" endarrowwidth="narrow" endarrowlength="short"/>
                </v:shape>
                <v:shape id="任意多边形 359" o:spid="_x0000_s1083" style="position:absolute;left:7871;top:18006;width:10392;height:3256;visibility:visible;mso-wrap-style:square;v-text-anchor:top" coordsize="163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" path="m,c,,818,256,1636,513e" filled="f">
                  <v:stroke endarrow="classic" endarrowwidth="narrow" endarrowlength="short"/>
                  <v:path arrowok="t" o:connecttype="custom" o:connectlocs="0,0;1039163,325578" o:connectangles="0,0"/>
                </v:shape>
                <v:shape id="自选图形 360" o:spid="_x0000_s1084" type="#_x0000_t32" style="position:absolute;left:8295;top:20118;width:9968;height:21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">
                  <v:stroke endarrow="classic" endarrowwidth="narrow" endarrowlength="short"/>
                </v:shape>
                <v:shape id="自选图形 361" o:spid="_x0000_s1085" type="#_x0000_t32" style="position:absolute;left:8079;top:23054;width:10184;height:13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">
                  <v:stroke endarrow="classic" endarrowwidth="narrow" endarrowlength="short"/>
                </v:shape>
                <v:shape id="自选图形 362" o:spid="_x0000_s1086" type="#_x0000_t37" style="position:absolute;left:10463;top:4799;width:11423;height:1211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">
                  <v:stroke endarrow="block"/>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自选图形 363" o:spid="_x0000_s1087" type="#_x0000_t69" style="position:absolute;left:25263;top:4671;width:1632;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"/>
                <v:shape id="任意多边形 364" o:spid="_x0000_s1088" style="position:absolute;left:28039;top:6743;width:2511;height:5296;visibility:visible;mso-wrap-style:square;v-text-anchor:top" coordsize="39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" path="m360,834c377,720,395,607,346,507,297,407,124,319,66,234,8,149,4,74,,e" filled="f">
                  <v:path arrowok="t" o:connecttype="custom" o:connectlocs="228934,529564;220031,321929;41971,148583;0,0" o:connectangles="0,0,0,0"/>
                </v:shape>
                <v:shape id="Text Box 129" o:spid="_x0000_s1089" type="#_x0000_t202" style="position:absolute;left:36894;top:3983;width:855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" filled="f" stroked="f">
                  <v:textbox inset="0,0,0,0">
                    <w:txbxContent>
                      <w:p w14:paraId="7D75D95D" w14:textId="77777777" w:rsidR="00350AE2" w:rsidRDefault="00350AE2">
                        <w:pPr>
                          <w:spacing w:line="0" w:lineRule="atLeast"/>
                          <w:jc w:val="center"/>
                          <w:rPr>
                            <w:rFonts w:ascii="等线" w:eastAsia="等线" w:hAnsi="等线"/>
                            <w:sz w:val="18"/>
                            <w:szCs w:val="18"/>
                          </w:rPr>
                        </w:pPr>
                        <w:r>
                          <w:rPr>
                            <w:rFonts w:ascii="等线" w:eastAsia="等线" w:hAnsi="等线"/>
                            <w:sz w:val="18"/>
                            <w:szCs w:val="18"/>
                          </w:rPr>
                          <w:t>DFC runtime</w:t>
                        </w:r>
                      </w:p>
                    </w:txbxContent>
                  </v:textbox>
                </v:shape>
                <w10:anchorlock/>
              </v:group>
            </w:pict>
          </mc:Fallback>
        </mc:AlternateContent>
      </w:r>
    </w:p>
    <w:p w14:paraId="6DABC85E" w14:textId="77777777" w:rsidR="00DD6931" w:rsidRDefault="00350AE2">
      <w:pPr>
        <w:pStyle w:val="a6"/>
        <w:ind w:firstLineChars="200" w:firstLine="400"/>
        <w:jc w:val="center"/>
        <w:rPr>
          <w:rFonts w:ascii="仿宋" w:eastAsia="仿宋" w:hAnsi="仿宋" w:cs="仿宋"/>
          <w:kern w:val="0"/>
          <w:szCs w:val="21"/>
        </w:rPr>
      </w:pPr>
      <w:bookmarkStart w:id="22" w:name="_Ref64966586"/>
      <w:r>
        <w:rPr>
          <w:rFonts w:ascii="仿宋" w:eastAsia="仿宋" w:hAnsi="仿宋" w:cs="仿宋" w:hint="eastAsia"/>
        </w:rPr>
        <w:t xml:space="preserve">图 </w:t>
      </w:r>
      <w:r>
        <w:rPr>
          <w:rFonts w:ascii="仿宋" w:eastAsia="仿宋" w:hAnsi="仿宋" w:cs="仿宋" w:hint="eastAsia"/>
        </w:rPr>
        <w:fldChar w:fldCharType="begin"/>
      </w:r>
      <w:r>
        <w:rPr>
          <w:rFonts w:ascii="仿宋" w:eastAsia="仿宋" w:hAnsi="仿宋" w:cs="仿宋" w:hint="eastAsia"/>
        </w:rPr>
        <w:instrText xml:space="preserve"> SEQ 图 \* ARABIC </w:instrText>
      </w:r>
      <w:r>
        <w:rPr>
          <w:rFonts w:ascii="仿宋" w:eastAsia="仿宋" w:hAnsi="仿宋" w:cs="仿宋" w:hint="eastAsia"/>
        </w:rPr>
        <w:fldChar w:fldCharType="separate"/>
      </w:r>
      <w:r>
        <w:rPr>
          <w:rFonts w:ascii="仿宋" w:eastAsia="仿宋" w:hAnsi="仿宋" w:cs="仿宋" w:hint="eastAsia"/>
        </w:rPr>
        <w:t>2</w:t>
      </w:r>
      <w:r>
        <w:rPr>
          <w:rFonts w:ascii="仿宋" w:eastAsia="仿宋" w:hAnsi="仿宋" w:cs="仿宋" w:hint="eastAsia"/>
        </w:rPr>
        <w:fldChar w:fldCharType="end"/>
      </w:r>
      <w:bookmarkEnd w:id="22"/>
      <w:r>
        <w:rPr>
          <w:rFonts w:ascii="仿宋" w:eastAsia="仿宋" w:hAnsi="仿宋" w:cs="仿宋" w:hint="eastAsia"/>
        </w:rPr>
        <w:t xml:space="preserve"> 本项目所涉及研究环节（核内、runtime两大组件）</w:t>
      </w:r>
    </w:p>
    <w:p w14:paraId="7232B3A2" w14:textId="77777777" w:rsidR="00DD6931" w:rsidRDefault="00350AE2">
      <w:pPr>
        <w:pStyle w:val="a0"/>
        <w:tabs>
          <w:tab w:val="left" w:pos="480"/>
        </w:tabs>
        <w:rPr>
          <w:rFonts w:ascii="仿宋" w:eastAsia="仿宋" w:hAnsi="仿宋" w:cs="仿宋"/>
        </w:rPr>
      </w:pPr>
      <w:r>
        <w:rPr>
          <w:rFonts w:ascii="仿宋" w:eastAsia="仿宋" w:hAnsi="仿宋" w:cs="仿宋" w:hint="eastAsia"/>
        </w:rPr>
        <w:t>相对应科学问题包括：</w:t>
      </w:r>
    </w:p>
    <w:p w14:paraId="1E2246DD" w14:textId="77777777" w:rsidR="00DD6931" w:rsidRDefault="00350AE2">
      <w:pPr>
        <w:pStyle w:val="a0"/>
        <w:tabs>
          <w:tab w:val="left" w:pos="480"/>
        </w:tabs>
        <w:rPr>
          <w:rFonts w:ascii="仿宋" w:eastAsia="仿宋" w:hAnsi="仿宋" w:cs="仿宋"/>
        </w:rPr>
      </w:pPr>
      <w:r>
        <w:rPr>
          <w:rFonts w:ascii="仿宋" w:eastAsia="仿宋" w:hAnsi="仿宋" w:cs="仿宋" w:hint="eastAsia"/>
        </w:rPr>
        <w:t>1.在记录数据条件和任务关联信息时需要存储部件，这对于处理器内部来说是比较高的开销，如何在固定的硬件开销前提下容纳更大的DAG子图范围，或者反过来说在容纳特定DAG子图的前提下硬件开销最小化</w:t>
      </w:r>
      <w:ins w:id="23" w:author="luo" w:date="2023-10-27T15:34:00Z">
        <w:r w:rsidR="00E82ACF">
          <w:rPr>
            <w:rFonts w:ascii="仿宋" w:eastAsia="仿宋" w:hAnsi="仿宋" w:cs="仿宋" w:hint="eastAsia"/>
          </w:rPr>
          <w:t>。</w:t>
        </w:r>
      </w:ins>
      <w:del w:id="24" w:author="luo" w:date="2023-10-27T15:34:00Z">
        <w:r w:rsidDel="00E82ACF">
          <w:rPr>
            <w:rFonts w:ascii="仿宋" w:eastAsia="仿宋" w:hAnsi="仿宋" w:cs="仿宋" w:hint="eastAsia"/>
          </w:rPr>
          <w:delText>，</w:delText>
        </w:r>
      </w:del>
      <w:ins w:id="25" w:author="luo" w:date="2023-10-27T15:34:00Z">
        <w:r w:rsidR="00E82ACF">
          <w:rPr>
            <w:rFonts w:ascii="仿宋" w:eastAsia="仿宋" w:hAnsi="仿宋" w:cs="仿宋" w:hint="eastAsia"/>
          </w:rPr>
          <w:t>这</w:t>
        </w:r>
      </w:ins>
      <w:r>
        <w:rPr>
          <w:rFonts w:ascii="仿宋" w:eastAsia="仿宋" w:hAnsi="仿宋" w:cs="仿宋" w:hint="eastAsia"/>
        </w:rPr>
        <w:t>是一个最优化问题</w:t>
      </w:r>
      <w:del w:id="26" w:author="luo" w:date="2023-10-27T15:34:00Z">
        <w:r w:rsidDel="00E82ACF">
          <w:rPr>
            <w:rFonts w:ascii="仿宋" w:eastAsia="仿宋" w:hAnsi="仿宋" w:cs="仿宋" w:hint="eastAsia"/>
          </w:rPr>
          <w:delText>。</w:delText>
        </w:r>
      </w:del>
      <w:ins w:id="27" w:author="luo" w:date="2023-10-27T15:34:00Z">
        <w:r w:rsidR="00E82ACF">
          <w:rPr>
            <w:rFonts w:ascii="仿宋" w:eastAsia="仿宋" w:hAnsi="仿宋" w:cs="仿宋" w:hint="eastAsia"/>
          </w:rPr>
          <w:t>，</w:t>
        </w:r>
      </w:ins>
      <w:del w:id="28" w:author="luo" w:date="2023-10-27T15:34:00Z">
        <w:r w:rsidDel="00E82ACF">
          <w:rPr>
            <w:rFonts w:ascii="仿宋" w:eastAsia="仿宋" w:hAnsi="仿宋" w:cs="仿宋" w:hint="eastAsia"/>
          </w:rPr>
          <w:delText>而</w:delText>
        </w:r>
      </w:del>
      <w:ins w:id="29" w:author="luo" w:date="2023-10-27T15:34:00Z">
        <w:r w:rsidR="00E82ACF">
          <w:rPr>
            <w:rFonts w:ascii="仿宋" w:eastAsia="仿宋" w:hAnsi="仿宋" w:cs="仿宋" w:hint="eastAsia"/>
          </w:rPr>
          <w:t>并</w:t>
        </w:r>
      </w:ins>
      <w:r>
        <w:rPr>
          <w:rFonts w:ascii="仿宋" w:eastAsia="仿宋" w:hAnsi="仿宋" w:cs="仿宋" w:hint="eastAsia"/>
        </w:rPr>
        <w:t>且该问题不能用类似梯度下降</w:t>
      </w:r>
      <w:del w:id="30" w:author="luo" w:date="2023-10-27T15:34:00Z">
        <w:r w:rsidDel="00E82ACF">
          <w:rPr>
            <w:rFonts w:ascii="仿宋" w:eastAsia="仿宋" w:hAnsi="仿宋" w:cs="仿宋" w:hint="eastAsia"/>
          </w:rPr>
          <w:delText>法</w:delText>
        </w:r>
      </w:del>
      <w:r>
        <w:rPr>
          <w:rFonts w:ascii="仿宋" w:eastAsia="仿宋" w:hAnsi="仿宋" w:cs="仿宋" w:hint="eastAsia"/>
        </w:rPr>
        <w:t>的方法来解决，而是一个系统架构设计上的优化问题。</w:t>
      </w:r>
    </w:p>
    <w:p w14:paraId="24054D40" w14:textId="77777777" w:rsidR="00DD6931" w:rsidRDefault="00350AE2">
      <w:pPr>
        <w:pStyle w:val="a0"/>
        <w:tabs>
          <w:tab w:val="clear" w:pos="7560"/>
          <w:tab w:val="left" w:pos="480"/>
        </w:tabs>
      </w:pPr>
      <w:r>
        <w:rPr>
          <w:rFonts w:ascii="仿宋" w:eastAsia="仿宋" w:hAnsi="仿宋" w:cs="仿宋" w:hint="eastAsia"/>
        </w:rPr>
        <w:t>2.在硬件判定完成后，如何与上层操作系统和DFC语言的对接机制问题。传统的硬件信息与应用程序之间的互动都需要进行内核态/系统态的运行级别切换，内核代码通知并调度应用程序则需要推迟到更晚的时候，这些开销如果比例过大将完全削弱硬件加速效果。</w:t>
      </w:r>
    </w:p>
    <w:p w14:paraId="7A71563B" w14:textId="77777777" w:rsidR="00DD6931" w:rsidRDefault="00350AE2">
      <w:pPr>
        <w:pStyle w:val="2"/>
      </w:pPr>
      <w:r>
        <w:rPr>
          <w:rFonts w:hint="eastAsia"/>
        </w:rPr>
        <w:t>3.3</w:t>
      </w:r>
      <w:r>
        <w:rPr>
          <w:rFonts w:hint="eastAsia"/>
        </w:rPr>
        <w:tab/>
      </w:r>
      <w:r>
        <w:rPr>
          <w:rFonts w:hint="eastAsia"/>
        </w:rPr>
        <w:t>支持媒体展示的数据流支撑环境系统软件研发</w:t>
      </w:r>
    </w:p>
    <w:p w14:paraId="6906084C" w14:textId="77777777" w:rsidR="00DD6931" w:rsidRDefault="00350AE2">
      <w:pPr>
        <w:pStyle w:val="a0"/>
        <w:tabs>
          <w:tab w:val="left" w:pos="480"/>
        </w:tabs>
        <w:rPr>
          <w:rFonts w:ascii="仿宋" w:eastAsia="仿宋" w:hAnsi="仿宋" w:cs="仿宋"/>
        </w:rPr>
      </w:pPr>
      <w:r>
        <w:rPr>
          <w:rFonts w:ascii="仿宋" w:eastAsia="仿宋" w:hAnsi="仿宋" w:cs="仿宋" w:hint="eastAsia"/>
        </w:rPr>
        <w:t>在上述RISC-V处理器上设计并实现一个通用计算平台上的数据流编程库及其</w:t>
      </w:r>
      <w:r>
        <w:rPr>
          <w:rFonts w:ascii="仿宋" w:eastAsia="仿宋" w:hAnsi="仿宋" w:cs="仿宋" w:hint="eastAsia"/>
        </w:rPr>
        <w:lastRenderedPageBreak/>
        <w:t>接口，以支撑设备端的应用程序所需的数据流开发能力。</w:t>
      </w:r>
    </w:p>
    <w:p w14:paraId="277936FC" w14:textId="77777777" w:rsidR="00DD6931" w:rsidRDefault="00350AE2">
      <w:pPr>
        <w:pStyle w:val="a0"/>
        <w:tabs>
          <w:tab w:val="left" w:pos="480"/>
        </w:tabs>
        <w:rPr>
          <w:rFonts w:ascii="仿宋" w:eastAsia="仿宋" w:hAnsi="仿宋" w:cs="仿宋"/>
        </w:rPr>
      </w:pPr>
      <w:r>
        <w:rPr>
          <w:rFonts w:ascii="仿宋" w:eastAsia="仿宋" w:hAnsi="仿宋" w:cs="仿宋" w:hint="eastAsia"/>
        </w:rPr>
        <w:t xml:space="preserve">具体研究内容： </w:t>
      </w:r>
    </w:p>
    <w:p w14:paraId="703F202F" w14:textId="77777777" w:rsidR="00DD6931" w:rsidRDefault="00350AE2">
      <w:pPr>
        <w:pStyle w:val="a0"/>
        <w:tabs>
          <w:tab w:val="left" w:pos="480"/>
        </w:tabs>
        <w:rPr>
          <w:rFonts w:ascii="仿宋" w:eastAsia="仿宋" w:hAnsi="仿宋" w:cs="仿宋"/>
        </w:rPr>
      </w:pPr>
      <w:r>
        <w:rPr>
          <w:rFonts w:ascii="仿宋" w:eastAsia="仿宋" w:hAnsi="仿宋" w:cs="仿宋" w:hint="eastAsia"/>
        </w:rPr>
        <w:t>根据现有数据流语言要素和数据流计算框架的核心功能，提取数据流底层支撑所需的服务，形成数据流计算API接口，列出所提供的服务函数及其功能描述，以及这些服务之间如何配合共同提供数据流计算中的节点任务描述、节点间的偏序描述。在上述基本的数据流计算描述要求之上，还要满足数据流计算的性能调优、功能调试，一共三个互相关联的三个功能。</w:t>
      </w:r>
    </w:p>
    <w:p w14:paraId="40C2A595" w14:textId="77777777" w:rsidR="00DD6931" w:rsidRDefault="00350AE2">
      <w:pPr>
        <w:pStyle w:val="a0"/>
        <w:tabs>
          <w:tab w:val="left" w:pos="480"/>
        </w:tabs>
        <w:rPr>
          <w:rFonts w:ascii="仿宋" w:eastAsia="仿宋" w:hAnsi="仿宋" w:cs="仿宋"/>
        </w:rPr>
      </w:pPr>
      <w:r>
        <w:rPr>
          <w:rFonts w:ascii="仿宋" w:eastAsia="仿宋" w:hAnsi="仿宋" w:cs="仿宋" w:hint="eastAsia"/>
        </w:rPr>
        <w:t xml:space="preserve">所涉及的科学问题： </w:t>
      </w:r>
    </w:p>
    <w:p w14:paraId="06571E5F" w14:textId="77777777" w:rsidR="00DD6931" w:rsidRDefault="00350AE2">
      <w:pPr>
        <w:pStyle w:val="a0"/>
        <w:tabs>
          <w:tab w:val="clear" w:pos="7560"/>
          <w:tab w:val="left" w:pos="480"/>
        </w:tabs>
        <w:ind w:firstLineChars="0"/>
        <w:rPr>
          <w:rFonts w:ascii="仿宋" w:eastAsia="仿宋" w:hAnsi="仿宋" w:cs="仿宋"/>
        </w:rPr>
      </w:pPr>
      <w:r>
        <w:rPr>
          <w:rFonts w:ascii="仿宋" w:eastAsia="仿宋" w:hAnsi="仿宋" w:cs="仿宋" w:hint="eastAsia"/>
        </w:rPr>
        <w:t>解决DAG图上的动态表达能力。数据流任务中的普通计算，可以轻易地通过DAG图进行描述，但是关于其中的循环任务（例如相当于for或while的计算）无法直接用DAG图进行表述，其循环次数无法在编译时进行确认——也就无法通过循环展开的方法形成静态的DAG图。因此如何动态性表达这类问题就是数据流编程接口的核心问题，它涉及数据流编程接口的普适性问题，否则只能作为专用语言而无法与MPI和OpenMP那样作为通用并行编程接口。</w:t>
      </w:r>
    </w:p>
    <w:p w14:paraId="5734E2CD" w14:textId="77777777" w:rsidR="00DD6931" w:rsidRDefault="00350AE2">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22EDA678" w14:textId="77777777" w:rsidR="00DD6931" w:rsidRDefault="00DD6931">
      <w:pPr>
        <w:spacing w:line="360" w:lineRule="auto"/>
        <w:ind w:firstLine="380"/>
        <w:rPr>
          <w:rFonts w:asciiTheme="minorEastAsia" w:eastAsiaTheme="minorEastAsia" w:hAnsiTheme="minorEastAsia"/>
          <w:sz w:val="24"/>
        </w:rPr>
      </w:pPr>
    </w:p>
    <w:p w14:paraId="121814D3" w14:textId="77777777" w:rsidR="00DD6931" w:rsidRDefault="00350AE2">
      <w:pPr>
        <w:pStyle w:val="af8"/>
        <w:numPr>
          <w:ilvl w:val="0"/>
          <w:numId w:val="3"/>
        </w:numPr>
        <w:adjustRightInd w:val="0"/>
        <w:snapToGrid w:val="0"/>
        <w:spacing w:line="480" w:lineRule="exact"/>
        <w:ind w:rightChars="-242" w:right="-508" w:firstLineChars="0"/>
        <w:rPr>
          <w:rFonts w:ascii="仿宋" w:eastAsia="仿宋" w:hAnsi="仿宋" w:cs="仿宋"/>
          <w:sz w:val="28"/>
          <w:szCs w:val="28"/>
        </w:rPr>
      </w:pPr>
      <w:r>
        <w:rPr>
          <w:rStyle w:val="11"/>
        </w:rPr>
        <w:t>项目创新点及拟解决的关键技术问题</w:t>
      </w:r>
      <w:r>
        <w:rPr>
          <w:rFonts w:ascii="仿宋" w:eastAsia="仿宋" w:hAnsi="仿宋" w:cs="仿宋" w:hint="eastAsia"/>
          <w:sz w:val="28"/>
          <w:szCs w:val="28"/>
        </w:rPr>
        <w:t>（包括主要技术特点、创新点，需要解决的技术问题等）</w:t>
      </w:r>
    </w:p>
    <w:p w14:paraId="40E3A437" w14:textId="77777777" w:rsidR="00DD6931" w:rsidRDefault="00DD6931">
      <w:pPr>
        <w:spacing w:line="360" w:lineRule="auto"/>
        <w:ind w:firstLineChars="200" w:firstLine="480"/>
        <w:rPr>
          <w:rFonts w:ascii="仿宋" w:eastAsia="仿宋" w:hAnsi="仿宋" w:cs="仿宋"/>
          <w:sz w:val="24"/>
        </w:rPr>
      </w:pPr>
    </w:p>
    <w:p w14:paraId="781FA958" w14:textId="77777777" w:rsidR="00DD6931" w:rsidRDefault="00350AE2">
      <w:pPr>
        <w:spacing w:line="360" w:lineRule="auto"/>
        <w:ind w:firstLineChars="200" w:firstLine="480"/>
        <w:rPr>
          <w:rFonts w:ascii="仿宋" w:eastAsia="仿宋" w:hAnsi="仿宋" w:cs="仿宋"/>
          <w:sz w:val="24"/>
        </w:rPr>
      </w:pPr>
      <w:r>
        <w:rPr>
          <w:rFonts w:ascii="仿宋" w:eastAsia="仿宋" w:hAnsi="仿宋" w:cs="仿宋" w:hint="eastAsia"/>
          <w:sz w:val="24"/>
        </w:rPr>
        <w:t>本项目主要创新点和特色包括以下几个：</w:t>
      </w:r>
    </w:p>
    <w:p w14:paraId="71B08D3A" w14:textId="77777777" w:rsidR="00DD6931" w:rsidRDefault="00350AE2">
      <w:pPr>
        <w:spacing w:line="360" w:lineRule="auto"/>
        <w:ind w:firstLineChars="200" w:firstLine="480"/>
        <w:rPr>
          <w:rFonts w:ascii="仿宋" w:eastAsia="仿宋" w:hAnsi="仿宋" w:cs="仿宋"/>
          <w:sz w:val="24"/>
        </w:rPr>
      </w:pPr>
      <w:r>
        <w:rPr>
          <w:rFonts w:ascii="仿宋" w:eastAsia="仿宋" w:hAnsi="仿宋" w:cs="仿宋" w:hint="eastAsia"/>
          <w:sz w:val="24"/>
        </w:rPr>
        <w:t>（1）</w:t>
      </w:r>
      <w:r>
        <w:rPr>
          <w:rFonts w:ascii="仿宋_GB2312" w:eastAsia="仿宋_GB2312" w:hint="eastAsia"/>
          <w:sz w:val="24"/>
        </w:rPr>
        <w:t>渲染-显示分离的专用商业显示SoC芯片结构创新</w:t>
      </w:r>
      <w:r>
        <w:rPr>
          <w:rFonts w:ascii="仿宋" w:eastAsia="仿宋" w:hAnsi="仿宋" w:cs="仿宋" w:hint="eastAsia"/>
          <w:sz w:val="24"/>
        </w:rPr>
        <w:t>。</w:t>
      </w:r>
    </w:p>
    <w:p w14:paraId="1D26D871" w14:textId="77777777" w:rsidR="00DD6931" w:rsidRDefault="00350AE2">
      <w:pPr>
        <w:spacing w:line="360" w:lineRule="auto"/>
        <w:ind w:firstLineChars="200" w:firstLine="480"/>
        <w:rPr>
          <w:rFonts w:ascii="仿宋" w:eastAsia="仿宋" w:hAnsi="仿宋" w:cs="仿宋"/>
          <w:sz w:val="24"/>
        </w:rPr>
      </w:pPr>
      <w:r>
        <w:rPr>
          <w:rFonts w:ascii="仿宋" w:eastAsia="仿宋" w:hAnsi="仿宋" w:cs="仿宋" w:hint="eastAsia"/>
          <w:sz w:val="24"/>
        </w:rPr>
        <w:t>渲染-显示分离的“瘦-</w:t>
      </w:r>
      <w:del w:id="31" w:author="luo" w:date="2023-10-27T14:54:00Z">
        <w:r w:rsidDel="00350AE2">
          <w:rPr>
            <w:rFonts w:ascii="仿宋" w:eastAsia="仿宋" w:hAnsi="仿宋" w:cs="仿宋" w:hint="eastAsia"/>
            <w:sz w:val="24"/>
          </w:rPr>
          <w:delText>pad</w:delText>
        </w:r>
      </w:del>
      <w:ins w:id="32" w:author="luo" w:date="2023-10-27T14:54:00Z">
        <w:r>
          <w:rPr>
            <w:rFonts w:ascii="仿宋" w:eastAsia="仿宋" w:hAnsi="仿宋" w:cs="仿宋"/>
            <w:sz w:val="24"/>
          </w:rPr>
          <w:t>P</w:t>
        </w:r>
        <w:r>
          <w:rPr>
            <w:rFonts w:ascii="仿宋" w:eastAsia="仿宋" w:hAnsi="仿宋" w:cs="仿宋" w:hint="eastAsia"/>
            <w:sz w:val="24"/>
          </w:rPr>
          <w:t>ad</w:t>
        </w:r>
      </w:ins>
      <w:r>
        <w:rPr>
          <w:rFonts w:ascii="仿宋" w:eastAsia="仿宋" w:hAnsi="仿宋" w:cs="仿宋" w:hint="eastAsia"/>
          <w:sz w:val="24"/>
        </w:rPr>
        <w:t>”思想来源于瘦客户机的启发，在商业显示器系统的领域属于首次尝试，现在的商业显示器系统开发厂商仍停留在以重量级的通用SoC配合上Android系统来开发应用的水平。同质性很高，都还没有形成核心的竞争力。因此有可能在商业显示器领域占据主导地位。</w:t>
      </w:r>
    </w:p>
    <w:p w14:paraId="764A2FF4" w14:textId="77777777" w:rsidR="00DD6931" w:rsidRDefault="00350AE2">
      <w:pPr>
        <w:spacing w:line="360" w:lineRule="auto"/>
        <w:ind w:firstLineChars="200" w:firstLine="480"/>
        <w:rPr>
          <w:rFonts w:ascii="仿宋" w:eastAsia="仿宋" w:hAnsi="仿宋" w:cs="仿宋"/>
          <w:sz w:val="24"/>
        </w:rPr>
      </w:pPr>
      <w:r>
        <w:rPr>
          <w:rFonts w:ascii="仿宋" w:eastAsia="仿宋" w:hAnsi="仿宋" w:cs="仿宋" w:hint="eastAsia"/>
          <w:sz w:val="24"/>
        </w:rPr>
        <w:t xml:space="preserve">（2） </w:t>
      </w:r>
      <w:r>
        <w:rPr>
          <w:rFonts w:ascii="仿宋_GB2312" w:eastAsia="仿宋_GB2312" w:hint="eastAsia"/>
          <w:sz w:val="24"/>
        </w:rPr>
        <w:t>适用于专用商业显示SoC芯片的操作系统架构创新</w:t>
      </w:r>
      <w:r>
        <w:rPr>
          <w:rFonts w:ascii="仿宋" w:eastAsia="仿宋" w:hAnsi="仿宋" w:cs="仿宋" w:hint="eastAsia"/>
          <w:sz w:val="24"/>
        </w:rPr>
        <w:t>。</w:t>
      </w:r>
    </w:p>
    <w:p w14:paraId="171E99BB" w14:textId="77777777" w:rsidR="00DD6931" w:rsidRDefault="00350AE2">
      <w:pPr>
        <w:spacing w:line="360" w:lineRule="auto"/>
        <w:ind w:firstLineChars="200" w:firstLine="480"/>
        <w:rPr>
          <w:rFonts w:ascii="仿宋" w:eastAsia="仿宋" w:hAnsi="仿宋" w:cs="仿宋"/>
          <w:sz w:val="24"/>
        </w:rPr>
      </w:pPr>
      <w:r>
        <w:rPr>
          <w:rFonts w:ascii="仿宋" w:eastAsia="仿宋" w:hAnsi="仿宋" w:cs="仿宋" w:hint="eastAsia"/>
          <w:sz w:val="24"/>
        </w:rPr>
        <w:t>基于“瘦-Pad”思想，明确云端和设备的接口功能划分和规范，并且明确渲染和AI推理模块，以及数据分析和报告模块。为了适应不同的应用场合和用户需求，特别容纳了模型切换机制。</w:t>
      </w:r>
    </w:p>
    <w:p w14:paraId="0BFC589A" w14:textId="77777777" w:rsidR="00DD6931" w:rsidRDefault="00350AE2">
      <w:pPr>
        <w:spacing w:line="360" w:lineRule="auto"/>
        <w:ind w:firstLineChars="200" w:firstLine="480"/>
        <w:rPr>
          <w:rFonts w:ascii="仿宋_GB2312" w:eastAsia="仿宋_GB2312"/>
          <w:sz w:val="24"/>
        </w:rPr>
      </w:pPr>
      <w:r>
        <w:rPr>
          <w:rFonts w:ascii="仿宋" w:eastAsia="仿宋" w:hAnsi="仿宋" w:cs="仿宋" w:hint="eastAsia"/>
          <w:sz w:val="24"/>
        </w:rPr>
        <w:t>（3）</w:t>
      </w:r>
      <w:r>
        <w:rPr>
          <w:rFonts w:ascii="仿宋_GB2312" w:eastAsia="仿宋_GB2312" w:hint="eastAsia"/>
          <w:sz w:val="24"/>
        </w:rPr>
        <w:t>专用商业显示SoC芯片使用数据流计算技术的创新。</w:t>
      </w:r>
    </w:p>
    <w:p w14:paraId="6ADFD23A" w14:textId="77777777" w:rsidR="00DD6931" w:rsidRDefault="00350AE2">
      <w:pPr>
        <w:spacing w:line="360" w:lineRule="auto"/>
        <w:ind w:firstLineChars="200" w:firstLine="480"/>
        <w:rPr>
          <w:rFonts w:ascii="仿宋" w:eastAsia="仿宋" w:hAnsi="仿宋" w:cs="仿宋"/>
          <w:sz w:val="24"/>
        </w:rPr>
      </w:pPr>
      <w:r>
        <w:rPr>
          <w:rFonts w:ascii="仿宋" w:eastAsia="仿宋" w:hAnsi="仿宋" w:cs="仿宋" w:hint="eastAsia"/>
          <w:sz w:val="24"/>
        </w:rPr>
        <w:t>数据流计算在高度并发的场景中优于传统的控制流编程模型。而商业显示器系统并发任务多、而且任务依赖关系明确，特别适用与DAG方式来描述其任务。项目引入数据流计算技术，将降低设备的开发难度、提供较高的编程质量，以较低的硬件配置（较低的价格）获得更高的运行性能，从而为产品提高竞争力。</w:t>
      </w:r>
    </w:p>
    <w:p w14:paraId="2790E372" w14:textId="77777777" w:rsidR="00DD6931" w:rsidRDefault="00DD6931">
      <w:pPr>
        <w:spacing w:line="360" w:lineRule="auto"/>
        <w:ind w:firstLineChars="200" w:firstLine="480"/>
        <w:rPr>
          <w:rFonts w:ascii="仿宋" w:eastAsia="仿宋" w:hAnsi="仿宋" w:cs="仿宋"/>
          <w:sz w:val="24"/>
        </w:rPr>
      </w:pPr>
    </w:p>
    <w:p w14:paraId="7C72674C" w14:textId="77777777" w:rsidR="00DD6931" w:rsidRDefault="00350AE2">
      <w:pPr>
        <w:spacing w:line="360" w:lineRule="auto"/>
        <w:ind w:firstLineChars="200" w:firstLine="480"/>
        <w:rPr>
          <w:rFonts w:ascii="仿宋" w:eastAsia="仿宋" w:hAnsi="仿宋" w:cs="仿宋"/>
          <w:sz w:val="24"/>
        </w:rPr>
      </w:pPr>
      <w:r>
        <w:rPr>
          <w:rFonts w:ascii="仿宋" w:eastAsia="仿宋" w:hAnsi="仿宋" w:cs="仿宋" w:hint="eastAsia"/>
          <w:sz w:val="24"/>
        </w:rPr>
        <w:t>本项目拟解决</w:t>
      </w:r>
      <w:r>
        <w:rPr>
          <w:rFonts w:ascii="仿宋" w:eastAsia="仿宋" w:hAnsi="仿宋" w:cs="仿宋"/>
          <w:sz w:val="24"/>
        </w:rPr>
        <w:t>关键技术问题</w:t>
      </w:r>
      <w:r>
        <w:rPr>
          <w:rFonts w:ascii="仿宋" w:eastAsia="仿宋" w:hAnsi="仿宋" w:cs="仿宋" w:hint="eastAsia"/>
          <w:sz w:val="24"/>
        </w:rPr>
        <w:t>包括：</w:t>
      </w:r>
    </w:p>
    <w:p w14:paraId="4BF1DB79" w14:textId="77777777" w:rsidR="00DD6931" w:rsidRDefault="00350AE2">
      <w:pPr>
        <w:pStyle w:val="af8"/>
        <w:spacing w:line="360" w:lineRule="auto"/>
        <w:ind w:left="480" w:firstLineChars="0" w:firstLine="0"/>
        <w:rPr>
          <w:rFonts w:ascii="仿宋" w:eastAsia="仿宋" w:hAnsi="仿宋" w:cs="仿宋"/>
          <w:sz w:val="24"/>
        </w:rPr>
      </w:pPr>
      <w:r>
        <w:rPr>
          <w:rFonts w:ascii="仿宋" w:eastAsia="仿宋" w:hAnsi="仿宋" w:cs="仿宋" w:hint="eastAsia"/>
          <w:sz w:val="24"/>
        </w:rPr>
        <w:t>（1）处理器核心和显示、音频等部件成功整合</w:t>
      </w:r>
      <w:ins w:id="33" w:author="luo" w:date="2023-10-27T15:35:00Z">
        <w:r w:rsidR="00E82ACF">
          <w:rPr>
            <w:rFonts w:ascii="仿宋" w:eastAsia="仿宋" w:hAnsi="仿宋" w:cs="仿宋" w:hint="eastAsia"/>
            <w:sz w:val="24"/>
          </w:rPr>
          <w:t>过程</w:t>
        </w:r>
      </w:ins>
      <w:r>
        <w:rPr>
          <w:rFonts w:ascii="仿宋" w:eastAsia="仿宋" w:hAnsi="仿宋" w:cs="仿宋" w:hint="eastAsia"/>
          <w:sz w:val="24"/>
        </w:rPr>
        <w:t>中的接口匹配、数据带宽问题：</w:t>
      </w:r>
    </w:p>
    <w:p w14:paraId="187D9D62" w14:textId="77777777" w:rsidR="00DD6931" w:rsidRDefault="00350AE2">
      <w:pPr>
        <w:pStyle w:val="af8"/>
        <w:spacing w:line="360" w:lineRule="auto"/>
        <w:ind w:firstLine="480"/>
        <w:rPr>
          <w:rFonts w:ascii="仿宋" w:eastAsia="仿宋" w:hAnsi="仿宋" w:cs="仿宋"/>
          <w:sz w:val="24"/>
        </w:rPr>
      </w:pPr>
      <w:r>
        <w:rPr>
          <w:rFonts w:ascii="仿宋" w:eastAsia="仿宋" w:hAnsi="仿宋" w:cs="仿宋" w:hint="eastAsia"/>
          <w:sz w:val="24"/>
        </w:rPr>
        <w:t>在利用RISC-V处理器核和AXI总线整合多个音视频外设的项目中，关键技术问题主要包括实现处理器总线和设备接口实现匹配、保证数据带宽和低延迟传输。同时伴随的关键技术问题如何实现高效的数据缓冲和同步机制。</w:t>
      </w:r>
    </w:p>
    <w:p w14:paraId="260B65B6" w14:textId="77777777" w:rsidR="00DD6931" w:rsidRDefault="00350AE2">
      <w:pPr>
        <w:pStyle w:val="af8"/>
        <w:spacing w:line="360" w:lineRule="auto"/>
        <w:ind w:firstLine="480"/>
        <w:rPr>
          <w:rFonts w:ascii="仿宋" w:eastAsia="仿宋" w:hAnsi="仿宋" w:cs="仿宋"/>
          <w:sz w:val="24"/>
        </w:rPr>
      </w:pPr>
      <w:r>
        <w:rPr>
          <w:rFonts w:ascii="仿宋" w:eastAsia="仿宋" w:hAnsi="仿宋" w:cs="仿宋" w:hint="eastAsia"/>
          <w:sz w:val="24"/>
        </w:rPr>
        <w:t>（2）操作系统移植开发相关的关键技术</w:t>
      </w:r>
    </w:p>
    <w:p w14:paraId="1E49B7EF" w14:textId="77777777" w:rsidR="00DD6931" w:rsidRDefault="00350AE2">
      <w:pPr>
        <w:pStyle w:val="af8"/>
        <w:spacing w:line="360" w:lineRule="auto"/>
        <w:ind w:firstLine="480"/>
        <w:rPr>
          <w:rFonts w:ascii="仿宋" w:eastAsia="仿宋" w:hAnsi="仿宋" w:cs="仿宋"/>
          <w:sz w:val="24"/>
        </w:rPr>
      </w:pPr>
      <w:r>
        <w:rPr>
          <w:rFonts w:ascii="仿宋" w:eastAsia="仿宋" w:hAnsi="仿宋" w:cs="仿宋" w:hint="eastAsia"/>
          <w:sz w:val="24"/>
        </w:rPr>
        <w:t>关键技术问题包括确保硬件软件兼容性、完善驱动支持、保证系统稳定性以及开发调试工具。需要验证处理器是否完整实现了RISC-V架构的必要指令集，并通过测试用例确保操作系统在各种条件下的稳定运行。同时，开发调试工具对于问题</w:t>
      </w:r>
      <w:r>
        <w:rPr>
          <w:rFonts w:ascii="仿宋" w:eastAsia="仿宋" w:hAnsi="仿宋" w:cs="仿宋" w:hint="eastAsia"/>
          <w:sz w:val="24"/>
        </w:rPr>
        <w:lastRenderedPageBreak/>
        <w:t>定位和修复尤为重要。解决这些问题对于操作系统在自制RISC-V处理器上的成功移植和验证至关重要。</w:t>
      </w:r>
    </w:p>
    <w:p w14:paraId="0D2203E0" w14:textId="77777777" w:rsidR="00DD6931" w:rsidRDefault="00350AE2">
      <w:pPr>
        <w:pStyle w:val="af8"/>
        <w:spacing w:line="360" w:lineRule="auto"/>
        <w:ind w:firstLineChars="0"/>
        <w:rPr>
          <w:rFonts w:ascii="仿宋" w:eastAsia="仿宋" w:hAnsi="仿宋" w:cs="仿宋"/>
          <w:sz w:val="24"/>
        </w:rPr>
      </w:pPr>
      <w:r>
        <w:rPr>
          <w:rFonts w:ascii="仿宋" w:eastAsia="仿宋" w:hAnsi="仿宋" w:cs="仿宋" w:hint="eastAsia"/>
          <w:sz w:val="24"/>
        </w:rPr>
        <w:t>（3）数据流部件的数据条件准备识别和记录关键技术</w:t>
      </w:r>
    </w:p>
    <w:p w14:paraId="6CFB56C1" w14:textId="77777777" w:rsidR="00DD6931" w:rsidRDefault="00350AE2">
      <w:pPr>
        <w:pStyle w:val="af8"/>
        <w:spacing w:line="360" w:lineRule="auto"/>
        <w:ind w:firstLine="480"/>
        <w:rPr>
          <w:rFonts w:ascii="仿宋" w:eastAsia="仿宋" w:hAnsi="仿宋" w:cs="仿宋"/>
          <w:sz w:val="24"/>
        </w:rPr>
      </w:pPr>
      <w:r>
        <w:rPr>
          <w:rFonts w:ascii="仿宋" w:eastAsia="仿宋" w:hAnsi="仿宋" w:cs="仿宋" w:hint="eastAsia"/>
          <w:sz w:val="24"/>
        </w:rPr>
        <w:t>该关键技术问题需要解决部件如何识别数据准备条件，在硬件表中记录数据依赖关系以及和软件线程的绑定关系，解决该问题才能实现加速功能。其次是如何修改处理器数据通路，将该部件结合进处理器架构中。</w:t>
      </w:r>
    </w:p>
    <w:p w14:paraId="013C14AA" w14:textId="77777777" w:rsidR="00DD6931" w:rsidRDefault="00350AE2">
      <w:pPr>
        <w:pStyle w:val="a0"/>
        <w:tabs>
          <w:tab w:val="clear" w:pos="7560"/>
          <w:tab w:val="left" w:pos="480"/>
        </w:tabs>
        <w:ind w:firstLineChars="0"/>
        <w:rPr>
          <w:rFonts w:ascii="仿宋" w:eastAsia="仿宋" w:hAnsi="仿宋" w:cs="仿宋"/>
        </w:rPr>
      </w:pPr>
      <w:r>
        <w:rPr>
          <w:rFonts w:ascii="仿宋" w:eastAsia="仿宋" w:hAnsi="仿宋" w:cs="仿宋" w:hint="eastAsia"/>
        </w:rPr>
        <w:br w:type="page"/>
      </w:r>
    </w:p>
    <w:p w14:paraId="78F17C9F" w14:textId="77777777" w:rsidR="00DD6931" w:rsidRDefault="00DD6931">
      <w:pPr>
        <w:adjustRightInd w:val="0"/>
        <w:snapToGrid w:val="0"/>
        <w:spacing w:line="480" w:lineRule="exact"/>
        <w:ind w:leftChars="-85" w:left="-178" w:rightChars="-242" w:right="-508" w:firstLineChars="200" w:firstLine="560"/>
        <w:rPr>
          <w:rFonts w:eastAsia="仿宋_GB2312"/>
          <w:sz w:val="28"/>
          <w:szCs w:val="28"/>
        </w:rPr>
      </w:pPr>
    </w:p>
    <w:p w14:paraId="6346C8CF" w14:textId="77777777" w:rsidR="00DD6931" w:rsidRDefault="00350AE2">
      <w:pPr>
        <w:pStyle w:val="af8"/>
        <w:numPr>
          <w:ilvl w:val="0"/>
          <w:numId w:val="3"/>
        </w:numPr>
        <w:adjustRightInd w:val="0"/>
        <w:snapToGrid w:val="0"/>
        <w:spacing w:line="480" w:lineRule="exact"/>
        <w:ind w:rightChars="-242" w:right="-508" w:firstLineChars="0"/>
        <w:rPr>
          <w:rFonts w:eastAsia="仿宋_GB2312"/>
          <w:sz w:val="28"/>
          <w:szCs w:val="28"/>
        </w:rPr>
      </w:pPr>
      <w:r>
        <w:rPr>
          <w:rStyle w:val="11"/>
        </w:rPr>
        <w:t>研究方法和工艺技术路线</w:t>
      </w:r>
      <w:r>
        <w:rPr>
          <w:rFonts w:eastAsia="黑体"/>
          <w:sz w:val="28"/>
          <w:szCs w:val="28"/>
        </w:rPr>
        <w:t>（尽可能清楚地叙述研究的具体方法和技术路线，包括技术原理、实验方法、工艺路线、技术性能指标以及可行性分析等）</w:t>
      </w:r>
    </w:p>
    <w:p w14:paraId="2D92ABE8" w14:textId="77777777" w:rsidR="00DD6931" w:rsidRDefault="00350AE2">
      <w:pPr>
        <w:pStyle w:val="2"/>
      </w:pPr>
      <w:r>
        <w:rPr>
          <w:rFonts w:hint="eastAsia"/>
        </w:rPr>
        <w:t xml:space="preserve">5.1 </w:t>
      </w:r>
      <w:r>
        <w:rPr>
          <w:rFonts w:hint="eastAsia"/>
        </w:rPr>
        <w:t>基于“瘦</w:t>
      </w:r>
      <w:r>
        <w:rPr>
          <w:rFonts w:hint="eastAsia"/>
        </w:rPr>
        <w:t>-Pad</w:t>
      </w:r>
      <w:r>
        <w:rPr>
          <w:rFonts w:hint="eastAsia"/>
        </w:rPr>
        <w:t>”商业显示器系统原理</w:t>
      </w:r>
    </w:p>
    <w:p w14:paraId="6ED99CAC" w14:textId="77777777" w:rsidR="00DD6931" w:rsidRDefault="00350AE2">
      <w:pPr>
        <w:spacing w:line="360" w:lineRule="auto"/>
        <w:ind w:firstLine="380"/>
        <w:rPr>
          <w:rFonts w:ascii="仿宋" w:eastAsia="仿宋" w:hAnsi="仿宋" w:cs="仿宋"/>
          <w:sz w:val="24"/>
        </w:rPr>
      </w:pPr>
      <w:r>
        <w:rPr>
          <w:rFonts w:ascii="仿宋" w:eastAsia="仿宋" w:hAnsi="仿宋" w:cs="仿宋" w:hint="eastAsia"/>
          <w:sz w:val="24"/>
        </w:rPr>
        <w:t xml:space="preserve"> 本项目为基于云的“瘦-</w:t>
      </w:r>
      <w:del w:id="34" w:author="luo" w:date="2023-10-27T14:54:00Z">
        <w:r w:rsidDel="00350AE2">
          <w:rPr>
            <w:rFonts w:ascii="仿宋" w:eastAsia="仿宋" w:hAnsi="仿宋" w:cs="仿宋" w:hint="eastAsia"/>
            <w:sz w:val="24"/>
          </w:rPr>
          <w:delText>pad</w:delText>
        </w:r>
      </w:del>
      <w:ins w:id="35" w:author="luo" w:date="2023-10-27T14:54:00Z">
        <w:r>
          <w:rPr>
            <w:rFonts w:ascii="仿宋" w:eastAsia="仿宋" w:hAnsi="仿宋" w:cs="仿宋"/>
            <w:sz w:val="24"/>
          </w:rPr>
          <w:t>P</w:t>
        </w:r>
        <w:r>
          <w:rPr>
            <w:rFonts w:ascii="仿宋" w:eastAsia="仿宋" w:hAnsi="仿宋" w:cs="仿宋" w:hint="eastAsia"/>
            <w:sz w:val="24"/>
          </w:rPr>
          <w:t>ad</w:t>
        </w:r>
      </w:ins>
      <w:r>
        <w:rPr>
          <w:rFonts w:ascii="仿宋" w:eastAsia="仿宋" w:hAnsi="仿宋" w:cs="仿宋" w:hint="eastAsia"/>
          <w:sz w:val="24"/>
        </w:rPr>
        <w:t>”商业显示器系统框架结构，系统包括运营和节目开发两个配置。系统运行过程是基于云环境，包括共有云、私有云和微云（简单服务器），以分层分级形式组织，末端的显示端设备为“瘦-Pad”，具体包括以下组件。</w:t>
      </w:r>
    </w:p>
    <w:p w14:paraId="2D5C77EF" w14:textId="77777777" w:rsidR="00DD6931" w:rsidRDefault="00350AE2">
      <w:pPr>
        <w:spacing w:line="360" w:lineRule="auto"/>
        <w:ind w:firstLine="380"/>
        <w:jc w:val="center"/>
        <w:rPr>
          <w:rFonts w:ascii="仿宋" w:eastAsia="仿宋" w:hAnsi="仿宋" w:cs="仿宋"/>
          <w:sz w:val="24"/>
        </w:rPr>
      </w:pPr>
      <w:r>
        <w:rPr>
          <w:rFonts w:ascii="仿宋" w:eastAsia="仿宋" w:hAnsi="仿宋" w:cs="仿宋" w:hint="eastAsia"/>
          <w:noProof/>
          <w:sz w:val="24"/>
        </w:rPr>
        <mc:AlternateContent>
          <mc:Choice Requires="wpc">
            <w:drawing>
              <wp:inline distT="0" distB="0" distL="0" distR="0" wp14:anchorId="737DB5CD" wp14:editId="38B4678B">
                <wp:extent cx="4121150" cy="3192145"/>
                <wp:effectExtent l="0" t="0" r="0" b="8255"/>
                <wp:docPr id="41" name="画布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 name="图片 2"/>
                          <pic:cNvPicPr>
                            <a:picLocks noChangeAspect="1"/>
                          </pic:cNvPicPr>
                        </pic:nvPicPr>
                        <pic:blipFill>
                          <a:blip r:embed="rId18"/>
                          <a:stretch>
                            <a:fillRect/>
                          </a:stretch>
                        </pic:blipFill>
                        <pic:spPr>
                          <a:xfrm>
                            <a:off x="0" y="0"/>
                            <a:ext cx="4006468" cy="3192145"/>
                          </a:xfrm>
                          <a:prstGeom prst="rect">
                            <a:avLst/>
                          </a:prstGeom>
                        </pic:spPr>
                      </pic:pic>
                    </wpc:wpc>
                  </a:graphicData>
                </a:graphic>
              </wp:inline>
            </w:drawing>
          </mc:Choice>
          <mc:Fallback xmlns:wpsCustomData="http://www.wps.cn/officeDocument/2013/wpsCustomData">
            <w:pict>
              <v:group id="_x0000_s1026" o:spid="_x0000_s1026" o:spt="203" style="height:251.35pt;width:324.5pt;" coordsize="4121150,3192145" editas="canvas" o:gfxdata="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">
                <o:lock v:ext="edit" aspectratio="f"/>
                <v:shape id="_x0000_s1026" o:spid="_x0000_s1026" style="position:absolute;left:0;top:0;height:3192145;width:4121150;" filled="f" stroked="f" coordsize="21600,21600" o:gfxdata="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">
                  <v:fill on="f" focussize="0,0"/>
                  <v:stroke on="f"/>
                  <v:imagedata o:title=""/>
                  <o:lock v:ext="edit" aspectratio="t"/>
                </v:shape>
                <v:shape id="_x0000_s1026" o:spid="_x0000_s1026" o:spt="75" type="#_x0000_t75" style="position:absolute;left:0;top:0;height:3192145;width:4006468;" filled="f" o:preferrelative="t" stroked="f" coordsize="21600,21600" o:gfxdata="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">
                  <v:fill on="f" focussize="0,0"/>
                  <v:stroke on="f"/>
                  <v:imagedata r:id="rId19" o:title=""/>
                  <o:lock v:ext="edit" aspectratio="t"/>
                </v:shape>
                <w10:wrap type="none"/>
                <w10:anchorlock/>
              </v:group>
            </w:pict>
          </mc:Fallback>
        </mc:AlternateContent>
      </w:r>
    </w:p>
    <w:p w14:paraId="4F71D2A1" w14:textId="77777777" w:rsidR="00DD6931" w:rsidRDefault="00350AE2">
      <w:pPr>
        <w:pStyle w:val="a6"/>
        <w:jc w:val="center"/>
        <w:rPr>
          <w:rFonts w:ascii="仿宋" w:eastAsia="仿宋" w:hAnsi="仿宋" w:cs="仿宋"/>
          <w:sz w:val="24"/>
          <w:szCs w:val="24"/>
        </w:rPr>
      </w:pPr>
      <w:r>
        <w:rPr>
          <w:rFonts w:ascii="仿宋" w:eastAsia="仿宋" w:hAnsi="仿宋" w:cs="仿宋" w:hint="eastAsia"/>
          <w:sz w:val="24"/>
          <w:szCs w:val="24"/>
        </w:rPr>
        <w:t xml:space="preserve">图 </w:t>
      </w:r>
      <w:r>
        <w:rPr>
          <w:rFonts w:ascii="仿宋" w:eastAsia="仿宋" w:hAnsi="仿宋" w:cs="仿宋" w:hint="eastAsia"/>
          <w:sz w:val="24"/>
          <w:szCs w:val="24"/>
        </w:rPr>
        <w:fldChar w:fldCharType="begin"/>
      </w:r>
      <w:r>
        <w:rPr>
          <w:rFonts w:ascii="仿宋" w:eastAsia="仿宋" w:hAnsi="仿宋" w:cs="仿宋" w:hint="eastAsia"/>
          <w:sz w:val="24"/>
          <w:szCs w:val="24"/>
        </w:rPr>
        <w:instrText xml:space="preserve"> SEQ 图 \* ARABIC </w:instrText>
      </w:r>
      <w:r>
        <w:rPr>
          <w:rFonts w:ascii="仿宋" w:eastAsia="仿宋" w:hAnsi="仿宋" w:cs="仿宋" w:hint="eastAsia"/>
          <w:sz w:val="24"/>
          <w:szCs w:val="24"/>
        </w:rPr>
        <w:fldChar w:fldCharType="separate"/>
      </w:r>
      <w:r>
        <w:rPr>
          <w:rFonts w:ascii="仿宋" w:eastAsia="仿宋" w:hAnsi="仿宋" w:cs="仿宋" w:hint="eastAsia"/>
          <w:sz w:val="24"/>
          <w:szCs w:val="24"/>
        </w:rPr>
        <w:t>3</w:t>
      </w:r>
      <w:r>
        <w:rPr>
          <w:rFonts w:ascii="仿宋" w:eastAsia="仿宋" w:hAnsi="仿宋" w:cs="仿宋" w:hint="eastAsia"/>
          <w:sz w:val="24"/>
          <w:szCs w:val="24"/>
        </w:rPr>
        <w:fldChar w:fldCharType="end"/>
      </w:r>
      <w:r>
        <w:rPr>
          <w:rFonts w:ascii="仿宋" w:eastAsia="仿宋" w:hAnsi="仿宋" w:cs="仿宋" w:hint="eastAsia"/>
          <w:sz w:val="24"/>
          <w:szCs w:val="24"/>
        </w:rPr>
        <w:t xml:space="preserve"> 渲染-显示分离式商业显示系统示意图</w:t>
      </w:r>
    </w:p>
    <w:p w14:paraId="5CAA5D47" w14:textId="77777777" w:rsidR="00DD6931" w:rsidRDefault="00350AE2">
      <w:pPr>
        <w:spacing w:line="360" w:lineRule="auto"/>
        <w:ind w:firstLine="380"/>
        <w:rPr>
          <w:rFonts w:ascii="仿宋" w:eastAsia="仿宋" w:hAnsi="仿宋" w:cs="仿宋"/>
          <w:sz w:val="24"/>
        </w:rPr>
      </w:pPr>
      <w:r>
        <w:rPr>
          <w:rFonts w:ascii="仿宋" w:eastAsia="仿宋" w:hAnsi="仿宋" w:cs="仿宋" w:hint="eastAsia"/>
          <w:sz w:val="24"/>
        </w:rPr>
        <w:t>运营时由云端服务器完成节目的渲染和相关AI推理，端设备主要负责视频解码和显示，其中端任务任务的执行将用到数据流计算技术。另外，在节目开发过程中用到数据流语言和开发环境。</w:t>
      </w:r>
    </w:p>
    <w:p w14:paraId="0EC95120" w14:textId="77777777" w:rsidR="00DD6931" w:rsidRDefault="00350AE2">
      <w:pPr>
        <w:spacing w:line="360" w:lineRule="auto"/>
        <w:rPr>
          <w:rFonts w:ascii="仿宋" w:eastAsia="仿宋" w:hAnsi="仿宋" w:cs="仿宋"/>
          <w:sz w:val="24"/>
        </w:rPr>
      </w:pPr>
      <w:r>
        <w:rPr>
          <w:rFonts w:ascii="仿宋" w:eastAsia="仿宋" w:hAnsi="仿宋" w:cs="仿宋" w:hint="eastAsia"/>
          <w:noProof/>
          <w:sz w:val="24"/>
        </w:rPr>
        <w:lastRenderedPageBreak/>
        <mc:AlternateContent>
          <mc:Choice Requires="wpc">
            <w:drawing>
              <wp:inline distT="0" distB="0" distL="0" distR="0" wp14:anchorId="7BF512E3" wp14:editId="03E2950A">
                <wp:extent cx="5472430" cy="2120900"/>
                <wp:effectExtent l="0" t="0" r="0" b="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图片 40"/>
                          <pic:cNvPicPr>
                            <a:picLocks noChangeAspect="1"/>
                          </pic:cNvPicPr>
                        </pic:nvPicPr>
                        <pic:blipFill>
                          <a:blip r:embed="rId20"/>
                          <a:stretch>
                            <a:fillRect/>
                          </a:stretch>
                        </pic:blipFill>
                        <pic:spPr>
                          <a:xfrm>
                            <a:off x="0" y="0"/>
                            <a:ext cx="5472430" cy="2085482"/>
                          </a:xfrm>
                          <a:prstGeom prst="rect">
                            <a:avLst/>
                          </a:prstGeom>
                        </pic:spPr>
                      </pic:pic>
                    </wpc:wpc>
                  </a:graphicData>
                </a:graphic>
              </wp:inline>
            </w:drawing>
          </mc:Choice>
          <mc:Fallback xmlns:wpsCustomData="http://www.wps.cn/officeDocument/2013/wpsCustomData">
            <w:pict>
              <v:group id="_x0000_s1026" o:spid="_x0000_s1026" o:spt="203" style="height:167pt;width:430.9pt;" coordsize="5472430,2120900" editas="canvas" o:gfxdata="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">
                <o:lock v:ext="edit" aspectratio="f"/>
                <v:shape id="_x0000_s1026" o:spid="_x0000_s1026" style="position:absolute;left:0;top:0;height:2120900;width:5472430;" filled="f" stroked="f" coordsize="21600,21600" o:gfxdata="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">
                  <v:fill on="f" focussize="0,0"/>
                  <v:stroke on="f"/>
                  <v:imagedata o:title=""/>
                  <o:lock v:ext="edit" aspectratio="t"/>
                </v:shape>
                <v:shape id="_x0000_s1026" o:spid="_x0000_s1026" o:spt="75" type="#_x0000_t75" style="position:absolute;left:0;top:0;height:2085482;width:5472430;" filled="f" o:preferrelative="t" stroked="f" coordsize="21600,21600" o:gfxdata="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">
                  <v:fill on="f" focussize="0,0"/>
                  <v:stroke on="f"/>
                  <v:imagedata r:id="rId21" o:title=""/>
                  <o:lock v:ext="edit" aspectratio="t"/>
                </v:shape>
                <w10:wrap type="none"/>
                <w10:anchorlock/>
              </v:group>
            </w:pict>
          </mc:Fallback>
        </mc:AlternateContent>
      </w:r>
    </w:p>
    <w:p w14:paraId="5C39F46B" w14:textId="77777777" w:rsidR="00DD6931" w:rsidRDefault="00350AE2">
      <w:pPr>
        <w:pStyle w:val="a6"/>
        <w:jc w:val="center"/>
        <w:rPr>
          <w:rFonts w:ascii="仿宋" w:eastAsia="仿宋" w:hAnsi="仿宋" w:cs="仿宋"/>
          <w:sz w:val="24"/>
          <w:szCs w:val="24"/>
        </w:rPr>
      </w:pPr>
      <w:r>
        <w:rPr>
          <w:rFonts w:ascii="仿宋" w:eastAsia="仿宋" w:hAnsi="仿宋" w:cs="仿宋" w:hint="eastAsia"/>
          <w:sz w:val="24"/>
          <w:szCs w:val="24"/>
        </w:rPr>
        <w:t xml:space="preserve">图 </w:t>
      </w:r>
      <w:r>
        <w:rPr>
          <w:rFonts w:ascii="仿宋" w:eastAsia="仿宋" w:hAnsi="仿宋" w:cs="仿宋" w:hint="eastAsia"/>
          <w:sz w:val="24"/>
          <w:szCs w:val="24"/>
        </w:rPr>
        <w:fldChar w:fldCharType="begin"/>
      </w:r>
      <w:r>
        <w:rPr>
          <w:rFonts w:ascii="仿宋" w:eastAsia="仿宋" w:hAnsi="仿宋" w:cs="仿宋" w:hint="eastAsia"/>
          <w:sz w:val="24"/>
          <w:szCs w:val="24"/>
        </w:rPr>
        <w:instrText xml:space="preserve"> SEQ 图 \* ARABIC </w:instrText>
      </w:r>
      <w:r>
        <w:rPr>
          <w:rFonts w:ascii="仿宋" w:eastAsia="仿宋" w:hAnsi="仿宋" w:cs="仿宋" w:hint="eastAsia"/>
          <w:sz w:val="24"/>
          <w:szCs w:val="24"/>
        </w:rPr>
        <w:fldChar w:fldCharType="separate"/>
      </w:r>
      <w:r>
        <w:rPr>
          <w:rFonts w:ascii="仿宋" w:eastAsia="仿宋" w:hAnsi="仿宋" w:cs="仿宋" w:hint="eastAsia"/>
          <w:sz w:val="24"/>
          <w:szCs w:val="24"/>
        </w:rPr>
        <w:t>4</w:t>
      </w:r>
      <w:r>
        <w:rPr>
          <w:rFonts w:ascii="仿宋" w:eastAsia="仿宋" w:hAnsi="仿宋" w:cs="仿宋" w:hint="eastAsia"/>
          <w:sz w:val="24"/>
          <w:szCs w:val="24"/>
        </w:rPr>
        <w:fldChar w:fldCharType="end"/>
      </w:r>
      <w:r>
        <w:rPr>
          <w:rFonts w:ascii="仿宋" w:eastAsia="仿宋" w:hAnsi="仿宋" w:cs="仿宋" w:hint="eastAsia"/>
          <w:sz w:val="24"/>
          <w:szCs w:val="24"/>
        </w:rPr>
        <w:t xml:space="preserve"> 端设备上的数据流应用开发示意图</w:t>
      </w:r>
    </w:p>
    <w:p w14:paraId="366284C3" w14:textId="77777777" w:rsidR="00DD6931" w:rsidRDefault="00DD6931">
      <w:pPr>
        <w:adjustRightInd w:val="0"/>
        <w:snapToGrid w:val="0"/>
        <w:spacing w:line="360" w:lineRule="auto"/>
        <w:ind w:rightChars="-242" w:right="-508"/>
        <w:rPr>
          <w:rFonts w:ascii="仿宋" w:eastAsia="仿宋" w:hAnsi="仿宋" w:cs="仿宋"/>
          <w:b/>
          <w:sz w:val="24"/>
        </w:rPr>
      </w:pPr>
    </w:p>
    <w:p w14:paraId="7C8C0926" w14:textId="77777777" w:rsidR="00DD6931" w:rsidRDefault="00350AE2">
      <w:pPr>
        <w:pStyle w:val="2"/>
      </w:pPr>
      <w:r>
        <w:rPr>
          <w:rFonts w:hint="eastAsia"/>
        </w:rPr>
        <w:t xml:space="preserve">5.2 </w:t>
      </w:r>
      <w:r>
        <w:rPr>
          <w:rFonts w:hint="eastAsia"/>
        </w:rPr>
        <w:t>实验方法和技术</w:t>
      </w:r>
      <w:r>
        <w:rPr>
          <w:rFonts w:hint="eastAsia"/>
        </w:rPr>
        <w:t>/</w:t>
      </w:r>
      <w:r>
        <w:rPr>
          <w:rFonts w:hint="eastAsia"/>
        </w:rPr>
        <w:t>工艺路线</w:t>
      </w:r>
    </w:p>
    <w:p w14:paraId="2347EE9E" w14:textId="77777777" w:rsidR="00DD6931" w:rsidRDefault="00350AE2">
      <w:pPr>
        <w:pStyle w:val="a0"/>
        <w:rPr>
          <w:rFonts w:ascii="仿宋" w:eastAsia="仿宋" w:hAnsi="仿宋" w:cs="仿宋"/>
        </w:rPr>
      </w:pPr>
      <w:r>
        <w:rPr>
          <w:rFonts w:ascii="仿宋" w:eastAsia="仿宋" w:hAnsi="仿宋" w:cs="仿宋" w:hint="eastAsia"/>
        </w:rPr>
        <w:t>本项目对“瘦-Pad”概念系统的验证过程分成两个层面，先从芯片SoC的验证开始，然后对整个商业显示器系统（包括云和端）进行验证。</w:t>
      </w:r>
    </w:p>
    <w:p w14:paraId="1999E7F6" w14:textId="77777777" w:rsidR="00DD6931" w:rsidRDefault="00350AE2">
      <w:pPr>
        <w:pStyle w:val="30"/>
      </w:pPr>
      <w:r>
        <w:rPr>
          <w:rFonts w:hint="eastAsia"/>
        </w:rPr>
        <w:t xml:space="preserve">5.2.1 </w:t>
      </w:r>
      <w:r>
        <w:rPr>
          <w:rFonts w:hint="eastAsia"/>
        </w:rPr>
        <w:t>“瘦</w:t>
      </w:r>
      <w:r>
        <w:rPr>
          <w:rFonts w:hint="eastAsia"/>
        </w:rPr>
        <w:t>-Pad</w:t>
      </w:r>
      <w:r>
        <w:rPr>
          <w:rFonts w:hint="eastAsia"/>
        </w:rPr>
        <w:t>”概念的验证方法</w:t>
      </w:r>
    </w:p>
    <w:p w14:paraId="40648390" w14:textId="77777777" w:rsidR="00DD6931" w:rsidRDefault="00350AE2">
      <w:pPr>
        <w:pStyle w:val="a0"/>
        <w:rPr>
          <w:rFonts w:ascii="仿宋" w:eastAsia="仿宋" w:hAnsi="仿宋" w:cs="仿宋"/>
        </w:rPr>
      </w:pPr>
      <w:r>
        <w:rPr>
          <w:rFonts w:ascii="仿宋" w:eastAsia="仿宋" w:hAnsi="仿宋" w:cs="仿宋" w:hint="eastAsia"/>
        </w:rPr>
        <w:t>其中芯片功能验证的全部环节需要我们进行开发，云端验证系统我们基于rk3568/rk3399作为替代（拥有更充分完整的软件栈）。从多个角度讲“瘦-Pad”的关键技术进行开发和验证，为渲染-显示分离的“瘦-Pad”专用芯片的产品化研制提供最重要的支撑。</w:t>
      </w:r>
    </w:p>
    <w:p w14:paraId="6B17F1D1" w14:textId="77777777" w:rsidR="00DD6931" w:rsidRDefault="00350AE2">
      <w:pPr>
        <w:pStyle w:val="af9"/>
      </w:pPr>
      <w:r>
        <w:rPr>
          <w:noProof/>
        </w:rPr>
        <w:lastRenderedPageBreak/>
        <mc:AlternateContent>
          <mc:Choice Requires="wpc">
            <w:drawing>
              <wp:inline distT="0" distB="0" distL="0" distR="0" wp14:anchorId="267C5CCD" wp14:editId="0C00F8D8">
                <wp:extent cx="4841240" cy="6533515"/>
                <wp:effectExtent l="0" t="0" r="0" b="635"/>
                <wp:docPr id="742755018"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59449453" name="图片 135944945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a:xfrm>
                            <a:off x="684727" y="35999"/>
                            <a:ext cx="1463938" cy="1631102"/>
                          </a:xfrm>
                          <a:prstGeom prst="rect">
                            <a:avLst/>
                          </a:prstGeom>
                          <a:noFill/>
                        </pic:spPr>
                      </pic:pic>
                      <wps:wsp>
                        <wps:cNvPr id="1516219529" name="文本框 1516219529"/>
                        <wps:cNvSpPr txBox="1"/>
                        <wps:spPr>
                          <a:xfrm>
                            <a:off x="301522" y="1791648"/>
                            <a:ext cx="804672" cy="541325"/>
                          </a:xfrm>
                          <a:prstGeom prst="rect">
                            <a:avLst/>
                          </a:prstGeom>
                          <a:noFill/>
                          <a:ln w="6350">
                            <a:noFill/>
                          </a:ln>
                        </wps:spPr>
                        <wps:txbx>
                          <w:txbxContent>
                            <w:p w14:paraId="5B8882CC" w14:textId="77777777" w:rsidR="00350AE2" w:rsidRDefault="00350AE2">
                              <w:r>
                                <w:rPr>
                                  <w:rFonts w:hint="eastAsia"/>
                                </w:rPr>
                                <w:t>1</w:t>
                              </w:r>
                              <w:r>
                                <w:rPr>
                                  <w:rFonts w:hint="eastAsia"/>
                                </w:rPr>
                                <w:t>芯片</w:t>
                              </w:r>
                              <w:r>
                                <w:rPr>
                                  <w:rFonts w:hint="eastAsia"/>
                                </w:rPr>
                                <w:t>S</w:t>
                              </w:r>
                              <w:r>
                                <w:t>oC</w:t>
                              </w:r>
                            </w:p>
                            <w:p w14:paraId="1F0EA893" w14:textId="77777777" w:rsidR="00350AE2" w:rsidRDefault="00350AE2">
                              <w:r>
                                <w:t>功能</w:t>
                              </w:r>
                              <w:r>
                                <w:rPr>
                                  <w:rFonts w:hint="eastAsia"/>
                                </w:rPr>
                                <w:t>验证</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33841571" name="文本框 1633841571"/>
                        <wps:cNvSpPr txBox="1"/>
                        <wps:spPr>
                          <a:xfrm>
                            <a:off x="301486" y="2568902"/>
                            <a:ext cx="861631" cy="541325"/>
                          </a:xfrm>
                          <a:prstGeom prst="rect">
                            <a:avLst/>
                          </a:prstGeom>
                          <a:noFill/>
                          <a:ln w="6350">
                            <a:noFill/>
                          </a:ln>
                        </wps:spPr>
                        <wps:txbx>
                          <w:txbxContent>
                            <w:p w14:paraId="2BC6B9D7" w14:textId="77777777" w:rsidR="00350AE2" w:rsidRDefault="00350AE2">
                              <w:r>
                                <w:rPr>
                                  <w:rFonts w:hint="eastAsia"/>
                                </w:rPr>
                                <w:t>2</w:t>
                              </w:r>
                              <w:r>
                                <w:rPr>
                                  <w:rFonts w:hint="eastAsia"/>
                                </w:rPr>
                                <w:t>云</w:t>
                              </w:r>
                              <w:r>
                                <w:rPr>
                                  <w:rFonts w:hint="eastAsia"/>
                                </w:rPr>
                                <w:t>-</w:t>
                              </w:r>
                              <w:r>
                                <w:rPr>
                                  <w:rFonts w:hint="eastAsia"/>
                                </w:rPr>
                                <w:t>端系统</w:t>
                              </w:r>
                            </w:p>
                            <w:p w14:paraId="01D44872" w14:textId="77777777" w:rsidR="00350AE2" w:rsidRDefault="00350AE2">
                              <w:r>
                                <w:rPr>
                                  <w:rFonts w:hint="eastAsia"/>
                                </w:rPr>
                                <w:t>功能验证</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7143625" name="文本框 197143625"/>
                        <wps:cNvSpPr txBox="1"/>
                        <wps:spPr>
                          <a:xfrm>
                            <a:off x="2055569" y="2171849"/>
                            <a:ext cx="1148489" cy="482804"/>
                          </a:xfrm>
                          <a:prstGeom prst="rect">
                            <a:avLst/>
                          </a:prstGeom>
                          <a:solidFill>
                            <a:srgbClr val="E54C5E">
                              <a:lumMod val="20000"/>
                              <a:lumOff val="80000"/>
                            </a:srgbClr>
                          </a:solidFill>
                          <a:ln w="6350">
                            <a:noFill/>
                          </a:ln>
                        </wps:spPr>
                        <wps:txbx>
                          <w:txbxContent>
                            <w:p w14:paraId="43EF30B3" w14:textId="77777777" w:rsidR="00350AE2" w:rsidRDefault="00350AE2">
                              <w:pPr>
                                <w:jc w:val="center"/>
                              </w:pPr>
                              <w:r>
                                <w:rPr>
                                  <w:rFonts w:hint="eastAsia"/>
                                </w:rPr>
                                <w:t>渲染</w:t>
                              </w:r>
                              <w:r>
                                <w:rPr>
                                  <w:rFonts w:hint="eastAsia"/>
                                </w:rPr>
                                <w:t>-</w:t>
                              </w:r>
                              <w:r>
                                <w:t>显示</w:t>
                              </w:r>
                              <w:r>
                                <w:rPr>
                                  <w:rFonts w:hint="eastAsia"/>
                                </w:rPr>
                                <w:t>分离</w:t>
                              </w:r>
                            </w:p>
                            <w:p w14:paraId="4A2C0962" w14:textId="4F21C3DC" w:rsidR="00350AE2" w:rsidRDefault="00350AE2">
                              <w:pPr>
                                <w:jc w:val="center"/>
                              </w:pPr>
                              <w:r>
                                <w:rPr>
                                  <w:rFonts w:hint="eastAsia"/>
                                </w:rPr>
                                <w:t>“瘦</w:t>
                              </w:r>
                              <w:r>
                                <w:rPr>
                                  <w:rFonts w:hint="eastAsia"/>
                                </w:rPr>
                                <w:t>-</w:t>
                              </w:r>
                              <w:r>
                                <w:t>Pad</w:t>
                              </w:r>
                              <w:r>
                                <w:rPr>
                                  <w:rFonts w:hint="eastAsia"/>
                                </w:rPr>
                                <w:t>”概念</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22278880" name="左大括号 1722278880"/>
                        <wps:cNvSpPr/>
                        <wps:spPr>
                          <a:xfrm rot="16200000">
                            <a:off x="2458751" y="-106947"/>
                            <a:ext cx="260427" cy="3808520"/>
                          </a:xfrm>
                          <a:prstGeom prst="leftBrace">
                            <a:avLst/>
                          </a:prstGeom>
                          <a:noFill/>
                          <a:ln w="12700" cap="flat" cmpd="sng" algn="ctr">
                            <a:solidFill>
                              <a:srgbClr val="4874CB"/>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86831182" name="文本框 586831182"/>
                        <wps:cNvSpPr txBox="1"/>
                        <wps:spPr>
                          <a:xfrm>
                            <a:off x="2838200" y="767521"/>
                            <a:ext cx="1214373" cy="438912"/>
                          </a:xfrm>
                          <a:prstGeom prst="rect">
                            <a:avLst/>
                          </a:prstGeom>
                          <a:noFill/>
                          <a:ln w="6350">
                            <a:solidFill>
                              <a:srgbClr val="4874CB"/>
                            </a:solidFill>
                          </a:ln>
                        </wps:spPr>
                        <wps:txbx>
                          <w:txbxContent>
                            <w:p w14:paraId="03E5919C" w14:textId="77777777" w:rsidR="00350AE2" w:rsidRDefault="00350AE2">
                              <w:pPr>
                                <w:jc w:val="center"/>
                              </w:pPr>
                              <w:r>
                                <w:rPr>
                                  <w:rFonts w:hint="eastAsia"/>
                                </w:rPr>
                                <w:t>L</w:t>
                              </w:r>
                              <w:r>
                                <w:t>inux/XV6</w:t>
                              </w:r>
                            </w:p>
                            <w:p w14:paraId="190FC738" w14:textId="77777777" w:rsidR="00350AE2" w:rsidRDefault="00350AE2">
                              <w:pPr>
                                <w:jc w:val="center"/>
                              </w:pPr>
                              <w:r>
                                <w:rPr>
                                  <w:rFonts w:hint="eastAsia"/>
                                </w:rPr>
                                <w:t>（轻量级）</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6381687" name="文本框 196381687"/>
                        <wps:cNvSpPr txBox="1"/>
                        <wps:spPr>
                          <a:xfrm>
                            <a:off x="2406658" y="569860"/>
                            <a:ext cx="365804" cy="395095"/>
                          </a:xfrm>
                          <a:prstGeom prst="rect">
                            <a:avLst/>
                          </a:prstGeom>
                          <a:noFill/>
                          <a:ln w="6350">
                            <a:noFill/>
                          </a:ln>
                        </wps:spPr>
                        <wps:txbx>
                          <w:txbxContent>
                            <w:p w14:paraId="626DC2DA" w14:textId="77777777" w:rsidR="00350AE2" w:rsidRDefault="00350AE2">
                              <w:pPr>
                                <w:rPr>
                                  <w:sz w:val="48"/>
                                  <w:szCs w:val="56"/>
                                </w:rPr>
                              </w:pPr>
                              <w:r>
                                <w:rPr>
                                  <w:rFonts w:hint="eastAsia"/>
                                  <w:sz w:val="48"/>
                                  <w:szCs w:val="56"/>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34855058" name="文本框 934855058"/>
                        <wps:cNvSpPr txBox="1"/>
                        <wps:spPr>
                          <a:xfrm>
                            <a:off x="2838200" y="123783"/>
                            <a:ext cx="1163214" cy="446228"/>
                          </a:xfrm>
                          <a:prstGeom prst="rect">
                            <a:avLst/>
                          </a:prstGeom>
                          <a:noFill/>
                          <a:ln w="6350">
                            <a:solidFill>
                              <a:srgbClr val="4874CB"/>
                            </a:solidFill>
                          </a:ln>
                        </wps:spPr>
                        <wps:txbx>
                          <w:txbxContent>
                            <w:p w14:paraId="4D8B6D9C" w14:textId="77777777" w:rsidR="00350AE2" w:rsidRDefault="00350AE2">
                              <w:pPr>
                                <w:jc w:val="center"/>
                              </w:pPr>
                              <w:r>
                                <w:t>通信</w:t>
                              </w:r>
                              <w:r>
                                <w:rPr>
                                  <w:rFonts w:hint="eastAsia"/>
                                </w:rPr>
                                <w:t>、显示</w:t>
                              </w:r>
                            </w:p>
                            <w:p w14:paraId="78F8D89A" w14:textId="77777777" w:rsidR="00350AE2" w:rsidRDefault="00350AE2">
                              <w:pPr>
                                <w:jc w:val="center"/>
                              </w:pPr>
                              <w:r>
                                <w:t>验证</w:t>
                              </w:r>
                              <w:r>
                                <w:rPr>
                                  <w:rFonts w:hint="eastAsia"/>
                                </w:rPr>
                                <w:t>软件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7766599" name="左大括号 267766599"/>
                        <wps:cNvSpPr/>
                        <wps:spPr>
                          <a:xfrm rot="5400000" flipV="1">
                            <a:off x="2458752" y="1085431"/>
                            <a:ext cx="260427" cy="3808520"/>
                          </a:xfrm>
                          <a:prstGeom prst="leftBrace">
                            <a:avLst/>
                          </a:prstGeom>
                          <a:noFill/>
                          <a:ln w="12700" cap="flat" cmpd="sng" algn="ctr">
                            <a:solidFill>
                              <a:srgbClr val="4874CB"/>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006978225" name="箭头: 下 2006978225"/>
                        <wps:cNvSpPr/>
                        <wps:spPr>
                          <a:xfrm>
                            <a:off x="2472538" y="1981843"/>
                            <a:ext cx="212140" cy="190006"/>
                          </a:xfrm>
                          <a:prstGeom prst="downArrow">
                            <a:avLst/>
                          </a:prstGeom>
                          <a:noFill/>
                          <a:ln w="12700" cap="flat" cmpd="sng" algn="ctr">
                            <a:solidFill>
                              <a:srgbClr val="4874CB">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581566482" name="箭头: 下 1581566482"/>
                        <wps:cNvSpPr/>
                        <wps:spPr>
                          <a:xfrm flipV="1">
                            <a:off x="2472538" y="2596319"/>
                            <a:ext cx="212140" cy="190006"/>
                          </a:xfrm>
                          <a:prstGeom prst="downArrow">
                            <a:avLst/>
                          </a:prstGeom>
                          <a:noFill/>
                          <a:ln w="12700" cap="flat" cmpd="sng" algn="ctr">
                            <a:solidFill>
                              <a:srgbClr val="4874CB">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1748238754" name="图片 1748238754"/>
                          <pic:cNvPicPr>
                            <a:picLocks noChangeAspect="1"/>
                          </pic:cNvPicPr>
                        </pic:nvPicPr>
                        <pic:blipFill>
                          <a:blip r:embed="rId23"/>
                          <a:stretch>
                            <a:fillRect/>
                          </a:stretch>
                        </pic:blipFill>
                        <pic:spPr>
                          <a:xfrm>
                            <a:off x="3291839" y="5139182"/>
                            <a:ext cx="1455724" cy="1107169"/>
                          </a:xfrm>
                          <a:prstGeom prst="rect">
                            <a:avLst/>
                          </a:prstGeom>
                        </pic:spPr>
                      </pic:pic>
                      <wps:wsp>
                        <wps:cNvPr id="697809617" name="文本框 697809617"/>
                        <wps:cNvSpPr txBox="1"/>
                        <wps:spPr>
                          <a:xfrm>
                            <a:off x="3490938" y="6228064"/>
                            <a:ext cx="1148489" cy="305554"/>
                          </a:xfrm>
                          <a:prstGeom prst="rect">
                            <a:avLst/>
                          </a:prstGeom>
                          <a:noFill/>
                          <a:ln w="6350">
                            <a:noFill/>
                          </a:ln>
                        </wps:spPr>
                        <wps:txbx>
                          <w:txbxContent>
                            <w:p w14:paraId="2DCB7672" w14:textId="77777777" w:rsidR="00350AE2" w:rsidRDefault="00350AE2">
                              <w:r>
                                <w:t>rk3568/rk3399</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37514301" name="文本框 637514301"/>
                        <wps:cNvSpPr txBox="1"/>
                        <wps:spPr>
                          <a:xfrm>
                            <a:off x="3452774" y="4472556"/>
                            <a:ext cx="1163214" cy="438912"/>
                          </a:xfrm>
                          <a:prstGeom prst="rect">
                            <a:avLst/>
                          </a:prstGeom>
                          <a:solidFill>
                            <a:schemeClr val="accent3">
                              <a:lumMod val="40000"/>
                              <a:lumOff val="60000"/>
                            </a:schemeClr>
                          </a:solidFill>
                          <a:ln w="6350">
                            <a:solidFill>
                              <a:srgbClr val="4874CB"/>
                            </a:solidFill>
                          </a:ln>
                        </wps:spPr>
                        <wps:txbx>
                          <w:txbxContent>
                            <w:p w14:paraId="19BB9A65" w14:textId="77777777" w:rsidR="00350AE2" w:rsidRDefault="00350AE2">
                              <w:pPr>
                                <w:jc w:val="center"/>
                              </w:pPr>
                              <w:r>
                                <w:t>开源鸿蒙</w:t>
                              </w:r>
                            </w:p>
                            <w:p w14:paraId="4D1EC95E" w14:textId="77777777" w:rsidR="00350AE2" w:rsidRDefault="00350AE2">
                              <w:pPr>
                                <w:jc w:val="center"/>
                              </w:pPr>
                              <w:r>
                                <w:rPr>
                                  <w:rFonts w:hint="eastAsia"/>
                                </w:rPr>
                                <w:t>O</w:t>
                              </w:r>
                              <w:r>
                                <w:t>penHarmony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92678344" name="文本框 1992678344"/>
                        <wps:cNvSpPr txBox="1"/>
                        <wps:spPr>
                          <a:xfrm>
                            <a:off x="3452773" y="3928798"/>
                            <a:ext cx="1163214" cy="287720"/>
                          </a:xfrm>
                          <a:prstGeom prst="rect">
                            <a:avLst/>
                          </a:prstGeom>
                          <a:solidFill>
                            <a:schemeClr val="accent3">
                              <a:lumMod val="40000"/>
                              <a:lumOff val="60000"/>
                            </a:schemeClr>
                          </a:solidFill>
                          <a:ln w="6350">
                            <a:solidFill>
                              <a:srgbClr val="4874CB"/>
                            </a:solidFill>
                          </a:ln>
                        </wps:spPr>
                        <wps:txbx>
                          <w:txbxContent>
                            <w:p w14:paraId="304313E3" w14:textId="77777777" w:rsidR="00350AE2" w:rsidRDefault="00350AE2">
                              <w:pPr>
                                <w:jc w:val="center"/>
                              </w:pPr>
                              <w:r>
                                <w:t>数据流</w:t>
                              </w:r>
                              <w:r>
                                <w:rPr>
                                  <w:rFonts w:hint="eastAsia"/>
                                </w:rPr>
                                <w:t>开发环境</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56378978" name="文本框 556378978"/>
                        <wps:cNvSpPr txBox="1"/>
                        <wps:spPr>
                          <a:xfrm>
                            <a:off x="3452773" y="3224450"/>
                            <a:ext cx="1163214" cy="496663"/>
                          </a:xfrm>
                          <a:prstGeom prst="rect">
                            <a:avLst/>
                          </a:prstGeom>
                          <a:solidFill>
                            <a:schemeClr val="accent3">
                              <a:lumMod val="40000"/>
                              <a:lumOff val="60000"/>
                            </a:schemeClr>
                          </a:solidFill>
                          <a:ln w="6350">
                            <a:solidFill>
                              <a:srgbClr val="4874CB"/>
                            </a:solidFill>
                          </a:ln>
                        </wps:spPr>
                        <wps:txbx>
                          <w:txbxContent>
                            <w:p w14:paraId="05EC7CB6" w14:textId="77777777" w:rsidR="00350AE2" w:rsidRDefault="00350AE2">
                              <w:r>
                                <w:t>显示</w:t>
                              </w:r>
                              <w:r>
                                <w:rPr>
                                  <w:rFonts w:hint="eastAsia"/>
                                </w:rPr>
                                <w:t>播放应用</w:t>
                              </w:r>
                            </w:p>
                            <w:p w14:paraId="5C790751" w14:textId="77777777" w:rsidR="00350AE2" w:rsidRDefault="00350AE2">
                              <w:r>
                                <w:rPr>
                                  <w:rFonts w:hint="eastAsia"/>
                                </w:rPr>
                                <w:t>A</w:t>
                              </w:r>
                              <w:r>
                                <w:t>I</w:t>
                              </w:r>
                              <w:r>
                                <w:rPr>
                                  <w:rFonts w:hint="eastAsia"/>
                                </w:rPr>
                                <w:t>辅助系统</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82794263" name="文本框 1282794263"/>
                        <wps:cNvSpPr txBox="1"/>
                        <wps:spPr>
                          <a:xfrm>
                            <a:off x="2538331" y="3821510"/>
                            <a:ext cx="365804" cy="395095"/>
                          </a:xfrm>
                          <a:prstGeom prst="rect">
                            <a:avLst/>
                          </a:prstGeom>
                          <a:noFill/>
                          <a:ln w="6350">
                            <a:noFill/>
                          </a:ln>
                        </wps:spPr>
                        <wps:txbx>
                          <w:txbxContent>
                            <w:p w14:paraId="56B6ACB4" w14:textId="77777777" w:rsidR="00350AE2" w:rsidRDefault="00350AE2">
                              <w:pPr>
                                <w:rPr>
                                  <w:sz w:val="48"/>
                                  <w:szCs w:val="56"/>
                                </w:rPr>
                              </w:pPr>
                              <w:r>
                                <w:rPr>
                                  <w:rFonts w:hint="eastAsia"/>
                                  <w:sz w:val="48"/>
                                  <w:szCs w:val="56"/>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70722028" name="文本框 870722028"/>
                        <wps:cNvSpPr txBox="1"/>
                        <wps:spPr>
                          <a:xfrm>
                            <a:off x="484306" y="4911419"/>
                            <a:ext cx="1163214" cy="438912"/>
                          </a:xfrm>
                          <a:prstGeom prst="rect">
                            <a:avLst/>
                          </a:prstGeom>
                          <a:noFill/>
                          <a:ln w="6350">
                            <a:solidFill>
                              <a:srgbClr val="4874CB"/>
                            </a:solidFill>
                          </a:ln>
                        </wps:spPr>
                        <wps:txbx>
                          <w:txbxContent>
                            <w:p w14:paraId="27D56148" w14:textId="77777777" w:rsidR="00350AE2" w:rsidRDefault="00350AE2">
                              <w:pPr>
                                <w:jc w:val="center"/>
                              </w:pPr>
                              <w:r>
                                <w:rPr>
                                  <w:rFonts w:hint="eastAsia"/>
                                </w:rPr>
                                <w:t>服务器操作系统</w:t>
                              </w:r>
                            </w:p>
                            <w:p w14:paraId="4001C592" w14:textId="77777777" w:rsidR="00350AE2" w:rsidRDefault="00350AE2">
                              <w:pPr>
                                <w:jc w:val="center"/>
                              </w:pPr>
                              <w:r>
                                <w:rPr>
                                  <w:rFonts w:hint="eastAsia"/>
                                </w:rPr>
                                <w:t>Linux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08868725" name="文本框 1808868725"/>
                        <wps:cNvSpPr txBox="1"/>
                        <wps:spPr>
                          <a:xfrm>
                            <a:off x="484305" y="4250655"/>
                            <a:ext cx="1163214" cy="287720"/>
                          </a:xfrm>
                          <a:prstGeom prst="rect">
                            <a:avLst/>
                          </a:prstGeom>
                          <a:noFill/>
                          <a:ln w="6350">
                            <a:solidFill>
                              <a:srgbClr val="4874CB"/>
                            </a:solidFill>
                          </a:ln>
                        </wps:spPr>
                        <wps:txbx>
                          <w:txbxContent>
                            <w:p w14:paraId="2B00141C" w14:textId="77777777" w:rsidR="00350AE2" w:rsidRDefault="00350AE2">
                              <w:pPr>
                                <w:jc w:val="center"/>
                              </w:pPr>
                              <w:r>
                                <w:t>管理</w:t>
                              </w:r>
                              <w:r>
                                <w:rPr>
                                  <w:rFonts w:hint="eastAsia"/>
                                </w:rPr>
                                <w:t>软件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23947797" name="文本框 1923947797"/>
                        <wps:cNvSpPr txBox="1"/>
                        <wps:spPr>
                          <a:xfrm>
                            <a:off x="484305" y="3224175"/>
                            <a:ext cx="1163214" cy="704155"/>
                          </a:xfrm>
                          <a:prstGeom prst="rect">
                            <a:avLst/>
                          </a:prstGeom>
                          <a:noFill/>
                          <a:ln w="6350">
                            <a:solidFill>
                              <a:srgbClr val="4874CB"/>
                            </a:solidFill>
                          </a:ln>
                        </wps:spPr>
                        <wps:txbx>
                          <w:txbxContent>
                            <w:p w14:paraId="30CFAED5" w14:textId="77777777" w:rsidR="00350AE2" w:rsidRDefault="00350AE2">
                              <w:pPr>
                                <w:jc w:val="center"/>
                              </w:pPr>
                              <w:r>
                                <w:t>系统</w:t>
                              </w:r>
                              <w:r>
                                <w:rPr>
                                  <w:rFonts w:hint="eastAsia"/>
                                </w:rPr>
                                <w:t>管理</w:t>
                              </w:r>
                            </w:p>
                            <w:p w14:paraId="2A72DD53" w14:textId="77777777" w:rsidR="00350AE2" w:rsidRDefault="00350AE2">
                              <w:pPr>
                                <w:jc w:val="center"/>
                              </w:pPr>
                              <w:r>
                                <w:rPr>
                                  <w:rFonts w:hint="eastAsia"/>
                                </w:rPr>
                                <w:t>节目编排开发</w:t>
                              </w:r>
                            </w:p>
                            <w:p w14:paraId="13A1789F" w14:textId="77777777" w:rsidR="00350AE2" w:rsidRDefault="00350AE2">
                              <w:pPr>
                                <w:jc w:val="center"/>
                              </w:pPr>
                              <w:r>
                                <w:rPr>
                                  <w:rFonts w:hint="eastAsia"/>
                                </w:rPr>
                                <w:t>数据收集和挖掘</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1497500" name="箭头: 下 421497500"/>
                        <wps:cNvSpPr/>
                        <wps:spPr>
                          <a:xfrm>
                            <a:off x="3972106" y="3738650"/>
                            <a:ext cx="212140" cy="190006"/>
                          </a:xfrm>
                          <a:prstGeom prst="downArrow">
                            <a:avLst/>
                          </a:prstGeom>
                          <a:noFill/>
                          <a:ln w="6350" cap="flat" cmpd="sng" algn="ctr">
                            <a:solidFill>
                              <a:srgbClr val="4874CB">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441263011" name="箭头: 下 1441263011"/>
                        <wps:cNvSpPr/>
                        <wps:spPr>
                          <a:xfrm>
                            <a:off x="3972106" y="4232353"/>
                            <a:ext cx="212140" cy="190006"/>
                          </a:xfrm>
                          <a:prstGeom prst="downArrow">
                            <a:avLst/>
                          </a:prstGeom>
                          <a:noFill/>
                          <a:ln w="6350" cap="flat" cmpd="sng" algn="ctr">
                            <a:solidFill>
                              <a:srgbClr val="4874CB">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700724301" name="箭头: 下 1700724301"/>
                        <wps:cNvSpPr/>
                        <wps:spPr>
                          <a:xfrm>
                            <a:off x="3972106" y="4949125"/>
                            <a:ext cx="212140" cy="190006"/>
                          </a:xfrm>
                          <a:prstGeom prst="downArrow">
                            <a:avLst/>
                          </a:prstGeom>
                          <a:noFill/>
                          <a:ln w="6350" cap="flat" cmpd="sng" algn="ctr">
                            <a:solidFill>
                              <a:srgbClr val="4874CB">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1525681852" name="图片 1525681852"/>
                          <pic:cNvPicPr>
                            <a:picLocks noChangeAspect="1"/>
                          </pic:cNvPicPr>
                        </pic:nvPicPr>
                        <pic:blipFill>
                          <a:blip r:embed="rId24"/>
                          <a:stretch>
                            <a:fillRect/>
                          </a:stretch>
                        </pic:blipFill>
                        <pic:spPr>
                          <a:xfrm>
                            <a:off x="176361" y="5538556"/>
                            <a:ext cx="1776798" cy="640956"/>
                          </a:xfrm>
                          <a:prstGeom prst="rect">
                            <a:avLst/>
                          </a:prstGeom>
                        </pic:spPr>
                      </pic:pic>
                      <wps:wsp>
                        <wps:cNvPr id="1345709267" name="文本框 1345709267"/>
                        <wps:cNvSpPr txBox="1"/>
                        <wps:spPr>
                          <a:xfrm>
                            <a:off x="564869" y="6082737"/>
                            <a:ext cx="1148489" cy="305554"/>
                          </a:xfrm>
                          <a:prstGeom prst="rect">
                            <a:avLst/>
                          </a:prstGeom>
                          <a:noFill/>
                          <a:ln w="6350">
                            <a:noFill/>
                          </a:ln>
                        </wps:spPr>
                        <wps:txbx>
                          <w:txbxContent>
                            <w:p w14:paraId="09E6E2CB" w14:textId="77777777" w:rsidR="00350AE2" w:rsidRDefault="00350AE2">
                              <w:r>
                                <w:rPr>
                                  <w:rFonts w:hint="eastAsia"/>
                                </w:rPr>
                                <w:t>云端服务器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14384342" name="箭头: 下 2014384342"/>
                        <wps:cNvSpPr/>
                        <wps:spPr>
                          <a:xfrm>
                            <a:off x="951342" y="4010796"/>
                            <a:ext cx="212140" cy="190006"/>
                          </a:xfrm>
                          <a:prstGeom prst="downArrow">
                            <a:avLst/>
                          </a:prstGeom>
                          <a:noFill/>
                          <a:ln w="6350" cap="flat" cmpd="sng" algn="ctr">
                            <a:solidFill>
                              <a:srgbClr val="4874CB">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485021350" name="箭头: 下 1485021350"/>
                        <wps:cNvSpPr/>
                        <wps:spPr>
                          <a:xfrm>
                            <a:off x="951342" y="4625272"/>
                            <a:ext cx="212140" cy="190006"/>
                          </a:xfrm>
                          <a:prstGeom prst="downArrow">
                            <a:avLst/>
                          </a:prstGeom>
                          <a:noFill/>
                          <a:ln w="6350" cap="flat" cmpd="sng" algn="ctr">
                            <a:solidFill>
                              <a:srgbClr val="4874CB">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w14:anchorId="267C5CCD" id="画布 2" o:spid="_x0000_s1090" editas="canvas" style="width:381.2pt;height:514.45pt;mso-position-horizontal-relative:char;mso-position-vertical-relative:line" coordsize="48412,65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">
                <v:shape id="_x0000_s1091" type="#_x0000_t75" style="position:absolute;width:48412;height:65335;visibility:visible;mso-wrap-style:square" filled="t">
                  <v:fill o:detectmouseclick="t"/>
                  <v:path o:connecttype="none"/>
                </v:shape>
                <v:shape id="图片 1359449453" o:spid="_x0000_s1092" type="#_x0000_t75" style="position:absolute;left:6847;top:359;width:14639;height:16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">
                  <v:imagedata r:id="rId25" o:title=""/>
                </v:shape>
                <v:shape id="文本框 1516219529" o:spid="_x0000_s1093" type="#_x0000_t202" style="position:absolute;left:3015;top:17916;width:8046;height:5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" filled="f" stroked="f" strokeweight=".5pt">
                  <v:textbox>
                    <w:txbxContent>
                      <w:p w14:paraId="5B8882CC" w14:textId="77777777" w:rsidR="00350AE2" w:rsidRDefault="00350AE2">
                        <w:r>
                          <w:rPr>
                            <w:rFonts w:hint="eastAsia"/>
                          </w:rPr>
                          <w:t>1</w:t>
                        </w:r>
                        <w:r>
                          <w:rPr>
                            <w:rFonts w:hint="eastAsia"/>
                          </w:rPr>
                          <w:t>芯片</w:t>
                        </w:r>
                        <w:r>
                          <w:rPr>
                            <w:rFonts w:hint="eastAsia"/>
                          </w:rPr>
                          <w:t>S</w:t>
                        </w:r>
                        <w:r>
                          <w:t>oC</w:t>
                        </w:r>
                      </w:p>
                      <w:p w14:paraId="1F0EA893" w14:textId="77777777" w:rsidR="00350AE2" w:rsidRDefault="00350AE2">
                        <w:r>
                          <w:t>功能</w:t>
                        </w:r>
                        <w:r>
                          <w:rPr>
                            <w:rFonts w:hint="eastAsia"/>
                          </w:rPr>
                          <w:t>验证</w:t>
                        </w:r>
                      </w:p>
                    </w:txbxContent>
                  </v:textbox>
                </v:shape>
                <v:shape id="文本框 1633841571" o:spid="_x0000_s1094" type="#_x0000_t202" style="position:absolute;left:3014;top:25689;width:8617;height:5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" filled="f" stroked="f" strokeweight=".5pt">
                  <v:textbox>
                    <w:txbxContent>
                      <w:p w14:paraId="2BC6B9D7" w14:textId="77777777" w:rsidR="00350AE2" w:rsidRDefault="00350AE2">
                        <w:r>
                          <w:rPr>
                            <w:rFonts w:hint="eastAsia"/>
                          </w:rPr>
                          <w:t>2</w:t>
                        </w:r>
                        <w:r>
                          <w:rPr>
                            <w:rFonts w:hint="eastAsia"/>
                          </w:rPr>
                          <w:t>云</w:t>
                        </w:r>
                        <w:r>
                          <w:rPr>
                            <w:rFonts w:hint="eastAsia"/>
                          </w:rPr>
                          <w:t>-</w:t>
                        </w:r>
                        <w:r>
                          <w:rPr>
                            <w:rFonts w:hint="eastAsia"/>
                          </w:rPr>
                          <w:t>端系统</w:t>
                        </w:r>
                      </w:p>
                      <w:p w14:paraId="01D44872" w14:textId="77777777" w:rsidR="00350AE2" w:rsidRDefault="00350AE2">
                        <w:r>
                          <w:rPr>
                            <w:rFonts w:hint="eastAsia"/>
                          </w:rPr>
                          <w:t>功能验证</w:t>
                        </w:r>
                      </w:p>
                    </w:txbxContent>
                  </v:textbox>
                </v:shape>
                <v:shape id="文本框 197143625" o:spid="_x0000_s1095" type="#_x0000_t202" style="position:absolute;left:20555;top:21718;width:11485;height:4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" fillcolor="#fadbdf" stroked="f" strokeweight=".5pt">
                  <v:textbox>
                    <w:txbxContent>
                      <w:p w14:paraId="43EF30B3" w14:textId="77777777" w:rsidR="00350AE2" w:rsidRDefault="00350AE2">
                        <w:pPr>
                          <w:jc w:val="center"/>
                        </w:pPr>
                        <w:r>
                          <w:rPr>
                            <w:rFonts w:hint="eastAsia"/>
                          </w:rPr>
                          <w:t>渲染</w:t>
                        </w:r>
                        <w:r>
                          <w:rPr>
                            <w:rFonts w:hint="eastAsia"/>
                          </w:rPr>
                          <w:t>-</w:t>
                        </w:r>
                        <w:r>
                          <w:t>显示</w:t>
                        </w:r>
                        <w:r>
                          <w:rPr>
                            <w:rFonts w:hint="eastAsia"/>
                          </w:rPr>
                          <w:t>分离</w:t>
                        </w:r>
                      </w:p>
                      <w:p w14:paraId="4A2C0962" w14:textId="4F21C3DC" w:rsidR="00350AE2" w:rsidRDefault="00350AE2">
                        <w:pPr>
                          <w:jc w:val="center"/>
                        </w:pPr>
                        <w:r>
                          <w:rPr>
                            <w:rFonts w:hint="eastAsia"/>
                          </w:rPr>
                          <w:t>“瘦</w:t>
                        </w:r>
                        <w:r>
                          <w:rPr>
                            <w:rFonts w:hint="eastAsia"/>
                          </w:rPr>
                          <w:t>-</w:t>
                        </w:r>
                        <w:r>
                          <w:t>Pad</w:t>
                        </w:r>
                        <w:r>
                          <w:rPr>
                            <w:rFonts w:hint="eastAsia"/>
                          </w:rPr>
                          <w:t>”概念</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722278880" o:spid="_x0000_s1096" type="#_x0000_t87" style="position:absolute;left:24587;top:-1070;width:2605;height:3808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" adj="123" strokecolor="#4874cb" strokeweight="1pt">
                  <v:stroke joinstyle="miter"/>
                </v:shape>
                <v:shape id="文本框 586831182" o:spid="_x0000_s1097" type="#_x0000_t202" style="position:absolute;left:28382;top:7675;width:12143;height:4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" filled="f" strokecolor="#4874cb" strokeweight=".5pt">
                  <v:textbox>
                    <w:txbxContent>
                      <w:p w14:paraId="03E5919C" w14:textId="77777777" w:rsidR="00350AE2" w:rsidRDefault="00350AE2">
                        <w:pPr>
                          <w:jc w:val="center"/>
                        </w:pPr>
                        <w:r>
                          <w:rPr>
                            <w:rFonts w:hint="eastAsia"/>
                          </w:rPr>
                          <w:t>L</w:t>
                        </w:r>
                        <w:r>
                          <w:t>inux/XV6</w:t>
                        </w:r>
                      </w:p>
                      <w:p w14:paraId="190FC738" w14:textId="77777777" w:rsidR="00350AE2" w:rsidRDefault="00350AE2">
                        <w:pPr>
                          <w:jc w:val="center"/>
                        </w:pPr>
                        <w:r>
                          <w:rPr>
                            <w:rFonts w:hint="eastAsia"/>
                          </w:rPr>
                          <w:t>（轻量级）</w:t>
                        </w:r>
                      </w:p>
                    </w:txbxContent>
                  </v:textbox>
                </v:shape>
                <v:shape id="文本框 196381687" o:spid="_x0000_s1098" type="#_x0000_t202" style="position:absolute;left:24066;top:5698;width:3658;height:3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" filled="f" stroked="f" strokeweight=".5pt">
                  <v:textbox>
                    <w:txbxContent>
                      <w:p w14:paraId="626DC2DA" w14:textId="77777777" w:rsidR="00350AE2" w:rsidRDefault="00350AE2">
                        <w:pPr>
                          <w:rPr>
                            <w:sz w:val="48"/>
                            <w:szCs w:val="56"/>
                          </w:rPr>
                        </w:pPr>
                        <w:r>
                          <w:rPr>
                            <w:rFonts w:hint="eastAsia"/>
                            <w:sz w:val="48"/>
                            <w:szCs w:val="56"/>
                          </w:rPr>
                          <w:t>+</w:t>
                        </w:r>
                      </w:p>
                    </w:txbxContent>
                  </v:textbox>
                </v:shape>
                <v:shape id="文本框 934855058" o:spid="_x0000_s1099" type="#_x0000_t202" style="position:absolute;left:28382;top:1237;width:11632;height:4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" filled="f" strokecolor="#4874cb" strokeweight=".5pt">
                  <v:textbox>
                    <w:txbxContent>
                      <w:p w14:paraId="4D8B6D9C" w14:textId="77777777" w:rsidR="00350AE2" w:rsidRDefault="00350AE2">
                        <w:pPr>
                          <w:jc w:val="center"/>
                        </w:pPr>
                        <w:r>
                          <w:t>通信</w:t>
                        </w:r>
                        <w:r>
                          <w:rPr>
                            <w:rFonts w:hint="eastAsia"/>
                          </w:rPr>
                          <w:t>、显示</w:t>
                        </w:r>
                      </w:p>
                      <w:p w14:paraId="78F8D89A" w14:textId="77777777" w:rsidR="00350AE2" w:rsidRDefault="00350AE2">
                        <w:pPr>
                          <w:jc w:val="center"/>
                        </w:pPr>
                        <w:r>
                          <w:t>验证</w:t>
                        </w:r>
                        <w:r>
                          <w:rPr>
                            <w:rFonts w:hint="eastAsia"/>
                          </w:rPr>
                          <w:t>软件</w:t>
                        </w:r>
                      </w:p>
                    </w:txbxContent>
                  </v:textbox>
                </v:shape>
                <v:shape id="左大括号 267766599" o:spid="_x0000_s1100" type="#_x0000_t87" style="position:absolute;left:24587;top:10854;width:2605;height:38085;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" adj="123" strokecolor="#4874cb" strokeweight="1pt">
                  <v:stroke joinstyle="miter"/>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2006978225" o:spid="_x0000_s1101" type="#_x0000_t67" style="position:absolute;left:24725;top:19818;width:2121;height:1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" adj="10800" filled="f" strokecolor="#192d54" strokeweight="1pt"/>
                <v:shape id="箭头: 下 1581566482" o:spid="_x0000_s1102" type="#_x0000_t67" style="position:absolute;left:24725;top:25963;width:2121;height:190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" adj="10800" filled="f" strokecolor="#192d54" strokeweight="1pt"/>
                <v:shape id="图片 1748238754" o:spid="_x0000_s1103" type="#_x0000_t75" style="position:absolute;left:32918;top:51391;width:14557;height:11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">
                  <v:imagedata r:id="rId26" o:title=""/>
                </v:shape>
                <v:shape id="文本框 697809617" o:spid="_x0000_s1104" type="#_x0000_t202" style="position:absolute;left:34909;top:62280;width:11485;height:3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" filled="f" stroked="f" strokeweight=".5pt">
                  <v:textbox>
                    <w:txbxContent>
                      <w:p w14:paraId="2DCB7672" w14:textId="77777777" w:rsidR="00350AE2" w:rsidRDefault="00350AE2">
                        <w:r>
                          <w:t>rk3568/rk3399</w:t>
                        </w:r>
                      </w:p>
                    </w:txbxContent>
                  </v:textbox>
                </v:shape>
                <v:shape id="文本框 637514301" o:spid="_x0000_s1105" type="#_x0000_t202" style="position:absolute;left:34527;top:44725;width:11632;height:4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" fillcolor="#fee595 [1302]" strokecolor="#4874cb" strokeweight=".5pt">
                  <v:textbox>
                    <w:txbxContent>
                      <w:p w14:paraId="19BB9A65" w14:textId="77777777" w:rsidR="00350AE2" w:rsidRDefault="00350AE2">
                        <w:pPr>
                          <w:jc w:val="center"/>
                        </w:pPr>
                        <w:r>
                          <w:t>开源鸿蒙</w:t>
                        </w:r>
                      </w:p>
                      <w:p w14:paraId="4D1EC95E" w14:textId="77777777" w:rsidR="00350AE2" w:rsidRDefault="00350AE2">
                        <w:pPr>
                          <w:jc w:val="center"/>
                        </w:pPr>
                        <w:r>
                          <w:rPr>
                            <w:rFonts w:hint="eastAsia"/>
                          </w:rPr>
                          <w:t>O</w:t>
                        </w:r>
                        <w:r>
                          <w:t>penHarmony</w:t>
                        </w:r>
                      </w:p>
                    </w:txbxContent>
                  </v:textbox>
                </v:shape>
                <v:shape id="文本框 1992678344" o:spid="_x0000_s1106" type="#_x0000_t202" style="position:absolute;left:34527;top:39287;width:11632;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" fillcolor="#fee595 [1302]" strokecolor="#4874cb" strokeweight=".5pt">
                  <v:textbox>
                    <w:txbxContent>
                      <w:p w14:paraId="304313E3" w14:textId="77777777" w:rsidR="00350AE2" w:rsidRDefault="00350AE2">
                        <w:pPr>
                          <w:jc w:val="center"/>
                        </w:pPr>
                        <w:r>
                          <w:t>数据流</w:t>
                        </w:r>
                        <w:r>
                          <w:rPr>
                            <w:rFonts w:hint="eastAsia"/>
                          </w:rPr>
                          <w:t>开发环境</w:t>
                        </w:r>
                      </w:p>
                    </w:txbxContent>
                  </v:textbox>
                </v:shape>
                <v:shape id="文本框 556378978" o:spid="_x0000_s1107" type="#_x0000_t202" style="position:absolute;left:34527;top:32244;width:11632;height:4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" fillcolor="#fee595 [1302]" strokecolor="#4874cb" strokeweight=".5pt">
                  <v:textbox>
                    <w:txbxContent>
                      <w:p w14:paraId="05EC7CB6" w14:textId="77777777" w:rsidR="00350AE2" w:rsidRDefault="00350AE2">
                        <w:r>
                          <w:t>显示</w:t>
                        </w:r>
                        <w:r>
                          <w:rPr>
                            <w:rFonts w:hint="eastAsia"/>
                          </w:rPr>
                          <w:t>播放应用</w:t>
                        </w:r>
                      </w:p>
                      <w:p w14:paraId="5C790751" w14:textId="77777777" w:rsidR="00350AE2" w:rsidRDefault="00350AE2">
                        <w:r>
                          <w:rPr>
                            <w:rFonts w:hint="eastAsia"/>
                          </w:rPr>
                          <w:t>A</w:t>
                        </w:r>
                        <w:r>
                          <w:t>I</w:t>
                        </w:r>
                        <w:r>
                          <w:rPr>
                            <w:rFonts w:hint="eastAsia"/>
                          </w:rPr>
                          <w:t>辅助系统</w:t>
                        </w:r>
                      </w:p>
                    </w:txbxContent>
                  </v:textbox>
                </v:shape>
                <v:shape id="文本框 1282794263" o:spid="_x0000_s1108" type="#_x0000_t202" style="position:absolute;left:25383;top:38215;width:3658;height:3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" filled="f" stroked="f" strokeweight=".5pt">
                  <v:textbox>
                    <w:txbxContent>
                      <w:p w14:paraId="56B6ACB4" w14:textId="77777777" w:rsidR="00350AE2" w:rsidRDefault="00350AE2">
                        <w:pPr>
                          <w:rPr>
                            <w:sz w:val="48"/>
                            <w:szCs w:val="56"/>
                          </w:rPr>
                        </w:pPr>
                        <w:r>
                          <w:rPr>
                            <w:rFonts w:hint="eastAsia"/>
                            <w:sz w:val="48"/>
                            <w:szCs w:val="56"/>
                          </w:rPr>
                          <w:t>+</w:t>
                        </w:r>
                      </w:p>
                    </w:txbxContent>
                  </v:textbox>
                </v:shape>
                <v:shape id="文本框 870722028" o:spid="_x0000_s1109" type="#_x0000_t202" style="position:absolute;left:4843;top:49114;width:11632;height:4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" filled="f" strokecolor="#4874cb" strokeweight=".5pt">
                  <v:textbox>
                    <w:txbxContent>
                      <w:p w14:paraId="27D56148" w14:textId="77777777" w:rsidR="00350AE2" w:rsidRDefault="00350AE2">
                        <w:pPr>
                          <w:jc w:val="center"/>
                        </w:pPr>
                        <w:r>
                          <w:rPr>
                            <w:rFonts w:hint="eastAsia"/>
                          </w:rPr>
                          <w:t>服务器操作系统</w:t>
                        </w:r>
                      </w:p>
                      <w:p w14:paraId="4001C592" w14:textId="77777777" w:rsidR="00350AE2" w:rsidRDefault="00350AE2">
                        <w:pPr>
                          <w:jc w:val="center"/>
                        </w:pPr>
                        <w:r>
                          <w:rPr>
                            <w:rFonts w:hint="eastAsia"/>
                          </w:rPr>
                          <w:t>Linux</w:t>
                        </w:r>
                      </w:p>
                    </w:txbxContent>
                  </v:textbox>
                </v:shape>
                <v:shape id="文本框 1808868725" o:spid="_x0000_s1110" type="#_x0000_t202" style="position:absolute;left:4843;top:42506;width:1163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" filled="f" strokecolor="#4874cb" strokeweight=".5pt">
                  <v:textbox>
                    <w:txbxContent>
                      <w:p w14:paraId="2B00141C" w14:textId="77777777" w:rsidR="00350AE2" w:rsidRDefault="00350AE2">
                        <w:pPr>
                          <w:jc w:val="center"/>
                        </w:pPr>
                        <w:r>
                          <w:t>管理</w:t>
                        </w:r>
                        <w:r>
                          <w:rPr>
                            <w:rFonts w:hint="eastAsia"/>
                          </w:rPr>
                          <w:t>软件</w:t>
                        </w:r>
                      </w:p>
                    </w:txbxContent>
                  </v:textbox>
                </v:shape>
                <v:shape id="文本框 1923947797" o:spid="_x0000_s1111" type="#_x0000_t202" style="position:absolute;left:4843;top:32241;width:11632;height:7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" filled="f" strokecolor="#4874cb" strokeweight=".5pt">
                  <v:textbox>
                    <w:txbxContent>
                      <w:p w14:paraId="30CFAED5" w14:textId="77777777" w:rsidR="00350AE2" w:rsidRDefault="00350AE2">
                        <w:pPr>
                          <w:jc w:val="center"/>
                        </w:pPr>
                        <w:r>
                          <w:t>系统</w:t>
                        </w:r>
                        <w:r>
                          <w:rPr>
                            <w:rFonts w:hint="eastAsia"/>
                          </w:rPr>
                          <w:t>管理</w:t>
                        </w:r>
                      </w:p>
                      <w:p w14:paraId="2A72DD53" w14:textId="77777777" w:rsidR="00350AE2" w:rsidRDefault="00350AE2">
                        <w:pPr>
                          <w:jc w:val="center"/>
                        </w:pPr>
                        <w:r>
                          <w:rPr>
                            <w:rFonts w:hint="eastAsia"/>
                          </w:rPr>
                          <w:t>节目编排开发</w:t>
                        </w:r>
                      </w:p>
                      <w:p w14:paraId="13A1789F" w14:textId="77777777" w:rsidR="00350AE2" w:rsidRDefault="00350AE2">
                        <w:pPr>
                          <w:jc w:val="center"/>
                        </w:pPr>
                        <w:r>
                          <w:rPr>
                            <w:rFonts w:hint="eastAsia"/>
                          </w:rPr>
                          <w:t>数据收集和挖掘</w:t>
                        </w:r>
                      </w:p>
                    </w:txbxContent>
                  </v:textbox>
                </v:shape>
                <v:shape id="箭头: 下 421497500" o:spid="_x0000_s1112" type="#_x0000_t67" style="position:absolute;left:39721;top:37386;width:2121;height:1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" adj="10800" filled="f" strokecolor="#192d54" strokeweight=".5pt"/>
                <v:shape id="箭头: 下 1441263011" o:spid="_x0000_s1113" type="#_x0000_t67" style="position:absolute;left:39721;top:42323;width:2121;height:1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" adj="10800" filled="f" strokecolor="#192d54" strokeweight=".5pt"/>
                <v:shape id="箭头: 下 1700724301" o:spid="_x0000_s1114" type="#_x0000_t67" style="position:absolute;left:39721;top:49491;width:2121;height:1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" adj="10800" filled="f" strokecolor="#192d54" strokeweight=".5pt"/>
                <v:shape id="图片 1525681852" o:spid="_x0000_s1115" type="#_x0000_t75" style="position:absolute;left:1763;top:55385;width:17768;height:6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">
                  <v:imagedata r:id="rId27" o:title=""/>
                </v:shape>
                <v:shape id="文本框 1345709267" o:spid="_x0000_s1116" type="#_x0000_t202" style="position:absolute;left:5648;top:60827;width:1148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" filled="f" stroked="f" strokeweight=".5pt">
                  <v:textbox>
                    <w:txbxContent>
                      <w:p w14:paraId="09E6E2CB" w14:textId="77777777" w:rsidR="00350AE2" w:rsidRDefault="00350AE2">
                        <w:r>
                          <w:rPr>
                            <w:rFonts w:hint="eastAsia"/>
                          </w:rPr>
                          <w:t>云端服务器</w:t>
                        </w:r>
                      </w:p>
                    </w:txbxContent>
                  </v:textbox>
                </v:shape>
                <v:shape id="箭头: 下 2014384342" o:spid="_x0000_s1117" type="#_x0000_t67" style="position:absolute;left:9513;top:40107;width:2121;height:1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" adj="10800" filled="f" strokecolor="#192d54" strokeweight=".5pt"/>
                <v:shape id="箭头: 下 1485021350" o:spid="_x0000_s1118" type="#_x0000_t67" style="position:absolute;left:9513;top:46252;width:2121;height:1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" adj="10800" filled="f" strokecolor="#192d54" strokeweight=".5pt"/>
                <w10:anchorlock/>
              </v:group>
            </w:pict>
          </mc:Fallback>
        </mc:AlternateContent>
      </w:r>
    </w:p>
    <w:p w14:paraId="10A4DC36" w14:textId="77777777" w:rsidR="00DD6931" w:rsidRDefault="00350AE2">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r>
        <w:rPr>
          <w:rFonts w:hint="eastAsia"/>
        </w:rPr>
        <w:t xml:space="preserve"> DFRV</w:t>
      </w:r>
      <w:r>
        <w:rPr>
          <w:rFonts w:hint="eastAsia"/>
        </w:rPr>
        <w:t>处理器结构图</w:t>
      </w:r>
    </w:p>
    <w:p w14:paraId="1FA0ABB5" w14:textId="77777777" w:rsidR="00DD6931" w:rsidRDefault="00DD6931">
      <w:pPr>
        <w:pStyle w:val="a0"/>
        <w:ind w:firstLineChars="0" w:firstLine="0"/>
      </w:pPr>
    </w:p>
    <w:p w14:paraId="71E7F90C" w14:textId="77777777" w:rsidR="00DD6931" w:rsidRDefault="00DD6931">
      <w:pPr>
        <w:pStyle w:val="a0"/>
      </w:pPr>
    </w:p>
    <w:p w14:paraId="6B4A2756" w14:textId="77777777" w:rsidR="00DD6931" w:rsidRDefault="00350AE2">
      <w:pPr>
        <w:pStyle w:val="30"/>
      </w:pPr>
      <w:r>
        <w:rPr>
          <w:rFonts w:hint="eastAsia"/>
        </w:rPr>
        <w:t xml:space="preserve">5.2.2 </w:t>
      </w:r>
      <w:r>
        <w:rPr>
          <w:rFonts w:hint="eastAsia"/>
        </w:rPr>
        <w:t>数据流特性的配套系统软件方案</w:t>
      </w:r>
    </w:p>
    <w:p w14:paraId="16D3F053" w14:textId="77777777" w:rsidR="00DD6931" w:rsidRDefault="00350AE2">
      <w:pPr>
        <w:pStyle w:val="a0"/>
        <w:rPr>
          <w:rFonts w:ascii="仿宋" w:eastAsia="仿宋" w:hAnsi="仿宋" w:cs="仿宋"/>
        </w:rPr>
      </w:pPr>
      <w:r>
        <w:rPr>
          <w:rFonts w:ascii="仿宋" w:eastAsia="仿宋" w:hAnsi="仿宋" w:cs="仿宋" w:hint="eastAsia"/>
        </w:rPr>
        <w:t>为了配合多媒体计算任务，本研究设计的方案如</w:t>
      </w:r>
      <w:r>
        <w:rPr>
          <w:rFonts w:ascii="仿宋" w:eastAsia="仿宋" w:hAnsi="仿宋" w:cs="仿宋" w:hint="eastAsia"/>
        </w:rPr>
        <w:fldChar w:fldCharType="begin"/>
      </w:r>
      <w:r>
        <w:rPr>
          <w:rFonts w:ascii="仿宋" w:eastAsia="仿宋" w:hAnsi="仿宋" w:cs="仿宋" w:hint="eastAsia"/>
        </w:rPr>
        <w:instrText xml:space="preserve"> REF _Ref46847310 \h  \* MERGEFORMAT </w:instrText>
      </w:r>
      <w:r>
        <w:rPr>
          <w:rFonts w:ascii="仿宋" w:eastAsia="仿宋" w:hAnsi="仿宋" w:cs="仿宋" w:hint="eastAsia"/>
        </w:rPr>
      </w:r>
      <w:r>
        <w:rPr>
          <w:rFonts w:ascii="仿宋" w:eastAsia="仿宋" w:hAnsi="仿宋" w:cs="仿宋" w:hint="eastAsia"/>
        </w:rPr>
        <w:fldChar w:fldCharType="separate"/>
      </w:r>
      <w:r>
        <w:rPr>
          <w:rFonts w:ascii="仿宋" w:eastAsia="仿宋" w:hAnsi="仿宋" w:cs="仿宋" w:hint="eastAsia"/>
        </w:rPr>
        <w:t>图 5</w:t>
      </w:r>
      <w:r>
        <w:rPr>
          <w:rFonts w:ascii="仿宋" w:eastAsia="仿宋" w:hAnsi="仿宋" w:cs="仿宋" w:hint="eastAsia"/>
        </w:rPr>
        <w:fldChar w:fldCharType="end"/>
      </w:r>
      <w:r>
        <w:rPr>
          <w:rFonts w:ascii="仿宋" w:eastAsia="仿宋" w:hAnsi="仿宋" w:cs="仿宋" w:hint="eastAsia"/>
        </w:rPr>
        <w:t>所示，图中带有阴影的方框部分为需要设计或研究的内容，具体包括以下内容。</w:t>
      </w:r>
    </w:p>
    <w:p w14:paraId="5BB77126" w14:textId="77777777" w:rsidR="00DD6931" w:rsidRDefault="00350AE2">
      <w:pPr>
        <w:pStyle w:val="a0"/>
        <w:rPr>
          <w:rFonts w:ascii="仿宋" w:eastAsia="仿宋" w:hAnsi="仿宋" w:cs="仿宋"/>
        </w:rPr>
      </w:pPr>
      <w:r>
        <w:rPr>
          <w:rFonts w:ascii="仿宋" w:eastAsia="仿宋" w:hAnsi="仿宋" w:cs="仿宋" w:hint="eastAsia"/>
        </w:rPr>
        <w:t>首先设计一个C语言语法扩展方案形成新的DFC语言，用于描述数据流DAG任务。伴随着新的语法，必然需要研究相应的编译工具和运行库，我们采用基于源</w:t>
      </w:r>
      <w:r>
        <w:rPr>
          <w:rFonts w:ascii="仿宋" w:eastAsia="仿宋" w:hAnsi="仿宋" w:cs="仿宋" w:hint="eastAsia"/>
        </w:rPr>
        <w:lastRenderedPageBreak/>
        <w:t>代码变换的方案，将DFC代码转换成基于DFC运行时runtime库的标准C代码，然后经过GCC编译链接形成可执行文件。其中的runtime运行库和AST变换用的框架代码用于支撑数据流执行模式，包括其中的主动数据管理和任务的调度执行框架性机制。同时需要设计新的Linux线程模型和相应的调度类，用于支撑DFC程序特殊要求和调度算法。然后研究其中的可靠性机制以应对大规模多核系统上可能发生的线程故障；最后研究数据流任务调度问题以获得性能优化，在感知底层NUMA细节的基础之上实现特殊的数据流任务调度算法。本项目通过构建出多核系统上的数据流运行环境的关键性的几个问题：DAG任务描述、DAG运行环境、DAG调度和可靠性问题，从而形成有机的完整的通用数据流执行环境。</w:t>
      </w:r>
    </w:p>
    <w:p w14:paraId="277CA635" w14:textId="77777777" w:rsidR="00DD6931" w:rsidRDefault="00350AE2">
      <w:pPr>
        <w:spacing w:line="0" w:lineRule="atLeast"/>
        <w:jc w:val="center"/>
        <w:rPr>
          <w:rFonts w:ascii="等线" w:hAnsi="等线"/>
          <w:szCs w:val="22"/>
        </w:rPr>
      </w:pPr>
      <w:r>
        <w:rPr>
          <w:noProof/>
        </w:rPr>
        <mc:AlternateContent>
          <mc:Choice Requires="wpc">
            <w:drawing>
              <wp:inline distT="0" distB="0" distL="0" distR="0" wp14:anchorId="1C573E2D" wp14:editId="59F917AB">
                <wp:extent cx="4428490" cy="2734310"/>
                <wp:effectExtent l="0" t="0" r="0" b="0"/>
                <wp:docPr id="234643742" name="画布 4"/>
                <wp:cNvGraphicFramePr/>
                <a:graphic xmlns:a="http://schemas.openxmlformats.org/drawingml/2006/main">
                  <a:graphicData uri="http://schemas.microsoft.com/office/word/2010/wordprocessingCanvas">
                    <wpc:wpc>
                      <wpc:bg/>
                      <wpc:whole/>
                      <wps:wsp>
                        <wps:cNvPr id="25" name="文本框 25"/>
                        <wps:cNvSpPr txBox="1"/>
                        <wps:spPr>
                          <a:xfrm>
                            <a:off x="1067959" y="455522"/>
                            <a:ext cx="514350" cy="349250"/>
                          </a:xfrm>
                          <a:prstGeom prst="rect">
                            <a:avLst/>
                          </a:prstGeom>
                          <a:solidFill>
                            <a:srgbClr val="FFC000">
                              <a:lumMod val="60000"/>
                              <a:lumOff val="40000"/>
                            </a:srgbClr>
                          </a:solidFill>
                          <a:ln w="6350">
                            <a:noFill/>
                          </a:ln>
                          <a:effectLst/>
                        </wps:spPr>
                        <wps:txbx>
                          <w:txbxContent>
                            <w:p w14:paraId="3AF9602E" w14:textId="77777777" w:rsidR="00350AE2" w:rsidRDefault="00350AE2">
                              <w:pPr>
                                <w:jc w:val="center"/>
                                <w:rPr>
                                  <w:sz w:val="16"/>
                                </w:rPr>
                              </w:pPr>
                              <w:r>
                                <w:rPr>
                                  <w:sz w:val="16"/>
                                </w:rPr>
                                <w:t>DF</w:t>
                              </w:r>
                              <w:r>
                                <w:rPr>
                                  <w:rFonts w:hint="eastAsia"/>
                                  <w:sz w:val="16"/>
                                </w:rPr>
                                <w:t>C</w:t>
                              </w:r>
                              <w:r>
                                <w:rPr>
                                  <w:sz w:val="16"/>
                                </w:rPr>
                                <w:t>语言</w:t>
                              </w:r>
                            </w:p>
                            <w:p w14:paraId="0BEB932A" w14:textId="77777777" w:rsidR="00350AE2" w:rsidRDefault="00350AE2">
                              <w:pPr>
                                <w:jc w:val="center"/>
                                <w:rPr>
                                  <w:sz w:val="16"/>
                                </w:rPr>
                              </w:pPr>
                              <w:r>
                                <w:rPr>
                                  <w:sz w:val="16"/>
                                </w:rPr>
                                <w:t>扩展语法</w:t>
                              </w:r>
                            </w:p>
                          </w:txbxContent>
                        </wps:txbx>
                        <wps:bodyPr rot="0" spcFirstLastPara="0" vertOverflow="overflow" horzOverflow="overflow" vert="horz" wrap="square" lIns="0" tIns="0" rIns="0" bIns="0" numCol="1" spcCol="0" rtlCol="0" fromWordArt="0" anchor="t" anchorCtr="0" forceAA="0" compatLnSpc="1">
                          <a:noAutofit/>
                        </wps:bodyPr>
                      </wps:wsp>
                      <wps:wsp>
                        <wps:cNvPr id="27" name="文本框 27"/>
                        <wps:cNvSpPr txBox="1"/>
                        <wps:spPr>
                          <a:xfrm>
                            <a:off x="1727365" y="627231"/>
                            <a:ext cx="895350" cy="170347"/>
                          </a:xfrm>
                          <a:prstGeom prst="rect">
                            <a:avLst/>
                          </a:prstGeom>
                          <a:solidFill>
                            <a:sysClr val="window" lastClr="FFFFFF"/>
                          </a:solidFill>
                          <a:ln w="6350">
                            <a:noFill/>
                          </a:ln>
                          <a:effectLst/>
                        </wps:spPr>
                        <wps:txbx>
                          <w:txbxContent>
                            <w:p w14:paraId="38464333" w14:textId="77777777" w:rsidR="00350AE2" w:rsidRDefault="00350AE2">
                              <w:pPr>
                                <w:jc w:val="center"/>
                                <w:rPr>
                                  <w:sz w:val="16"/>
                                </w:rPr>
                              </w:pPr>
                              <w:r>
                                <w:rPr>
                                  <w:sz w:val="16"/>
                                </w:rPr>
                                <w:t>XXX.DFC</w:t>
                              </w:r>
                              <w:r>
                                <w:rPr>
                                  <w:sz w:val="16"/>
                                </w:rPr>
                                <w:t>源代码</w:t>
                              </w:r>
                            </w:p>
                          </w:txbxContent>
                        </wps:txbx>
                        <wps:bodyPr rot="0" spcFirstLastPara="0" vertOverflow="overflow" horzOverflow="overflow" vert="horz" wrap="square" lIns="0" tIns="0" rIns="0" bIns="0" numCol="1" spcCol="0" rtlCol="0" fromWordArt="0" anchor="t" anchorCtr="0" forceAA="0" compatLnSpc="1">
                          <a:noAutofit/>
                        </wps:bodyPr>
                      </wps:wsp>
                      <wps:wsp>
                        <wps:cNvPr id="28" name="椭圆 28"/>
                        <wps:cNvSpPr/>
                        <wps:spPr>
                          <a:xfrm>
                            <a:off x="565150" y="477664"/>
                            <a:ext cx="45719" cy="45719"/>
                          </a:xfrm>
                          <a:prstGeom prst="ellipse">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0463884" name="椭圆 29"/>
                        <wps:cNvSpPr/>
                        <wps:spPr>
                          <a:xfrm>
                            <a:off x="644663" y="692349"/>
                            <a:ext cx="45719" cy="45719"/>
                          </a:xfrm>
                          <a:prstGeom prst="ellipse">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6121808" name="椭圆 30"/>
                        <wps:cNvSpPr/>
                        <wps:spPr>
                          <a:xfrm>
                            <a:off x="346490" y="724154"/>
                            <a:ext cx="45719" cy="45719"/>
                          </a:xfrm>
                          <a:prstGeom prst="ellipse">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88323520" name="椭圆 31"/>
                        <wps:cNvSpPr/>
                        <wps:spPr>
                          <a:xfrm>
                            <a:off x="374319" y="938839"/>
                            <a:ext cx="45719" cy="45719"/>
                          </a:xfrm>
                          <a:prstGeom prst="ellipse">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1364374" name="椭圆 32"/>
                        <wps:cNvSpPr/>
                        <wps:spPr>
                          <a:xfrm>
                            <a:off x="831519" y="815594"/>
                            <a:ext cx="45719" cy="45719"/>
                          </a:xfrm>
                          <a:prstGeom prst="ellipse">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54014134" name="椭圆 33"/>
                        <wps:cNvSpPr/>
                        <wps:spPr>
                          <a:xfrm>
                            <a:off x="636712" y="1085938"/>
                            <a:ext cx="45719" cy="45719"/>
                          </a:xfrm>
                          <a:prstGeom prst="ellipse">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752308773" name="直接箭头连接符 34"/>
                        <wps:cNvCnPr>
                          <a:stCxn id="28" idx="3"/>
                        </wps:cNvCnPr>
                        <wps:spPr>
                          <a:xfrm flipH="1">
                            <a:off x="385514" y="516688"/>
                            <a:ext cx="186331" cy="214161"/>
                          </a:xfrm>
                          <a:prstGeom prst="straightConnector1">
                            <a:avLst/>
                          </a:prstGeom>
                          <a:noFill/>
                          <a:ln w="6350" cap="flat" cmpd="sng" algn="ctr">
                            <a:solidFill>
                              <a:srgbClr val="4472C4"/>
                            </a:solidFill>
                            <a:prstDash val="solid"/>
                            <a:miter lim="800000"/>
                            <a:tailEnd type="stealth" w="sm" len="sm"/>
                          </a:ln>
                          <a:effectLst/>
                        </wps:spPr>
                        <wps:bodyPr/>
                      </wps:wsp>
                      <wps:wsp>
                        <wps:cNvPr id="294401809" name="直接箭头连接符 35"/>
                        <wps:cNvCnPr>
                          <a:stCxn id="28" idx="4"/>
                        </wps:cNvCnPr>
                        <wps:spPr>
                          <a:xfrm>
                            <a:off x="588010" y="523383"/>
                            <a:ext cx="63348" cy="175661"/>
                          </a:xfrm>
                          <a:prstGeom prst="straightConnector1">
                            <a:avLst/>
                          </a:prstGeom>
                          <a:noFill/>
                          <a:ln w="6350" cap="flat" cmpd="sng" algn="ctr">
                            <a:solidFill>
                              <a:srgbClr val="4472C4"/>
                            </a:solidFill>
                            <a:prstDash val="solid"/>
                            <a:miter lim="800000"/>
                            <a:tailEnd type="stealth" w="sm" len="sm"/>
                          </a:ln>
                          <a:effectLst/>
                        </wps:spPr>
                        <wps:bodyPr/>
                      </wps:wsp>
                      <wps:wsp>
                        <wps:cNvPr id="757327094" name="直接箭头连接符 36"/>
                        <wps:cNvCnPr/>
                        <wps:spPr>
                          <a:xfrm>
                            <a:off x="369350" y="769873"/>
                            <a:ext cx="27829" cy="168966"/>
                          </a:xfrm>
                          <a:prstGeom prst="straightConnector1">
                            <a:avLst/>
                          </a:prstGeom>
                          <a:noFill/>
                          <a:ln w="6350" cap="flat" cmpd="sng" algn="ctr">
                            <a:solidFill>
                              <a:srgbClr val="4472C4"/>
                            </a:solidFill>
                            <a:prstDash val="solid"/>
                            <a:miter lim="800000"/>
                            <a:tailEnd type="stealth" w="sm" len="sm"/>
                          </a:ln>
                          <a:effectLst/>
                        </wps:spPr>
                        <wps:bodyPr/>
                      </wps:wsp>
                      <wps:wsp>
                        <wps:cNvPr id="377549892" name="直接箭头连接符 37"/>
                        <wps:cNvCnPr/>
                        <wps:spPr>
                          <a:xfrm>
                            <a:off x="397179" y="769873"/>
                            <a:ext cx="262393" cy="316065"/>
                          </a:xfrm>
                          <a:prstGeom prst="straightConnector1">
                            <a:avLst/>
                          </a:prstGeom>
                          <a:noFill/>
                          <a:ln w="6350" cap="flat" cmpd="sng" algn="ctr">
                            <a:solidFill>
                              <a:srgbClr val="4472C4"/>
                            </a:solidFill>
                            <a:prstDash val="solid"/>
                            <a:miter lim="800000"/>
                            <a:tailEnd type="stealth" w="sm" len="sm"/>
                          </a:ln>
                          <a:effectLst/>
                        </wps:spPr>
                        <wps:bodyPr/>
                      </wps:wsp>
                      <wps:wsp>
                        <wps:cNvPr id="367532389" name="直接箭头连接符 38"/>
                        <wps:cNvCnPr/>
                        <wps:spPr>
                          <a:xfrm>
                            <a:off x="667909" y="761316"/>
                            <a:ext cx="7827" cy="331317"/>
                          </a:xfrm>
                          <a:prstGeom prst="straightConnector1">
                            <a:avLst/>
                          </a:prstGeom>
                          <a:noFill/>
                          <a:ln w="6350" cap="flat" cmpd="sng" algn="ctr">
                            <a:solidFill>
                              <a:srgbClr val="4472C4"/>
                            </a:solidFill>
                            <a:prstDash val="solid"/>
                            <a:miter lim="800000"/>
                            <a:tailEnd type="stealth" w="sm" len="sm"/>
                          </a:ln>
                          <a:effectLst/>
                        </wps:spPr>
                        <wps:bodyPr/>
                      </wps:wsp>
                      <wps:wsp>
                        <wps:cNvPr id="852624452" name="直接箭头连接符 39"/>
                        <wps:cNvCnPr/>
                        <wps:spPr>
                          <a:xfrm>
                            <a:off x="695614" y="731373"/>
                            <a:ext cx="142600" cy="90916"/>
                          </a:xfrm>
                          <a:prstGeom prst="straightConnector1">
                            <a:avLst/>
                          </a:prstGeom>
                          <a:noFill/>
                          <a:ln w="6350" cap="flat" cmpd="sng" algn="ctr">
                            <a:solidFill>
                              <a:srgbClr val="4472C4"/>
                            </a:solidFill>
                            <a:prstDash val="solid"/>
                            <a:miter lim="800000"/>
                            <a:tailEnd type="stealth" w="sm" len="sm"/>
                          </a:ln>
                          <a:effectLst/>
                        </wps:spPr>
                        <wps:bodyPr/>
                      </wps:wsp>
                      <wps:wsp>
                        <wps:cNvPr id="1787662437" name="直接箭头连接符 42"/>
                        <wps:cNvCnPr/>
                        <wps:spPr>
                          <a:xfrm flipH="1">
                            <a:off x="682431" y="854618"/>
                            <a:ext cx="155783" cy="254180"/>
                          </a:xfrm>
                          <a:prstGeom prst="straightConnector1">
                            <a:avLst/>
                          </a:prstGeom>
                          <a:noFill/>
                          <a:ln w="6350" cap="flat" cmpd="sng" algn="ctr">
                            <a:solidFill>
                              <a:srgbClr val="4472C4"/>
                            </a:solidFill>
                            <a:prstDash val="solid"/>
                            <a:miter lim="800000"/>
                            <a:tailEnd type="stealth" w="sm" len="sm"/>
                          </a:ln>
                          <a:effectLst/>
                        </wps:spPr>
                        <wps:bodyPr/>
                      </wps:wsp>
                      <wps:wsp>
                        <wps:cNvPr id="291415699" name="直接箭头连接符 43"/>
                        <wps:cNvCnPr/>
                        <wps:spPr>
                          <a:xfrm>
                            <a:off x="413343" y="977863"/>
                            <a:ext cx="230064" cy="147099"/>
                          </a:xfrm>
                          <a:prstGeom prst="straightConnector1">
                            <a:avLst/>
                          </a:prstGeom>
                          <a:noFill/>
                          <a:ln w="6350" cap="flat" cmpd="sng" algn="ctr">
                            <a:solidFill>
                              <a:srgbClr val="4472C4"/>
                            </a:solidFill>
                            <a:prstDash val="solid"/>
                            <a:miter lim="800000"/>
                            <a:tailEnd type="stealth" w="sm" len="sm"/>
                          </a:ln>
                          <a:effectLst/>
                        </wps:spPr>
                        <wps:bodyPr/>
                      </wps:wsp>
                      <wps:wsp>
                        <wps:cNvPr id="2058285912" name="直接箭头连接符 45"/>
                        <wps:cNvCnPr>
                          <a:stCxn id="28" idx="5"/>
                        </wps:cNvCnPr>
                        <wps:spPr>
                          <a:xfrm>
                            <a:off x="604174" y="516688"/>
                            <a:ext cx="266369" cy="305601"/>
                          </a:xfrm>
                          <a:prstGeom prst="straightConnector1">
                            <a:avLst/>
                          </a:prstGeom>
                          <a:noFill/>
                          <a:ln w="6350" cap="flat" cmpd="sng" algn="ctr">
                            <a:solidFill>
                              <a:srgbClr val="4472C4"/>
                            </a:solidFill>
                            <a:prstDash val="solid"/>
                            <a:miter lim="800000"/>
                            <a:tailEnd type="stealth" w="sm" len="sm"/>
                          </a:ln>
                          <a:effectLst/>
                        </wps:spPr>
                        <wps:bodyPr/>
                      </wps:wsp>
                      <wps:wsp>
                        <wps:cNvPr id="1136450574" name="右箭头 46"/>
                        <wps:cNvSpPr/>
                        <wps:spPr>
                          <a:xfrm>
                            <a:off x="1156915" y="842166"/>
                            <a:ext cx="326003" cy="111319"/>
                          </a:xfrm>
                          <a:prstGeom prst="rightArrow">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497822870" name="文本框 47"/>
                        <wps:cNvSpPr txBox="1"/>
                        <wps:spPr>
                          <a:xfrm>
                            <a:off x="1727365" y="783138"/>
                            <a:ext cx="895350" cy="170347"/>
                          </a:xfrm>
                          <a:prstGeom prst="rect">
                            <a:avLst/>
                          </a:prstGeom>
                          <a:solidFill>
                            <a:sysClr val="window" lastClr="FFFFFF"/>
                          </a:solidFill>
                          <a:ln w="6350">
                            <a:noFill/>
                          </a:ln>
                          <a:effectLst/>
                        </wps:spPr>
                        <wps:txbx>
                          <w:txbxContent>
                            <w:p w14:paraId="091B9ABA" w14:textId="77777777" w:rsidR="00350AE2" w:rsidRDefault="00350AE2">
                              <w:pPr>
                                <w:jc w:val="center"/>
                                <w:rPr>
                                  <w:sz w:val="16"/>
                                </w:rPr>
                              </w:pPr>
                              <w:r>
                                <w:rPr>
                                  <w:sz w:val="16"/>
                                </w:rPr>
                                <w:t>YYY.DFC</w:t>
                              </w:r>
                              <w:r>
                                <w:rPr>
                                  <w:sz w:val="16"/>
                                </w:rPr>
                                <w:t>源代码</w:t>
                              </w:r>
                            </w:p>
                          </w:txbxContent>
                        </wps:txbx>
                        <wps:bodyPr rot="0" spcFirstLastPara="0" vertOverflow="overflow" horzOverflow="overflow" vert="horz" wrap="square" lIns="0" tIns="0" rIns="0" bIns="0" numCol="1" spcCol="0" rtlCol="0" fromWordArt="0" anchor="t" anchorCtr="0" forceAA="0" compatLnSpc="1">
                          <a:noAutofit/>
                        </wps:bodyPr>
                      </wps:wsp>
                      <wps:wsp>
                        <wps:cNvPr id="1840345989" name="文本框 48"/>
                        <wps:cNvSpPr txBox="1"/>
                        <wps:spPr>
                          <a:xfrm>
                            <a:off x="1719414" y="934213"/>
                            <a:ext cx="895350" cy="170347"/>
                          </a:xfrm>
                          <a:prstGeom prst="rect">
                            <a:avLst/>
                          </a:prstGeom>
                          <a:solidFill>
                            <a:sysClr val="window" lastClr="FFFFFF"/>
                          </a:solidFill>
                          <a:ln w="6350">
                            <a:noFill/>
                          </a:ln>
                          <a:effectLst/>
                        </wps:spPr>
                        <wps:txbx>
                          <w:txbxContent>
                            <w:p w14:paraId="6D99DC68" w14:textId="77777777" w:rsidR="00350AE2" w:rsidRDefault="00350AE2">
                              <w:pPr>
                                <w:jc w:val="center"/>
                                <w:rPr>
                                  <w:sz w:val="16"/>
                                </w:rPr>
                              </w:pPr>
                              <w:r>
                                <w:rPr>
                                  <w:sz w:val="16"/>
                                </w:rPr>
                                <w:t>ZZZ.DFC</w:t>
                              </w:r>
                              <w:r>
                                <w:rPr>
                                  <w:sz w:val="16"/>
                                </w:rPr>
                                <w:t>源代码</w:t>
                              </w:r>
                            </w:p>
                          </w:txbxContent>
                        </wps:txbx>
                        <wps:bodyPr rot="0" spcFirstLastPara="0" vertOverflow="overflow" horzOverflow="overflow" vert="horz" wrap="square" lIns="0" tIns="0" rIns="0" bIns="0" numCol="1" spcCol="0" rtlCol="0" fromWordArt="0" anchor="t" anchorCtr="0" forceAA="0" compatLnSpc="1">
                          <a:noAutofit/>
                        </wps:bodyPr>
                      </wps:wsp>
                      <wps:wsp>
                        <wps:cNvPr id="643873199" name="文本框 49"/>
                        <wps:cNvSpPr txBox="1"/>
                        <wps:spPr>
                          <a:xfrm>
                            <a:off x="2658221" y="466344"/>
                            <a:ext cx="514350" cy="349250"/>
                          </a:xfrm>
                          <a:prstGeom prst="rect">
                            <a:avLst/>
                          </a:prstGeom>
                          <a:solidFill>
                            <a:srgbClr val="FFC000">
                              <a:lumMod val="40000"/>
                              <a:lumOff val="60000"/>
                            </a:srgbClr>
                          </a:solidFill>
                          <a:ln w="6350">
                            <a:noFill/>
                          </a:ln>
                          <a:effectLst/>
                        </wps:spPr>
                        <wps:txbx>
                          <w:txbxContent>
                            <w:p w14:paraId="79296908" w14:textId="77777777" w:rsidR="00350AE2" w:rsidRDefault="00350AE2">
                              <w:pPr>
                                <w:jc w:val="center"/>
                                <w:rPr>
                                  <w:sz w:val="16"/>
                                </w:rPr>
                              </w:pPr>
                              <w:r>
                                <w:rPr>
                                  <w:sz w:val="16"/>
                                </w:rPr>
                                <w:t>DFC</w:t>
                              </w:r>
                              <w:r>
                                <w:rPr>
                                  <w:sz w:val="16"/>
                                </w:rPr>
                                <w:t>编译</w:t>
                              </w:r>
                              <w:r>
                                <w:rPr>
                                  <w:sz w:val="16"/>
                                </w:rPr>
                                <w:t>/AST</w:t>
                              </w:r>
                              <w:r>
                                <w:rPr>
                                  <w:sz w:val="16"/>
                                </w:rPr>
                                <w:t>变换</w:t>
                              </w:r>
                            </w:p>
                          </w:txbxContent>
                        </wps:txbx>
                        <wps:bodyPr rot="0" spcFirstLastPara="0" vertOverflow="overflow" horzOverflow="overflow" vert="horz" wrap="square" lIns="0" tIns="0" rIns="0" bIns="0" numCol="1" spcCol="0" rtlCol="0" fromWordArt="0" anchor="t" anchorCtr="0" forceAA="0" compatLnSpc="1">
                          <a:noAutofit/>
                        </wps:bodyPr>
                      </wps:wsp>
                      <wps:wsp>
                        <wps:cNvPr id="232533870" name="文本框 50"/>
                        <wps:cNvSpPr txBox="1"/>
                        <wps:spPr>
                          <a:xfrm>
                            <a:off x="362888" y="182648"/>
                            <a:ext cx="514350" cy="349250"/>
                          </a:xfrm>
                          <a:prstGeom prst="rect">
                            <a:avLst/>
                          </a:prstGeom>
                          <a:noFill/>
                          <a:ln w="6350">
                            <a:noFill/>
                          </a:ln>
                          <a:effectLst/>
                        </wps:spPr>
                        <wps:txbx>
                          <w:txbxContent>
                            <w:p w14:paraId="16D9903A" w14:textId="77777777" w:rsidR="00350AE2" w:rsidRDefault="00350AE2">
                              <w:pPr>
                                <w:jc w:val="center"/>
                                <w:rPr>
                                  <w:sz w:val="16"/>
                                </w:rPr>
                              </w:pPr>
                              <w:r>
                                <w:rPr>
                                  <w:rFonts w:hint="eastAsia"/>
                                  <w:sz w:val="16"/>
                                </w:rPr>
                                <w:t>计算任务</w:t>
                              </w:r>
                            </w:p>
                            <w:p w14:paraId="337ECAA7" w14:textId="77777777" w:rsidR="00350AE2" w:rsidRDefault="00350AE2">
                              <w:pPr>
                                <w:jc w:val="center"/>
                                <w:rPr>
                                  <w:sz w:val="16"/>
                                </w:rPr>
                              </w:pPr>
                              <w:r>
                                <w:rPr>
                                  <w:rFonts w:hint="eastAsia"/>
                                  <w:sz w:val="16"/>
                                </w:rPr>
                                <w:t>DA</w:t>
                              </w:r>
                              <w:r>
                                <w:rPr>
                                  <w:sz w:val="16"/>
                                </w:rPr>
                                <w:t>G</w:t>
                              </w:r>
                              <w:r>
                                <w:rPr>
                                  <w:sz w:val="16"/>
                                </w:rPr>
                                <w:t>图</w:t>
                              </w:r>
                            </w:p>
                          </w:txbxContent>
                        </wps:txbx>
                        <wps:bodyPr rot="0" spcFirstLastPara="0" vertOverflow="overflow" horzOverflow="overflow" vert="horz" wrap="square" lIns="0" tIns="0" rIns="0" bIns="0" numCol="1" spcCol="0" rtlCol="0" fromWordArt="0" anchor="t" anchorCtr="0" forceAA="0" compatLnSpc="1">
                          <a:noAutofit/>
                        </wps:bodyPr>
                      </wps:wsp>
                      <wps:wsp>
                        <wps:cNvPr id="72390962" name="右箭头 51"/>
                        <wps:cNvSpPr/>
                        <wps:spPr>
                          <a:xfrm>
                            <a:off x="2727298" y="842166"/>
                            <a:ext cx="326003" cy="111319"/>
                          </a:xfrm>
                          <a:prstGeom prst="rightArrow">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17073602" name="文本框 52"/>
                        <wps:cNvSpPr txBox="1"/>
                        <wps:spPr>
                          <a:xfrm>
                            <a:off x="3254015" y="627231"/>
                            <a:ext cx="586465" cy="170347"/>
                          </a:xfrm>
                          <a:prstGeom prst="rect">
                            <a:avLst/>
                          </a:prstGeom>
                          <a:solidFill>
                            <a:sysClr val="window" lastClr="FFFFFF"/>
                          </a:solidFill>
                          <a:ln w="6350">
                            <a:noFill/>
                          </a:ln>
                          <a:effectLst/>
                        </wps:spPr>
                        <wps:txbx>
                          <w:txbxContent>
                            <w:p w14:paraId="5333B08A" w14:textId="77777777" w:rsidR="00350AE2" w:rsidRDefault="00350AE2">
                              <w:pPr>
                                <w:jc w:val="center"/>
                                <w:rPr>
                                  <w:sz w:val="16"/>
                                </w:rPr>
                              </w:pPr>
                              <w:r>
                                <w:rPr>
                                  <w:sz w:val="16"/>
                                </w:rPr>
                                <w:t>XXX.C</w:t>
                              </w:r>
                            </w:p>
                          </w:txbxContent>
                        </wps:txbx>
                        <wps:bodyPr rot="0" spcFirstLastPara="0" vertOverflow="overflow" horzOverflow="overflow" vert="horz" wrap="square" lIns="0" tIns="0" rIns="0" bIns="0" numCol="1" spcCol="0" rtlCol="0" fromWordArt="0" anchor="t" anchorCtr="0" forceAA="0" compatLnSpc="1">
                          <a:noAutofit/>
                        </wps:bodyPr>
                      </wps:wsp>
                      <wps:wsp>
                        <wps:cNvPr id="1897374972" name="文本框 53"/>
                        <wps:cNvSpPr txBox="1"/>
                        <wps:spPr>
                          <a:xfrm>
                            <a:off x="3254015" y="783138"/>
                            <a:ext cx="586465" cy="170347"/>
                          </a:xfrm>
                          <a:prstGeom prst="rect">
                            <a:avLst/>
                          </a:prstGeom>
                          <a:solidFill>
                            <a:sysClr val="window" lastClr="FFFFFF"/>
                          </a:solidFill>
                          <a:ln w="6350">
                            <a:noFill/>
                          </a:ln>
                          <a:effectLst/>
                        </wps:spPr>
                        <wps:txbx>
                          <w:txbxContent>
                            <w:p w14:paraId="404236D9" w14:textId="77777777" w:rsidR="00350AE2" w:rsidRDefault="00350AE2">
                              <w:pPr>
                                <w:jc w:val="center"/>
                                <w:rPr>
                                  <w:sz w:val="16"/>
                                </w:rPr>
                              </w:pPr>
                              <w:r>
                                <w:rPr>
                                  <w:sz w:val="16"/>
                                </w:rPr>
                                <w:t>YYY.C</w:t>
                              </w:r>
                            </w:p>
                          </w:txbxContent>
                        </wps:txbx>
                        <wps:bodyPr rot="0" spcFirstLastPara="0" vertOverflow="overflow" horzOverflow="overflow" vert="horz" wrap="square" lIns="0" tIns="0" rIns="0" bIns="0" numCol="1" spcCol="0" rtlCol="0" fromWordArt="0" anchor="t" anchorCtr="0" forceAA="0" compatLnSpc="1">
                          <a:noAutofit/>
                        </wps:bodyPr>
                      </wps:wsp>
                      <wps:wsp>
                        <wps:cNvPr id="1879876468" name="文本框 54"/>
                        <wps:cNvSpPr txBox="1"/>
                        <wps:spPr>
                          <a:xfrm>
                            <a:off x="3246064" y="934213"/>
                            <a:ext cx="586465" cy="170347"/>
                          </a:xfrm>
                          <a:prstGeom prst="rect">
                            <a:avLst/>
                          </a:prstGeom>
                          <a:solidFill>
                            <a:sysClr val="window" lastClr="FFFFFF"/>
                          </a:solidFill>
                          <a:ln w="6350">
                            <a:noFill/>
                          </a:ln>
                          <a:effectLst/>
                        </wps:spPr>
                        <wps:txbx>
                          <w:txbxContent>
                            <w:p w14:paraId="5789E2F2" w14:textId="77777777" w:rsidR="00350AE2" w:rsidRDefault="00350AE2">
                              <w:pPr>
                                <w:jc w:val="center"/>
                                <w:rPr>
                                  <w:sz w:val="16"/>
                                </w:rPr>
                              </w:pPr>
                              <w:r>
                                <w:rPr>
                                  <w:sz w:val="16"/>
                                </w:rPr>
                                <w:t>ZZZ.C</w:t>
                              </w:r>
                            </w:p>
                          </w:txbxContent>
                        </wps:txbx>
                        <wps:bodyPr rot="0" spcFirstLastPara="0" vertOverflow="overflow" horzOverflow="overflow" vert="horz" wrap="square" lIns="0" tIns="0" rIns="0" bIns="0" numCol="1" spcCol="0" rtlCol="0" fromWordArt="0" anchor="t" anchorCtr="0" forceAA="0" compatLnSpc="1">
                          <a:noAutofit/>
                        </wps:bodyPr>
                      </wps:wsp>
                      <wps:wsp>
                        <wps:cNvPr id="1428693501" name="文本框 55"/>
                        <wps:cNvSpPr txBox="1"/>
                        <wps:spPr>
                          <a:xfrm>
                            <a:off x="3172571" y="1273401"/>
                            <a:ext cx="792645" cy="175702"/>
                          </a:xfrm>
                          <a:prstGeom prst="rect">
                            <a:avLst/>
                          </a:prstGeom>
                          <a:noFill/>
                          <a:ln w="6350">
                            <a:solidFill>
                              <a:srgbClr val="4472C4">
                                <a:shade val="50000"/>
                              </a:srgbClr>
                            </a:solidFill>
                          </a:ln>
                          <a:effectLst/>
                        </wps:spPr>
                        <wps:txbx>
                          <w:txbxContent>
                            <w:p w14:paraId="6CDE881A" w14:textId="77777777" w:rsidR="00350AE2" w:rsidRDefault="00350AE2">
                              <w:pPr>
                                <w:rPr>
                                  <w:sz w:val="16"/>
                                </w:rPr>
                              </w:pPr>
                              <w:r>
                                <w:rPr>
                                  <w:sz w:val="16"/>
                                </w:rPr>
                                <w:t>GCC</w:t>
                              </w:r>
                              <w:r>
                                <w:rPr>
                                  <w:sz w:val="16"/>
                                </w:rPr>
                                <w:t>编译</w:t>
                              </w:r>
                              <w:r>
                                <w:rPr>
                                  <w:sz w:val="16"/>
                                </w:rPr>
                                <w:t>/</w:t>
                              </w:r>
                              <w:r>
                                <w:rPr>
                                  <w:sz w:val="16"/>
                                </w:rPr>
                                <w:t>链接</w:t>
                              </w:r>
                            </w:p>
                          </w:txbxContent>
                        </wps:txbx>
                        <wps:bodyPr rot="0" spcFirstLastPara="0" vertOverflow="overflow" horzOverflow="overflow" vert="horz" wrap="square" lIns="0" tIns="0" rIns="0" bIns="0" numCol="1" spcCol="0" rtlCol="0" fromWordArt="0" anchor="t" anchorCtr="0" forceAA="0" compatLnSpc="1">
                          <a:noAutofit/>
                        </wps:bodyPr>
                      </wps:wsp>
                      <wps:wsp>
                        <wps:cNvPr id="168397920" name="文本框 56"/>
                        <wps:cNvSpPr txBox="1"/>
                        <wps:spPr>
                          <a:xfrm>
                            <a:off x="1890367" y="1299974"/>
                            <a:ext cx="789222" cy="170347"/>
                          </a:xfrm>
                          <a:prstGeom prst="rect">
                            <a:avLst/>
                          </a:prstGeom>
                          <a:solidFill>
                            <a:srgbClr val="FFC000">
                              <a:lumMod val="40000"/>
                              <a:lumOff val="60000"/>
                            </a:srgbClr>
                          </a:solidFill>
                          <a:ln w="6350">
                            <a:noFill/>
                          </a:ln>
                          <a:effectLst/>
                        </wps:spPr>
                        <wps:txbx>
                          <w:txbxContent>
                            <w:p w14:paraId="2A6884AE" w14:textId="77777777" w:rsidR="00350AE2" w:rsidRDefault="00350AE2">
                              <w:pPr>
                                <w:jc w:val="center"/>
                                <w:rPr>
                                  <w:sz w:val="16"/>
                                </w:rPr>
                              </w:pPr>
                              <w:r>
                                <w:rPr>
                                  <w:sz w:val="16"/>
                                </w:rPr>
                                <w:t>DFC runtime</w:t>
                              </w:r>
                            </w:p>
                          </w:txbxContent>
                        </wps:txbx>
                        <wps:bodyPr rot="0" spcFirstLastPara="0" vertOverflow="overflow" horzOverflow="overflow" vert="horz" wrap="square" lIns="0" tIns="0" rIns="0" bIns="0" numCol="1" spcCol="0" rtlCol="0" fromWordArt="0" anchor="t" anchorCtr="0" forceAA="0" compatLnSpc="1">
                          <a:noAutofit/>
                        </wps:bodyPr>
                      </wps:wsp>
                      <wps:wsp>
                        <wps:cNvPr id="2039612512" name="右箭头 57"/>
                        <wps:cNvSpPr/>
                        <wps:spPr>
                          <a:xfrm>
                            <a:off x="2727298" y="1319244"/>
                            <a:ext cx="326003" cy="111319"/>
                          </a:xfrm>
                          <a:prstGeom prst="rightArrow">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44636470" name="下箭头 58"/>
                        <wps:cNvSpPr/>
                        <wps:spPr>
                          <a:xfrm>
                            <a:off x="3466768" y="1099246"/>
                            <a:ext cx="91440" cy="135173"/>
                          </a:xfrm>
                          <a:prstGeom prst="downArrow">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462920281" name="文本框 59"/>
                        <wps:cNvSpPr txBox="1"/>
                        <wps:spPr>
                          <a:xfrm>
                            <a:off x="3246064" y="1665733"/>
                            <a:ext cx="586465" cy="170347"/>
                          </a:xfrm>
                          <a:prstGeom prst="rect">
                            <a:avLst/>
                          </a:prstGeom>
                          <a:solidFill>
                            <a:sysClr val="window" lastClr="FFFFFF"/>
                          </a:solidFill>
                          <a:ln w="6350">
                            <a:noFill/>
                          </a:ln>
                          <a:effectLst/>
                        </wps:spPr>
                        <wps:txbx>
                          <w:txbxContent>
                            <w:p w14:paraId="2C07D965" w14:textId="77777777" w:rsidR="00350AE2" w:rsidRDefault="00350AE2">
                              <w:pPr>
                                <w:jc w:val="center"/>
                                <w:rPr>
                                  <w:sz w:val="16"/>
                                </w:rPr>
                              </w:pPr>
                              <w:r>
                                <w:rPr>
                                  <w:sz w:val="16"/>
                                </w:rPr>
                                <w:t>DFC-ap</w:t>
                              </w:r>
                              <w:r>
                                <w:rPr>
                                  <w:b/>
                                  <w:sz w:val="16"/>
                                </w:rPr>
                                <w:t>p</w:t>
                              </w:r>
                            </w:p>
                          </w:txbxContent>
                        </wps:txbx>
                        <wps:bodyPr rot="0" spcFirstLastPara="0" vertOverflow="overflow" horzOverflow="overflow" vert="horz" wrap="square" lIns="0" tIns="0" rIns="0" bIns="0" numCol="1" spcCol="0" rtlCol="0" fromWordArt="0" anchor="t" anchorCtr="0" forceAA="0" compatLnSpc="1">
                          <a:noAutofit/>
                        </wps:bodyPr>
                      </wps:wsp>
                      <wps:wsp>
                        <wps:cNvPr id="2088828877" name="下箭头 60"/>
                        <wps:cNvSpPr/>
                        <wps:spPr>
                          <a:xfrm>
                            <a:off x="3466768" y="1496811"/>
                            <a:ext cx="91440" cy="135173"/>
                          </a:xfrm>
                          <a:prstGeom prst="downArrow">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54813717" name="矩形 61"/>
                        <wps:cNvSpPr/>
                        <wps:spPr>
                          <a:xfrm>
                            <a:off x="993912" y="1894377"/>
                            <a:ext cx="3359426" cy="318052"/>
                          </a:xfrm>
                          <a:prstGeom prst="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37236442" name="文本框 62"/>
                        <wps:cNvSpPr txBox="1"/>
                        <wps:spPr>
                          <a:xfrm>
                            <a:off x="2264078" y="1975833"/>
                            <a:ext cx="781270" cy="170347"/>
                          </a:xfrm>
                          <a:prstGeom prst="rect">
                            <a:avLst/>
                          </a:prstGeom>
                          <a:solidFill>
                            <a:srgbClr val="FFC000">
                              <a:lumMod val="40000"/>
                              <a:lumOff val="60000"/>
                            </a:srgbClr>
                          </a:solidFill>
                          <a:ln w="6350">
                            <a:noFill/>
                          </a:ln>
                          <a:effectLst/>
                        </wps:spPr>
                        <wps:txbx>
                          <w:txbxContent>
                            <w:p w14:paraId="5D35210E" w14:textId="77777777" w:rsidR="00350AE2" w:rsidRDefault="00350AE2">
                              <w:pPr>
                                <w:jc w:val="center"/>
                                <w:rPr>
                                  <w:sz w:val="16"/>
                                </w:rPr>
                              </w:pPr>
                              <w:r>
                                <w:rPr>
                                  <w:sz w:val="16"/>
                                </w:rPr>
                                <w:t>DFC</w:t>
                              </w:r>
                              <w:r>
                                <w:rPr>
                                  <w:sz w:val="16"/>
                                </w:rPr>
                                <w:t>线程模型</w:t>
                              </w:r>
                            </w:p>
                          </w:txbxContent>
                        </wps:txbx>
                        <wps:bodyPr rot="0" spcFirstLastPara="0" vertOverflow="overflow" horzOverflow="overflow" vert="horz" wrap="square" lIns="0" tIns="0" rIns="0" bIns="0" numCol="1" spcCol="0" rtlCol="0" fromWordArt="0" anchor="t" anchorCtr="0" forceAA="0" compatLnSpc="1">
                          <a:noAutofit/>
                        </wps:bodyPr>
                      </wps:wsp>
                      <wps:wsp>
                        <wps:cNvPr id="1642238270" name="文本框 63"/>
                        <wps:cNvSpPr txBox="1"/>
                        <wps:spPr>
                          <a:xfrm>
                            <a:off x="3220277" y="1975833"/>
                            <a:ext cx="781270" cy="170347"/>
                          </a:xfrm>
                          <a:prstGeom prst="rect">
                            <a:avLst/>
                          </a:prstGeom>
                          <a:solidFill>
                            <a:srgbClr val="FFC000">
                              <a:lumMod val="40000"/>
                              <a:lumOff val="60000"/>
                            </a:srgbClr>
                          </a:solidFill>
                          <a:ln w="6350">
                            <a:noFill/>
                          </a:ln>
                          <a:effectLst/>
                        </wps:spPr>
                        <wps:txbx>
                          <w:txbxContent>
                            <w:p w14:paraId="30CEAF8D" w14:textId="77777777" w:rsidR="00350AE2" w:rsidRDefault="00350AE2">
                              <w:pPr>
                                <w:jc w:val="center"/>
                                <w:rPr>
                                  <w:sz w:val="16"/>
                                </w:rPr>
                              </w:pPr>
                              <w:r>
                                <w:rPr>
                                  <w:sz w:val="16"/>
                                </w:rPr>
                                <w:t>DFC</w:t>
                              </w:r>
                              <w:r>
                                <w:rPr>
                                  <w:rFonts w:hint="eastAsia"/>
                                  <w:sz w:val="16"/>
                                </w:rPr>
                                <w:t>调度类</w:t>
                              </w:r>
                            </w:p>
                          </w:txbxContent>
                        </wps:txbx>
                        <wps:bodyPr rot="0" spcFirstLastPara="0" vertOverflow="overflow" horzOverflow="overflow" vert="horz" wrap="square" lIns="0" tIns="0" rIns="0" bIns="0" numCol="1" spcCol="0" rtlCol="0" fromWordArt="0" anchor="t" anchorCtr="0" forceAA="0" compatLnSpc="1">
                          <a:noAutofit/>
                        </wps:bodyPr>
                      </wps:wsp>
                      <wps:wsp>
                        <wps:cNvPr id="64" name="文本框 64"/>
                        <wps:cNvSpPr txBox="1"/>
                        <wps:spPr>
                          <a:xfrm>
                            <a:off x="964040" y="1955955"/>
                            <a:ext cx="781270" cy="170347"/>
                          </a:xfrm>
                          <a:prstGeom prst="rect">
                            <a:avLst/>
                          </a:prstGeom>
                          <a:noFill/>
                          <a:ln w="6350">
                            <a:noFill/>
                          </a:ln>
                          <a:effectLst/>
                        </wps:spPr>
                        <wps:txbx>
                          <w:txbxContent>
                            <w:p w14:paraId="7C602AC4" w14:textId="77777777" w:rsidR="00350AE2" w:rsidRDefault="00350AE2">
                              <w:pPr>
                                <w:jc w:val="center"/>
                                <w:rPr>
                                  <w:sz w:val="16"/>
                                </w:rPr>
                              </w:pPr>
                              <w:r>
                                <w:rPr>
                                  <w:sz w:val="16"/>
                                </w:rPr>
                                <w:t>Linux</w:t>
                              </w:r>
                              <w:r>
                                <w:rPr>
                                  <w:sz w:val="16"/>
                                </w:rPr>
                                <w:t>内核</w:t>
                              </w:r>
                            </w:p>
                          </w:txbxContent>
                        </wps:txbx>
                        <wps:bodyPr rot="0" spcFirstLastPara="0" vertOverflow="overflow" horzOverflow="overflow" vert="horz" wrap="square" lIns="0" tIns="0" rIns="0" bIns="0" numCol="1" spcCol="0" rtlCol="0" fromWordArt="0" anchor="t" anchorCtr="0" forceAA="0" compatLnSpc="1">
                          <a:noAutofit/>
                        </wps:bodyPr>
                      </wps:wsp>
                      <wps:wsp>
                        <wps:cNvPr id="65" name="文本框 65"/>
                        <wps:cNvSpPr txBox="1"/>
                        <wps:spPr>
                          <a:xfrm>
                            <a:off x="2986613" y="2394727"/>
                            <a:ext cx="1111250" cy="170347"/>
                          </a:xfrm>
                          <a:prstGeom prst="rect">
                            <a:avLst/>
                          </a:prstGeom>
                          <a:solidFill>
                            <a:sysClr val="window" lastClr="FFFFFF"/>
                          </a:solidFill>
                          <a:ln w="6350">
                            <a:solidFill>
                              <a:srgbClr val="4472C4">
                                <a:shade val="50000"/>
                              </a:srgbClr>
                            </a:solidFill>
                          </a:ln>
                          <a:effectLst/>
                        </wps:spPr>
                        <wps:txbx>
                          <w:txbxContent>
                            <w:p w14:paraId="3E941652" w14:textId="77777777" w:rsidR="00350AE2" w:rsidRDefault="00350AE2">
                              <w:pPr>
                                <w:jc w:val="center"/>
                                <w:rPr>
                                  <w:sz w:val="16"/>
                                </w:rPr>
                              </w:pPr>
                              <w:r>
                                <w:rPr>
                                  <w:sz w:val="16"/>
                                </w:rPr>
                                <w:t>底层</w:t>
                              </w:r>
                              <w:r>
                                <w:rPr>
                                  <w:sz w:val="16"/>
                                </w:rPr>
                                <w:t>NUMA</w:t>
                              </w:r>
                              <w:r>
                                <w:rPr>
                                  <w:sz w:val="16"/>
                                </w:rPr>
                                <w:t>架构</w:t>
                              </w:r>
                            </w:p>
                          </w:txbxContent>
                        </wps:txbx>
                        <wps:bodyPr rot="0" spcFirstLastPara="0" vertOverflow="overflow" horzOverflow="overflow" vert="horz" wrap="square" lIns="0" tIns="0" rIns="0" bIns="0" numCol="1" spcCol="0" rtlCol="0" fromWordArt="0" anchor="t" anchorCtr="0" forceAA="0" compatLnSpc="1">
                          <a:noAutofit/>
                        </wps:bodyPr>
                      </wps:wsp>
                      <wps:wsp>
                        <wps:cNvPr id="66" name="下箭头 66"/>
                        <wps:cNvSpPr/>
                        <wps:spPr>
                          <a:xfrm flipV="1">
                            <a:off x="3453339" y="2145973"/>
                            <a:ext cx="98549" cy="195525"/>
                          </a:xfrm>
                          <a:prstGeom prst="downArrow">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7" name="文本框 67"/>
                        <wps:cNvSpPr txBox="1"/>
                        <wps:spPr>
                          <a:xfrm>
                            <a:off x="3351888" y="2212433"/>
                            <a:ext cx="586465" cy="170347"/>
                          </a:xfrm>
                          <a:prstGeom prst="rect">
                            <a:avLst/>
                          </a:prstGeom>
                          <a:noFill/>
                          <a:ln w="6350">
                            <a:noFill/>
                          </a:ln>
                          <a:effectLst/>
                        </wps:spPr>
                        <wps:txbx>
                          <w:txbxContent>
                            <w:p w14:paraId="0F608AA3" w14:textId="77777777" w:rsidR="00350AE2" w:rsidRDefault="00350AE2">
                              <w:pPr>
                                <w:jc w:val="center"/>
                                <w:rPr>
                                  <w:sz w:val="16"/>
                                </w:rPr>
                              </w:pPr>
                              <w:r>
                                <w:rPr>
                                  <w:sz w:val="16"/>
                                </w:rPr>
                                <w:t>感知</w:t>
                              </w:r>
                            </w:p>
                          </w:txbxContent>
                        </wps:txbx>
                        <wps:bodyPr rot="0" spcFirstLastPara="0" vertOverflow="overflow" horzOverflow="overflow" vert="horz" wrap="square" lIns="0" tIns="0" rIns="0" bIns="0" numCol="1" spcCol="0" rtlCol="0" fromWordArt="0" anchor="t" anchorCtr="0" forceAA="0" compatLnSpc="1">
                          <a:noAutofit/>
                        </wps:bodyPr>
                      </wps:wsp>
                      <wps:wsp>
                        <wps:cNvPr id="68" name="下箭头 68"/>
                        <wps:cNvSpPr/>
                        <wps:spPr>
                          <a:xfrm>
                            <a:off x="3466768" y="1829800"/>
                            <a:ext cx="91440" cy="135173"/>
                          </a:xfrm>
                          <a:prstGeom prst="downArrow">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w14:anchorId="1C573E2D" id="画布 4" o:spid="_x0000_s1119" editas="canvas" style="width:348.7pt;height:215.3pt;mso-position-horizontal-relative:char;mso-position-vertical-relative:line" coordsize="44284,27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">
                <v:shape id="_x0000_s1120" type="#_x0000_t75" style="position:absolute;width:44284;height:27343;visibility:visible;mso-wrap-style:square">
                  <v:fill o:detectmouseclick="t"/>
                  <v:path o:connecttype="none"/>
                </v:shape>
                <v:shape id="文本框 25" o:spid="_x0000_s1121" type="#_x0000_t202" style="position:absolute;left:10679;top:4555;width:5144;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" fillcolor="#ffd966" stroked="f" strokeweight=".5pt">
                  <v:textbox inset="0,0,0,0">
                    <w:txbxContent>
                      <w:p w14:paraId="3AF9602E" w14:textId="77777777" w:rsidR="00350AE2" w:rsidRDefault="00350AE2">
                        <w:pPr>
                          <w:jc w:val="center"/>
                          <w:rPr>
                            <w:sz w:val="16"/>
                          </w:rPr>
                        </w:pPr>
                        <w:r>
                          <w:rPr>
                            <w:sz w:val="16"/>
                          </w:rPr>
                          <w:t>DF</w:t>
                        </w:r>
                        <w:r>
                          <w:rPr>
                            <w:rFonts w:hint="eastAsia"/>
                            <w:sz w:val="16"/>
                          </w:rPr>
                          <w:t>C</w:t>
                        </w:r>
                        <w:r>
                          <w:rPr>
                            <w:sz w:val="16"/>
                          </w:rPr>
                          <w:t>语言</w:t>
                        </w:r>
                      </w:p>
                      <w:p w14:paraId="0BEB932A" w14:textId="77777777" w:rsidR="00350AE2" w:rsidRDefault="00350AE2">
                        <w:pPr>
                          <w:jc w:val="center"/>
                          <w:rPr>
                            <w:sz w:val="16"/>
                          </w:rPr>
                        </w:pPr>
                        <w:r>
                          <w:rPr>
                            <w:sz w:val="16"/>
                          </w:rPr>
                          <w:t>扩展语法</w:t>
                        </w:r>
                      </w:p>
                    </w:txbxContent>
                  </v:textbox>
                </v:shape>
                <v:shape id="文本框 27" o:spid="_x0000_s1122" type="#_x0000_t202" style="position:absolute;left:17273;top:6272;width:895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" fillcolor="window" stroked="f" strokeweight=".5pt">
                  <v:textbox inset="0,0,0,0">
                    <w:txbxContent>
                      <w:p w14:paraId="38464333" w14:textId="77777777" w:rsidR="00350AE2" w:rsidRDefault="00350AE2">
                        <w:pPr>
                          <w:jc w:val="center"/>
                          <w:rPr>
                            <w:sz w:val="16"/>
                          </w:rPr>
                        </w:pPr>
                        <w:r>
                          <w:rPr>
                            <w:sz w:val="16"/>
                          </w:rPr>
                          <w:t>XXX.DFC</w:t>
                        </w:r>
                        <w:r>
                          <w:rPr>
                            <w:sz w:val="16"/>
                          </w:rPr>
                          <w:t>源代码</w:t>
                        </w:r>
                      </w:p>
                    </w:txbxContent>
                  </v:textbox>
                </v:shape>
                <v:oval id="椭圆 28" o:spid="_x0000_s1123" style="position:absolute;left:5651;top:4776;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" fillcolor="#4472c4" strokecolor="#2f528f" strokeweight="1pt">
                  <v:stroke joinstyle="miter"/>
                </v:oval>
                <v:oval id="椭圆 29" o:spid="_x0000_s1124" style="position:absolute;left:6446;top:6923;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" fillcolor="#4472c4" strokecolor="#2f528f" strokeweight="1pt">
                  <v:stroke joinstyle="miter"/>
                </v:oval>
                <v:oval id="椭圆 30" o:spid="_x0000_s1125" style="position:absolute;left:3464;top:7241;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" fillcolor="#4472c4" strokecolor="#2f528f" strokeweight="1pt">
                  <v:stroke joinstyle="miter"/>
                </v:oval>
                <v:oval id="椭圆 31" o:spid="_x0000_s1126" style="position:absolute;left:3743;top:938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" fillcolor="#4472c4" strokecolor="#2f528f" strokeweight="1pt">
                  <v:stroke joinstyle="miter"/>
                </v:oval>
                <v:oval id="椭圆 32" o:spid="_x0000_s1127" style="position:absolute;left:8315;top:8155;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" fillcolor="#4472c4" strokecolor="#2f528f" strokeweight="1pt">
                  <v:stroke joinstyle="miter"/>
                </v:oval>
                <v:oval id="椭圆 33" o:spid="_x0000_s1128" style="position:absolute;left:6367;top:1085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" fillcolor="#4472c4" strokecolor="#2f528f" strokeweight="1pt">
                  <v:stroke joinstyle="miter"/>
                </v:oval>
                <v:shape id="直接箭头连接符 34" o:spid="_x0000_s1129" type="#_x0000_t32" style="position:absolute;left:3855;top:5166;width:1863;height:2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" strokecolor="#4472c4" strokeweight=".5pt">
                  <v:stroke endarrow="classic" endarrowwidth="narrow" endarrowlength="short" joinstyle="miter"/>
                </v:shape>
                <v:shape id="直接箭头连接符 35" o:spid="_x0000_s1130" type="#_x0000_t32" style="position:absolute;left:5880;top:5233;width:633;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" strokecolor="#4472c4" strokeweight=".5pt">
                  <v:stroke endarrow="classic" endarrowwidth="narrow" endarrowlength="short" joinstyle="miter"/>
                </v:shape>
                <v:shape id="直接箭头连接符 36" o:spid="_x0000_s1131" type="#_x0000_t32" style="position:absolute;left:3693;top:7698;width:278;height:1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" strokecolor="#4472c4" strokeweight=".5pt">
                  <v:stroke endarrow="classic" endarrowwidth="narrow" endarrowlength="short" joinstyle="miter"/>
                </v:shape>
                <v:shape id="直接箭头连接符 37" o:spid="_x0000_s1132" type="#_x0000_t32" style="position:absolute;left:3971;top:7698;width:2624;height:3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" strokecolor="#4472c4" strokeweight=".5pt">
                  <v:stroke endarrow="classic" endarrowwidth="narrow" endarrowlength="short" joinstyle="miter"/>
                </v:shape>
                <v:shape id="直接箭头连接符 38" o:spid="_x0000_s1133" type="#_x0000_t32" style="position:absolute;left:6679;top:7613;width:78;height:3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" strokecolor="#4472c4" strokeweight=".5pt">
                  <v:stroke endarrow="classic" endarrowwidth="narrow" endarrowlength="short" joinstyle="miter"/>
                </v:shape>
                <v:shape id="直接箭头连接符 39" o:spid="_x0000_s1134" type="#_x0000_t32" style="position:absolute;left:6956;top:7313;width:1426;height:9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" strokecolor="#4472c4" strokeweight=".5pt">
                  <v:stroke endarrow="classic" endarrowwidth="narrow" endarrowlength="short" joinstyle="miter"/>
                </v:shape>
                <v:shape id="直接箭头连接符 42" o:spid="_x0000_s1135" type="#_x0000_t32" style="position:absolute;left:6824;top:8546;width:1558;height:25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" strokecolor="#4472c4" strokeweight=".5pt">
                  <v:stroke endarrow="classic" endarrowwidth="narrow" endarrowlength="short" joinstyle="miter"/>
                </v:shape>
                <v:shape id="直接箭头连接符 43" o:spid="_x0000_s1136" type="#_x0000_t32" style="position:absolute;left:4133;top:9778;width:2301;height:14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" strokecolor="#4472c4" strokeweight=".5pt">
                  <v:stroke endarrow="classic" endarrowwidth="narrow" endarrowlength="short" joinstyle="miter"/>
                </v:shape>
                <v:shape id="直接箭头连接符 45" o:spid="_x0000_s1137" type="#_x0000_t32" style="position:absolute;left:6041;top:5166;width:2664;height:30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" strokecolor="#4472c4" strokeweight=".5pt">
                  <v:stroke endarrow="classic" endarrowwidth="narrow" endarrowlength="short" joinstyle="miter"/>
                </v:shape>
                <v:shape id="右箭头 46" o:spid="_x0000_s1138" type="#_x0000_t13" style="position:absolute;left:11569;top:8421;width:3260;height:1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" adj="17912" filled="f" strokecolor="#2f528f" strokeweight="1pt"/>
                <v:shape id="文本框 47" o:spid="_x0000_s1139" type="#_x0000_t202" style="position:absolute;left:17273;top:7831;width:895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" fillcolor="window" stroked="f" strokeweight=".5pt">
                  <v:textbox inset="0,0,0,0">
                    <w:txbxContent>
                      <w:p w14:paraId="091B9ABA" w14:textId="77777777" w:rsidR="00350AE2" w:rsidRDefault="00350AE2">
                        <w:pPr>
                          <w:jc w:val="center"/>
                          <w:rPr>
                            <w:sz w:val="16"/>
                          </w:rPr>
                        </w:pPr>
                        <w:r>
                          <w:rPr>
                            <w:sz w:val="16"/>
                          </w:rPr>
                          <w:t>YYY.DFC</w:t>
                        </w:r>
                        <w:r>
                          <w:rPr>
                            <w:sz w:val="16"/>
                          </w:rPr>
                          <w:t>源代码</w:t>
                        </w:r>
                      </w:p>
                    </w:txbxContent>
                  </v:textbox>
                </v:shape>
                <v:shape id="文本框 48" o:spid="_x0000_s1140" type="#_x0000_t202" style="position:absolute;left:17194;top:9342;width:8953;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" fillcolor="window" stroked="f" strokeweight=".5pt">
                  <v:textbox inset="0,0,0,0">
                    <w:txbxContent>
                      <w:p w14:paraId="6D99DC68" w14:textId="77777777" w:rsidR="00350AE2" w:rsidRDefault="00350AE2">
                        <w:pPr>
                          <w:jc w:val="center"/>
                          <w:rPr>
                            <w:sz w:val="16"/>
                          </w:rPr>
                        </w:pPr>
                        <w:r>
                          <w:rPr>
                            <w:sz w:val="16"/>
                          </w:rPr>
                          <w:t>ZZZ.DFC</w:t>
                        </w:r>
                        <w:r>
                          <w:rPr>
                            <w:sz w:val="16"/>
                          </w:rPr>
                          <w:t>源代码</w:t>
                        </w:r>
                      </w:p>
                    </w:txbxContent>
                  </v:textbox>
                </v:shape>
                <v:shape id="文本框 49" o:spid="_x0000_s1141" type="#_x0000_t202" style="position:absolute;left:26582;top:4663;width:5143;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" fillcolor="#ffe699" stroked="f" strokeweight=".5pt">
                  <v:textbox inset="0,0,0,0">
                    <w:txbxContent>
                      <w:p w14:paraId="79296908" w14:textId="77777777" w:rsidR="00350AE2" w:rsidRDefault="00350AE2">
                        <w:pPr>
                          <w:jc w:val="center"/>
                          <w:rPr>
                            <w:sz w:val="16"/>
                          </w:rPr>
                        </w:pPr>
                        <w:r>
                          <w:rPr>
                            <w:sz w:val="16"/>
                          </w:rPr>
                          <w:t>DFC</w:t>
                        </w:r>
                        <w:r>
                          <w:rPr>
                            <w:sz w:val="16"/>
                          </w:rPr>
                          <w:t>编译</w:t>
                        </w:r>
                        <w:r>
                          <w:rPr>
                            <w:sz w:val="16"/>
                          </w:rPr>
                          <w:t>/AST</w:t>
                        </w:r>
                        <w:r>
                          <w:rPr>
                            <w:sz w:val="16"/>
                          </w:rPr>
                          <w:t>变换</w:t>
                        </w:r>
                      </w:p>
                    </w:txbxContent>
                  </v:textbox>
                </v:shape>
                <v:shape id="文本框 50" o:spid="_x0000_s1142" type="#_x0000_t202" style="position:absolute;left:3628;top:1826;width:5144;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" filled="f" stroked="f" strokeweight=".5pt">
                  <v:textbox inset="0,0,0,0">
                    <w:txbxContent>
                      <w:p w14:paraId="16D9903A" w14:textId="77777777" w:rsidR="00350AE2" w:rsidRDefault="00350AE2">
                        <w:pPr>
                          <w:jc w:val="center"/>
                          <w:rPr>
                            <w:sz w:val="16"/>
                          </w:rPr>
                        </w:pPr>
                        <w:r>
                          <w:rPr>
                            <w:rFonts w:hint="eastAsia"/>
                            <w:sz w:val="16"/>
                          </w:rPr>
                          <w:t>计算任务</w:t>
                        </w:r>
                      </w:p>
                      <w:p w14:paraId="337ECAA7" w14:textId="77777777" w:rsidR="00350AE2" w:rsidRDefault="00350AE2">
                        <w:pPr>
                          <w:jc w:val="center"/>
                          <w:rPr>
                            <w:sz w:val="16"/>
                          </w:rPr>
                        </w:pPr>
                        <w:r>
                          <w:rPr>
                            <w:rFonts w:hint="eastAsia"/>
                            <w:sz w:val="16"/>
                          </w:rPr>
                          <w:t>DA</w:t>
                        </w:r>
                        <w:r>
                          <w:rPr>
                            <w:sz w:val="16"/>
                          </w:rPr>
                          <w:t>G</w:t>
                        </w:r>
                        <w:r>
                          <w:rPr>
                            <w:sz w:val="16"/>
                          </w:rPr>
                          <w:t>图</w:t>
                        </w:r>
                      </w:p>
                    </w:txbxContent>
                  </v:textbox>
                </v:shape>
                <v:shape id="右箭头 51" o:spid="_x0000_s1143" type="#_x0000_t13" style="position:absolute;left:27272;top:8421;width:3261;height:1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" adj="17912" filled="f" strokecolor="#2f528f" strokeweight="1pt"/>
                <v:shape id="文本框 52" o:spid="_x0000_s1144" type="#_x0000_t202" style="position:absolute;left:32540;top:6272;width:586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" fillcolor="window" stroked="f" strokeweight=".5pt">
                  <v:textbox inset="0,0,0,0">
                    <w:txbxContent>
                      <w:p w14:paraId="5333B08A" w14:textId="77777777" w:rsidR="00350AE2" w:rsidRDefault="00350AE2">
                        <w:pPr>
                          <w:jc w:val="center"/>
                          <w:rPr>
                            <w:sz w:val="16"/>
                          </w:rPr>
                        </w:pPr>
                        <w:r>
                          <w:rPr>
                            <w:sz w:val="16"/>
                          </w:rPr>
                          <w:t>XXX.C</w:t>
                        </w:r>
                      </w:p>
                    </w:txbxContent>
                  </v:textbox>
                </v:shape>
                <v:shape id="文本框 53" o:spid="_x0000_s1145" type="#_x0000_t202" style="position:absolute;left:32540;top:7831;width:586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" fillcolor="window" stroked="f" strokeweight=".5pt">
                  <v:textbox inset="0,0,0,0">
                    <w:txbxContent>
                      <w:p w14:paraId="404236D9" w14:textId="77777777" w:rsidR="00350AE2" w:rsidRDefault="00350AE2">
                        <w:pPr>
                          <w:jc w:val="center"/>
                          <w:rPr>
                            <w:sz w:val="16"/>
                          </w:rPr>
                        </w:pPr>
                        <w:r>
                          <w:rPr>
                            <w:sz w:val="16"/>
                          </w:rPr>
                          <w:t>YYY.C</w:t>
                        </w:r>
                      </w:p>
                    </w:txbxContent>
                  </v:textbox>
                </v:shape>
                <v:shape id="文本框 54" o:spid="_x0000_s1146" type="#_x0000_t202" style="position:absolute;left:32460;top:9342;width:586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" fillcolor="window" stroked="f" strokeweight=".5pt">
                  <v:textbox inset="0,0,0,0">
                    <w:txbxContent>
                      <w:p w14:paraId="5789E2F2" w14:textId="77777777" w:rsidR="00350AE2" w:rsidRDefault="00350AE2">
                        <w:pPr>
                          <w:jc w:val="center"/>
                          <w:rPr>
                            <w:sz w:val="16"/>
                          </w:rPr>
                        </w:pPr>
                        <w:r>
                          <w:rPr>
                            <w:sz w:val="16"/>
                          </w:rPr>
                          <w:t>ZZZ.C</w:t>
                        </w:r>
                      </w:p>
                    </w:txbxContent>
                  </v:textbox>
                </v:shape>
                <v:shape id="文本框 55" o:spid="_x0000_s1147" type="#_x0000_t202" style="position:absolute;left:31725;top:12734;width:7927;height:1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" filled="f" strokecolor="#2f528f" strokeweight=".5pt">
                  <v:textbox inset="0,0,0,0">
                    <w:txbxContent>
                      <w:p w14:paraId="6CDE881A" w14:textId="77777777" w:rsidR="00350AE2" w:rsidRDefault="00350AE2">
                        <w:pPr>
                          <w:rPr>
                            <w:sz w:val="16"/>
                          </w:rPr>
                        </w:pPr>
                        <w:r>
                          <w:rPr>
                            <w:sz w:val="16"/>
                          </w:rPr>
                          <w:t>GCC</w:t>
                        </w:r>
                        <w:r>
                          <w:rPr>
                            <w:sz w:val="16"/>
                          </w:rPr>
                          <w:t>编译</w:t>
                        </w:r>
                        <w:r>
                          <w:rPr>
                            <w:sz w:val="16"/>
                          </w:rPr>
                          <w:t>/</w:t>
                        </w:r>
                        <w:r>
                          <w:rPr>
                            <w:sz w:val="16"/>
                          </w:rPr>
                          <w:t>链接</w:t>
                        </w:r>
                      </w:p>
                    </w:txbxContent>
                  </v:textbox>
                </v:shape>
                <v:shape id="文本框 56" o:spid="_x0000_s1148" type="#_x0000_t202" style="position:absolute;left:18903;top:12999;width:789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" fillcolor="#ffe699" stroked="f" strokeweight=".5pt">
                  <v:textbox inset="0,0,0,0">
                    <w:txbxContent>
                      <w:p w14:paraId="2A6884AE" w14:textId="77777777" w:rsidR="00350AE2" w:rsidRDefault="00350AE2">
                        <w:pPr>
                          <w:jc w:val="center"/>
                          <w:rPr>
                            <w:sz w:val="16"/>
                          </w:rPr>
                        </w:pPr>
                        <w:r>
                          <w:rPr>
                            <w:sz w:val="16"/>
                          </w:rPr>
                          <w:t>DFC runtime</w:t>
                        </w:r>
                      </w:p>
                    </w:txbxContent>
                  </v:textbox>
                </v:shape>
                <v:shape id="右箭头 57" o:spid="_x0000_s1149" type="#_x0000_t13" style="position:absolute;left:27272;top:13192;width:3261;height:1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" adj="17912" filled="f" strokecolor="#2f528f" strokeweight="1pt"/>
                <v:shape id="下箭头 58" o:spid="_x0000_s1150" type="#_x0000_t67" style="position:absolute;left:34667;top:10992;width:91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" adj="14294" filled="f" strokecolor="#2f528f" strokeweight="1pt"/>
                <v:shape id="文本框 59" o:spid="_x0000_s1151" type="#_x0000_t202" style="position:absolute;left:32460;top:16657;width:586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" fillcolor="window" stroked="f" strokeweight=".5pt">
                  <v:textbox inset="0,0,0,0">
                    <w:txbxContent>
                      <w:p w14:paraId="2C07D965" w14:textId="77777777" w:rsidR="00350AE2" w:rsidRDefault="00350AE2">
                        <w:pPr>
                          <w:jc w:val="center"/>
                          <w:rPr>
                            <w:sz w:val="16"/>
                          </w:rPr>
                        </w:pPr>
                        <w:r>
                          <w:rPr>
                            <w:sz w:val="16"/>
                          </w:rPr>
                          <w:t>DFC-ap</w:t>
                        </w:r>
                        <w:r>
                          <w:rPr>
                            <w:b/>
                            <w:sz w:val="16"/>
                          </w:rPr>
                          <w:t>p</w:t>
                        </w:r>
                      </w:p>
                    </w:txbxContent>
                  </v:textbox>
                </v:shape>
                <v:shape id="下箭头 60" o:spid="_x0000_s1152" type="#_x0000_t67" style="position:absolute;left:34667;top:14968;width:915;height:1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" adj="14294" filled="f" strokecolor="#2f528f" strokeweight="1pt"/>
                <v:rect id="矩形 61" o:spid="_x0000_s1153" style="position:absolute;left:9939;top:18943;width:33594;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" filled="f" strokecolor="#2f528f" strokeweight="1pt"/>
                <v:shape id="文本框 62" o:spid="_x0000_s1154" type="#_x0000_t202" style="position:absolute;left:22640;top:19758;width:7813;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" fillcolor="#ffe699" stroked="f" strokeweight=".5pt">
                  <v:textbox inset="0,0,0,0">
                    <w:txbxContent>
                      <w:p w14:paraId="5D35210E" w14:textId="77777777" w:rsidR="00350AE2" w:rsidRDefault="00350AE2">
                        <w:pPr>
                          <w:jc w:val="center"/>
                          <w:rPr>
                            <w:sz w:val="16"/>
                          </w:rPr>
                        </w:pPr>
                        <w:r>
                          <w:rPr>
                            <w:sz w:val="16"/>
                          </w:rPr>
                          <w:t>DFC</w:t>
                        </w:r>
                        <w:r>
                          <w:rPr>
                            <w:sz w:val="16"/>
                          </w:rPr>
                          <w:t>线程模型</w:t>
                        </w:r>
                      </w:p>
                    </w:txbxContent>
                  </v:textbox>
                </v:shape>
                <v:shape id="文本框 63" o:spid="_x0000_s1155" type="#_x0000_t202" style="position:absolute;left:32202;top:19758;width:7813;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" fillcolor="#ffe699" stroked="f" strokeweight=".5pt">
                  <v:textbox inset="0,0,0,0">
                    <w:txbxContent>
                      <w:p w14:paraId="30CEAF8D" w14:textId="77777777" w:rsidR="00350AE2" w:rsidRDefault="00350AE2">
                        <w:pPr>
                          <w:jc w:val="center"/>
                          <w:rPr>
                            <w:sz w:val="16"/>
                          </w:rPr>
                        </w:pPr>
                        <w:r>
                          <w:rPr>
                            <w:sz w:val="16"/>
                          </w:rPr>
                          <w:t>DFC</w:t>
                        </w:r>
                        <w:r>
                          <w:rPr>
                            <w:rFonts w:hint="eastAsia"/>
                            <w:sz w:val="16"/>
                          </w:rPr>
                          <w:t>调度类</w:t>
                        </w:r>
                      </w:p>
                    </w:txbxContent>
                  </v:textbox>
                </v:shape>
                <v:shape id="文本框 64" o:spid="_x0000_s1156" type="#_x0000_t202" style="position:absolute;left:9640;top:19559;width:7813;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SI0xQAAANsAAAAPAAAAZHJzL2Rvd25yZXYueG1sRI9fa8JA&#10;EMTfC/0Oxwp9qxeL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DLrSI0xQAAANsAAAAP&#10;AAAAAAAAAAAAAAAAAAcCAABkcnMvZG93bnJldi54bWxQSwUGAAAAAAMAAwC3AAAA+QIAAAAA&#10;" filled="f" stroked="f" strokeweight=".5pt">
                  <v:textbox inset="0,0,0,0">
                    <w:txbxContent>
                      <w:p w14:paraId="7C602AC4" w14:textId="77777777" w:rsidR="00350AE2" w:rsidRDefault="00350AE2">
                        <w:pPr>
                          <w:jc w:val="center"/>
                          <w:rPr>
                            <w:sz w:val="16"/>
                          </w:rPr>
                        </w:pPr>
                        <w:r>
                          <w:rPr>
                            <w:sz w:val="16"/>
                          </w:rPr>
                          <w:t>Linux</w:t>
                        </w:r>
                        <w:r>
                          <w:rPr>
                            <w:sz w:val="16"/>
                          </w:rPr>
                          <w:t>内核</w:t>
                        </w:r>
                      </w:p>
                    </w:txbxContent>
                  </v:textbox>
                </v:shape>
                <v:shape id="文本框 65" o:spid="_x0000_s1157" type="#_x0000_t202" style="position:absolute;left:29866;top:23947;width:11112;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" fillcolor="window" strokecolor="#2f528f" strokeweight=".5pt">
                  <v:textbox inset="0,0,0,0">
                    <w:txbxContent>
                      <w:p w14:paraId="3E941652" w14:textId="77777777" w:rsidR="00350AE2" w:rsidRDefault="00350AE2">
                        <w:pPr>
                          <w:jc w:val="center"/>
                          <w:rPr>
                            <w:sz w:val="16"/>
                          </w:rPr>
                        </w:pPr>
                        <w:r>
                          <w:rPr>
                            <w:sz w:val="16"/>
                          </w:rPr>
                          <w:t>底层</w:t>
                        </w:r>
                        <w:r>
                          <w:rPr>
                            <w:sz w:val="16"/>
                          </w:rPr>
                          <w:t>NUMA</w:t>
                        </w:r>
                        <w:r>
                          <w:rPr>
                            <w:sz w:val="16"/>
                          </w:rPr>
                          <w:t>架构</w:t>
                        </w:r>
                      </w:p>
                    </w:txbxContent>
                  </v:textbox>
                </v:shape>
                <v:shape id="下箭头 66" o:spid="_x0000_s1158" type="#_x0000_t67" style="position:absolute;left:34533;top:21459;width:985;height:195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" adj="16157" filled="f" strokecolor="#2f528f" strokeweight="1pt"/>
                <v:shape id="文本框 67" o:spid="_x0000_s1159" type="#_x0000_t202" style="position:absolute;left:33518;top:22124;width:586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" filled="f" stroked="f" strokeweight=".5pt">
                  <v:textbox inset="0,0,0,0">
                    <w:txbxContent>
                      <w:p w14:paraId="0F608AA3" w14:textId="77777777" w:rsidR="00350AE2" w:rsidRDefault="00350AE2">
                        <w:pPr>
                          <w:jc w:val="center"/>
                          <w:rPr>
                            <w:sz w:val="16"/>
                          </w:rPr>
                        </w:pPr>
                        <w:r>
                          <w:rPr>
                            <w:sz w:val="16"/>
                          </w:rPr>
                          <w:t>感知</w:t>
                        </w:r>
                      </w:p>
                    </w:txbxContent>
                  </v:textbox>
                </v:shape>
                <v:shape id="下箭头 68" o:spid="_x0000_s1160" type="#_x0000_t67" style="position:absolute;left:34667;top:18298;width:915;height:1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" adj="14294" filled="f" strokecolor="#2f528f" strokeweight="1pt"/>
                <w10:anchorlock/>
              </v:group>
            </w:pict>
          </mc:Fallback>
        </mc:AlternateContent>
      </w:r>
    </w:p>
    <w:p w14:paraId="74010C34" w14:textId="77777777" w:rsidR="00DD6931" w:rsidRDefault="00350AE2">
      <w:pPr>
        <w:spacing w:line="0" w:lineRule="atLeast"/>
        <w:ind w:firstLine="420"/>
        <w:jc w:val="center"/>
        <w:rPr>
          <w:rFonts w:ascii="等线 Light" w:eastAsia="黑体" w:hAnsi="等线 Light"/>
          <w:sz w:val="20"/>
        </w:rPr>
      </w:pPr>
      <w:bookmarkStart w:id="36" w:name="_Ref46847310"/>
      <w:r>
        <w:rPr>
          <w:rFonts w:ascii="等线 Light" w:eastAsia="黑体" w:hAnsi="等线 Light"/>
          <w:sz w:val="20"/>
        </w:rPr>
        <w:t>图</w:t>
      </w:r>
      <w:r>
        <w:rPr>
          <w:rFonts w:ascii="等线 Light" w:eastAsia="黑体" w:hAnsi="等线 Light"/>
          <w:sz w:val="20"/>
        </w:rPr>
        <w:t xml:space="preserve"> </w:t>
      </w:r>
      <w:r>
        <w:rPr>
          <w:rFonts w:ascii="等线 Light" w:eastAsia="黑体" w:hAnsi="等线 Light"/>
          <w:sz w:val="20"/>
        </w:rPr>
        <w:fldChar w:fldCharType="begin"/>
      </w:r>
      <w:r>
        <w:rPr>
          <w:rFonts w:ascii="等线 Light" w:eastAsia="黑体" w:hAnsi="等线 Light"/>
          <w:sz w:val="20"/>
        </w:rPr>
        <w:instrText xml:space="preserve"> SEQ </w:instrText>
      </w:r>
      <w:r>
        <w:rPr>
          <w:rFonts w:ascii="等线 Light" w:eastAsia="黑体" w:hAnsi="等线 Light"/>
          <w:sz w:val="20"/>
        </w:rPr>
        <w:instrText>图</w:instrText>
      </w:r>
      <w:r>
        <w:rPr>
          <w:rFonts w:ascii="等线 Light" w:eastAsia="黑体" w:hAnsi="等线 Light"/>
          <w:sz w:val="20"/>
        </w:rPr>
        <w:instrText xml:space="preserve"> \* ARABIC </w:instrText>
      </w:r>
      <w:r>
        <w:rPr>
          <w:rFonts w:ascii="等线 Light" w:eastAsia="黑体" w:hAnsi="等线 Light"/>
          <w:sz w:val="20"/>
        </w:rPr>
        <w:fldChar w:fldCharType="separate"/>
      </w:r>
      <w:r>
        <w:rPr>
          <w:rFonts w:ascii="等线 Light" w:eastAsia="黑体" w:hAnsi="等线 Light"/>
          <w:sz w:val="20"/>
        </w:rPr>
        <w:t>5</w:t>
      </w:r>
      <w:r>
        <w:rPr>
          <w:rFonts w:ascii="等线 Light" w:eastAsia="黑体" w:hAnsi="等线 Light"/>
          <w:sz w:val="20"/>
        </w:rPr>
        <w:fldChar w:fldCharType="end"/>
      </w:r>
      <w:bookmarkEnd w:id="36"/>
      <w:r>
        <w:rPr>
          <w:rFonts w:ascii="等线 Light" w:eastAsia="黑体" w:hAnsi="等线 Light" w:hint="eastAsia"/>
          <w:sz w:val="20"/>
        </w:rPr>
        <w:t xml:space="preserve"> </w:t>
      </w:r>
      <w:r>
        <w:rPr>
          <w:rFonts w:ascii="等线 Light" w:eastAsia="黑体" w:hAnsi="等线 Light" w:hint="eastAsia"/>
          <w:sz w:val="20"/>
        </w:rPr>
        <w:t>项目整体方案示意图</w:t>
      </w:r>
    </w:p>
    <w:p w14:paraId="673E15A2" w14:textId="77777777" w:rsidR="00DD6931" w:rsidRDefault="00350AE2">
      <w:pPr>
        <w:pStyle w:val="a0"/>
        <w:rPr>
          <w:rFonts w:ascii="仿宋" w:eastAsia="仿宋" w:hAnsi="仿宋" w:cs="仿宋"/>
        </w:rPr>
      </w:pPr>
      <w:r>
        <w:rPr>
          <w:rFonts w:ascii="仿宋" w:eastAsia="仿宋" w:hAnsi="仿宋" w:cs="仿宋" w:hint="eastAsia"/>
        </w:rPr>
        <w:t>最底层是一个基于C语言的数据流扩展，为了支持数据流执行模式，主要解决两个问题：</w:t>
      </w:r>
    </w:p>
    <w:p w14:paraId="53D0D3AC" w14:textId="77777777" w:rsidR="00DD6931" w:rsidRDefault="00350AE2">
      <w:pPr>
        <w:pStyle w:val="a0"/>
        <w:ind w:left="480" w:firstLineChars="0" w:firstLine="0"/>
        <w:rPr>
          <w:rFonts w:ascii="仿宋" w:eastAsia="仿宋" w:hAnsi="仿宋" w:cs="仿宋"/>
        </w:rPr>
      </w:pPr>
      <w:r>
        <w:rPr>
          <w:rFonts w:ascii="仿宋" w:eastAsia="仿宋" w:hAnsi="仿宋" w:cs="仿宋" w:hint="eastAsia"/>
        </w:rPr>
        <w:t>1.数据流任务的DAG图的表示；</w:t>
      </w:r>
    </w:p>
    <w:p w14:paraId="0D5555F0" w14:textId="77777777" w:rsidR="00DD6931" w:rsidRDefault="00350AE2">
      <w:pPr>
        <w:pStyle w:val="a0"/>
        <w:ind w:left="480" w:firstLineChars="0" w:firstLine="0"/>
        <w:rPr>
          <w:rFonts w:ascii="仿宋" w:eastAsia="仿宋" w:hAnsi="仿宋" w:cs="仿宋"/>
        </w:rPr>
      </w:pPr>
      <w:r>
        <w:rPr>
          <w:rFonts w:ascii="仿宋" w:eastAsia="仿宋" w:hAnsi="仿宋" w:cs="仿宋" w:hint="eastAsia"/>
        </w:rPr>
        <w:t>2.数据流任务DAG图的执行。</w:t>
      </w:r>
    </w:p>
    <w:p w14:paraId="1DCE939C" w14:textId="77777777" w:rsidR="00DD6931" w:rsidRDefault="00350AE2">
      <w:pPr>
        <w:pStyle w:val="a0"/>
        <w:rPr>
          <w:rFonts w:ascii="仿宋" w:eastAsia="仿宋" w:hAnsi="仿宋" w:cs="仿宋"/>
        </w:rPr>
      </w:pPr>
      <w:r>
        <w:rPr>
          <w:rFonts w:ascii="仿宋" w:eastAsia="仿宋" w:hAnsi="仿宋" w:cs="仿宋" w:hint="eastAsia"/>
        </w:rPr>
        <w:t>数据流DAG图中的任务依赖关系，可以通过多种方式。</w:t>
      </w:r>
      <w:del w:id="37" w:author="luo" w:date="2023-10-27T15:01:00Z">
        <w:r w:rsidDel="007F138F">
          <w:rPr>
            <w:rFonts w:ascii="仿宋" w:eastAsia="仿宋" w:hAnsi="仿宋" w:cs="仿宋" w:hint="eastAsia"/>
          </w:rPr>
          <w:delText>例如用XML加以描述，采用类似于</w:delText>
        </w:r>
        <w:r w:rsidDel="007F138F">
          <w:rPr>
            <w:rFonts w:ascii="仿宋" w:eastAsia="仿宋" w:hAnsi="仿宋" w:cs="仿宋" w:hint="eastAsia"/>
          </w:rPr>
          <w:fldChar w:fldCharType="begin"/>
        </w:r>
        <w:r w:rsidDel="007F138F">
          <w:rPr>
            <w:rFonts w:ascii="仿宋" w:eastAsia="仿宋" w:hAnsi="仿宋" w:cs="仿宋" w:hint="eastAsia"/>
          </w:rPr>
          <w:delInstrText xml:space="preserve"> REF _Ref41212901 \r \h  \* MERGEFORMAT </w:delInstrText>
        </w:r>
        <w:r w:rsidDel="007F138F">
          <w:rPr>
            <w:rFonts w:ascii="仿宋" w:eastAsia="仿宋" w:hAnsi="仿宋" w:cs="仿宋" w:hint="eastAsia"/>
          </w:rPr>
        </w:r>
        <w:r w:rsidDel="007F138F">
          <w:rPr>
            <w:rFonts w:ascii="仿宋" w:eastAsia="仿宋" w:hAnsi="仿宋" w:cs="仿宋" w:hint="eastAsia"/>
          </w:rPr>
          <w:fldChar w:fldCharType="separate"/>
        </w:r>
        <w:r w:rsidDel="007F138F">
          <w:rPr>
            <w:rFonts w:ascii="仿宋" w:eastAsia="仿宋" w:hAnsi="仿宋" w:cs="仿宋" w:hint="eastAsia"/>
          </w:rPr>
          <w:delText>[31]</w:delText>
        </w:r>
        <w:r w:rsidDel="007F138F">
          <w:rPr>
            <w:rFonts w:ascii="仿宋" w:eastAsia="仿宋" w:hAnsi="仿宋" w:cs="仿宋" w:hint="eastAsia"/>
          </w:rPr>
          <w:fldChar w:fldCharType="end"/>
        </w:r>
        <w:r w:rsidDel="007F138F">
          <w:rPr>
            <w:rFonts w:ascii="仿宋" w:eastAsia="仿宋" w:hAnsi="仿宋" w:cs="仿宋" w:hint="eastAsia"/>
          </w:rPr>
          <w:delText>文献中的编码器FU单元互连的方法，同样类似于文献</w:delText>
        </w:r>
        <w:r w:rsidDel="007F138F">
          <w:rPr>
            <w:rFonts w:ascii="仿宋" w:eastAsia="仿宋" w:hAnsi="仿宋" w:cs="仿宋" w:hint="eastAsia"/>
          </w:rPr>
          <w:fldChar w:fldCharType="begin"/>
        </w:r>
        <w:r w:rsidDel="007F138F">
          <w:rPr>
            <w:rFonts w:ascii="仿宋" w:eastAsia="仿宋" w:hAnsi="仿宋" w:cs="仿宋" w:hint="eastAsia"/>
          </w:rPr>
          <w:delInstrText xml:space="preserve"> REF _Ref41212901 \r \h  \* MERGEFORMAT </w:delInstrText>
        </w:r>
        <w:r w:rsidDel="007F138F">
          <w:rPr>
            <w:rFonts w:ascii="仿宋" w:eastAsia="仿宋" w:hAnsi="仿宋" w:cs="仿宋" w:hint="eastAsia"/>
          </w:rPr>
        </w:r>
        <w:r w:rsidDel="007F138F">
          <w:rPr>
            <w:rFonts w:ascii="仿宋" w:eastAsia="仿宋" w:hAnsi="仿宋" w:cs="仿宋" w:hint="eastAsia"/>
          </w:rPr>
          <w:fldChar w:fldCharType="separate"/>
        </w:r>
        <w:r w:rsidDel="007F138F">
          <w:rPr>
            <w:rFonts w:ascii="仿宋" w:eastAsia="仿宋" w:hAnsi="仿宋" w:cs="仿宋" w:hint="eastAsia"/>
          </w:rPr>
          <w:delText>[31]</w:delText>
        </w:r>
        <w:r w:rsidDel="007F138F">
          <w:rPr>
            <w:rFonts w:ascii="仿宋" w:eastAsia="仿宋" w:hAnsi="仿宋" w:cs="仿宋" w:hint="eastAsia"/>
          </w:rPr>
          <w:fldChar w:fldCharType="end"/>
        </w:r>
        <w:r w:rsidDel="007F138F">
          <w:rPr>
            <w:rFonts w:ascii="仿宋" w:eastAsia="仿宋" w:hAnsi="仿宋" w:cs="仿宋" w:hint="eastAsia"/>
          </w:rPr>
          <w:delText>中FU内部实现——</w:delText>
        </w:r>
      </w:del>
      <w:r>
        <w:rPr>
          <w:rFonts w:ascii="仿宋" w:eastAsia="仿宋" w:hAnsi="仿宋" w:cs="仿宋" w:hint="eastAsia"/>
        </w:rPr>
        <w:t>我们则采用C扩展代码来描述数据流任务函数内部行为——只需要将C语言普通函数参数的定义进行少量修改，也就是说C语言进行语法扩充来实现数据流DAG图的描述，该工作已经初步完成编译器和运行runtime环境的原型，并已经获得专利授权。</w:t>
      </w:r>
    </w:p>
    <w:p w14:paraId="19017CB9" w14:textId="77777777" w:rsidR="00DD6931" w:rsidRDefault="00350AE2">
      <w:pPr>
        <w:pStyle w:val="a0"/>
        <w:rPr>
          <w:rFonts w:ascii="仿宋" w:eastAsia="仿宋" w:hAnsi="仿宋" w:cs="仿宋"/>
        </w:rPr>
      </w:pPr>
      <w:r>
        <w:rPr>
          <w:rFonts w:ascii="仿宋" w:eastAsia="仿宋" w:hAnsi="仿宋" w:cs="仿宋" w:hint="eastAsia"/>
        </w:rPr>
        <w:t>借助于词法分析和语法分析构建出抽象语法树AST的中间表示，然后再输出基于线程的C程序代码——其中还要调用runtime运行时库。DFC系统工作时如</w:t>
      </w:r>
      <w:r>
        <w:rPr>
          <w:rFonts w:ascii="仿宋" w:eastAsia="仿宋" w:hAnsi="仿宋" w:cs="仿宋" w:hint="eastAsia"/>
        </w:rPr>
        <w:fldChar w:fldCharType="begin"/>
      </w:r>
      <w:r>
        <w:rPr>
          <w:rFonts w:ascii="仿宋" w:eastAsia="仿宋" w:hAnsi="仿宋" w:cs="仿宋" w:hint="eastAsia"/>
        </w:rPr>
        <w:instrText xml:space="preserve"> REF _Ref41236756 \h  \* MERGEFORMAT </w:instrText>
      </w:r>
      <w:r>
        <w:rPr>
          <w:rFonts w:ascii="仿宋" w:eastAsia="仿宋" w:hAnsi="仿宋" w:cs="仿宋" w:hint="eastAsia"/>
        </w:rPr>
      </w:r>
      <w:r>
        <w:rPr>
          <w:rFonts w:ascii="仿宋" w:eastAsia="仿宋" w:hAnsi="仿宋" w:cs="仿宋" w:hint="eastAsia"/>
        </w:rPr>
        <w:fldChar w:fldCharType="separate"/>
      </w:r>
      <w:r>
        <w:rPr>
          <w:rFonts w:ascii="仿宋" w:eastAsia="仿宋" w:hAnsi="仿宋" w:cs="仿宋" w:hint="eastAsia"/>
        </w:rPr>
        <w:t xml:space="preserve">图 </w:t>
      </w:r>
      <w:r>
        <w:rPr>
          <w:rFonts w:ascii="仿宋" w:eastAsia="仿宋" w:hAnsi="仿宋" w:cs="仿宋" w:hint="eastAsia"/>
        </w:rPr>
        <w:lastRenderedPageBreak/>
        <w:t>6</w:t>
      </w:r>
      <w:r>
        <w:rPr>
          <w:rFonts w:ascii="仿宋" w:eastAsia="仿宋" w:hAnsi="仿宋" w:cs="仿宋" w:hint="eastAsia"/>
        </w:rPr>
        <w:fldChar w:fldCharType="end"/>
      </w:r>
      <w:r>
        <w:rPr>
          <w:rFonts w:ascii="仿宋" w:eastAsia="仿宋" w:hAnsi="仿宋" w:cs="仿宋" w:hint="eastAsia"/>
        </w:rPr>
        <w:t xml:space="preserve">所示。 </w:t>
      </w:r>
    </w:p>
    <w:p w14:paraId="691A8FC2" w14:textId="77777777" w:rsidR="00DD6931" w:rsidRDefault="00350AE2">
      <w:pPr>
        <w:widowControl/>
        <w:spacing w:line="276" w:lineRule="auto"/>
        <w:ind w:left="780"/>
        <w:contextualSpacing/>
        <w:rPr>
          <w:rFonts w:ascii="Calibri" w:hAnsi="Calibri"/>
          <w:kern w:val="0"/>
          <w:szCs w:val="22"/>
        </w:rPr>
      </w:pPr>
      <w:r>
        <w:rPr>
          <w:noProof/>
        </w:rPr>
        <mc:AlternateContent>
          <mc:Choice Requires="wpc">
            <w:drawing>
              <wp:inline distT="0" distB="0" distL="0" distR="0" wp14:anchorId="440DD45C" wp14:editId="6198B412">
                <wp:extent cx="5274310" cy="4231005"/>
                <wp:effectExtent l="0" t="0" r="0" b="150495"/>
                <wp:docPr id="1189498267" name="画布 3"/>
                <wp:cNvGraphicFramePr/>
                <a:graphic xmlns:a="http://schemas.openxmlformats.org/drawingml/2006/main">
                  <a:graphicData uri="http://schemas.microsoft.com/office/word/2010/wordprocessingCanvas">
                    <wpc:wpc>
                      <wpc:bg>
                        <a:noFill/>
                      </wpc:bg>
                      <wpc:whole/>
                      <wps:wsp>
                        <wps:cNvPr id="147" name="文本框 2"/>
                        <wps:cNvSpPr txBox="1">
                          <a:spLocks noChangeArrowheads="1"/>
                        </wps:cNvSpPr>
                        <wps:spPr bwMode="auto">
                          <a:xfrm>
                            <a:off x="1808325" y="95500"/>
                            <a:ext cx="730110" cy="982601"/>
                          </a:xfrm>
                          <a:prstGeom prst="rect">
                            <a:avLst/>
                          </a:prstGeom>
                          <a:noFill/>
                          <a:ln>
                            <a:noFill/>
                          </a:ln>
                        </wps:spPr>
                        <wps:txbx>
                          <w:txbxContent>
                            <w:p w14:paraId="4A62A2D7" w14:textId="77777777" w:rsidR="00350AE2" w:rsidRDefault="00350AE2">
                              <w:pPr>
                                <w:rPr>
                                  <w:sz w:val="20"/>
                                </w:rPr>
                              </w:pPr>
                              <w:r>
                                <w:rPr>
                                  <w:sz w:val="20"/>
                                </w:rPr>
                                <w:t>df_Fun1{…};</w:t>
                              </w:r>
                            </w:p>
                            <w:p w14:paraId="450DFC0E" w14:textId="77777777" w:rsidR="00350AE2" w:rsidRDefault="00350AE2">
                              <w:pPr>
                                <w:rPr>
                                  <w:sz w:val="20"/>
                                </w:rPr>
                              </w:pPr>
                              <w:r>
                                <w:rPr>
                                  <w:rFonts w:hint="eastAsia"/>
                                  <w:sz w:val="20"/>
                                </w:rPr>
                                <w:t>d</w:t>
                              </w:r>
                              <w:r>
                                <w:rPr>
                                  <w:sz w:val="20"/>
                                </w:rPr>
                                <w:t>f_Fun2{…};</w:t>
                              </w:r>
                            </w:p>
                            <w:p w14:paraId="448B78C8" w14:textId="77777777" w:rsidR="00350AE2" w:rsidRDefault="00350AE2">
                              <w:pPr>
                                <w:rPr>
                                  <w:sz w:val="20"/>
                                </w:rPr>
                              </w:pPr>
                            </w:p>
                            <w:p w14:paraId="35A56660" w14:textId="77777777" w:rsidR="00350AE2" w:rsidRDefault="00350AE2">
                              <w:pPr>
                                <w:rPr>
                                  <w:sz w:val="20"/>
                                </w:rPr>
                              </w:pPr>
                              <w:r>
                                <w:rPr>
                                  <w:sz w:val="20"/>
                                </w:rPr>
                                <w:t>App_</w:t>
                              </w:r>
                              <w:r>
                                <w:rPr>
                                  <w:sz w:val="20"/>
                                </w:rPr>
                                <w:t xml:space="preserve">main(){   </w:t>
                              </w:r>
                            </w:p>
                            <w:p w14:paraId="255542EC" w14:textId="77777777" w:rsidR="00350AE2" w:rsidRDefault="00350AE2">
                              <w:pPr>
                                <w:rPr>
                                  <w:sz w:val="20"/>
                                </w:rPr>
                              </w:pPr>
                              <w:r>
                                <w:rPr>
                                  <w:sz w:val="20"/>
                                </w:rPr>
                                <w:t>…</w:t>
                              </w:r>
                            </w:p>
                            <w:p w14:paraId="52F52D9A" w14:textId="77777777" w:rsidR="00350AE2" w:rsidRDefault="00350AE2">
                              <w:pPr>
                                <w:rPr>
                                  <w:sz w:val="20"/>
                                </w:rPr>
                              </w:pPr>
                              <w:r>
                                <w:rPr>
                                  <w:rFonts w:hint="eastAsia"/>
                                  <w:sz w:val="20"/>
                                </w:rPr>
                                <w:t>}</w:t>
                              </w:r>
                            </w:p>
                          </w:txbxContent>
                        </wps:txbx>
                        <wps:bodyPr rot="0" vert="horz" wrap="square" lIns="0" tIns="0" rIns="0" bIns="0" anchor="t" anchorCtr="0" upright="1">
                          <a:noAutofit/>
                        </wps:bodyPr>
                      </wps:wsp>
                      <wps:wsp>
                        <wps:cNvPr id="148" name="文本框 3"/>
                        <wps:cNvSpPr txBox="1">
                          <a:spLocks noChangeArrowheads="1"/>
                        </wps:cNvSpPr>
                        <wps:spPr bwMode="auto">
                          <a:xfrm>
                            <a:off x="0" y="449001"/>
                            <a:ext cx="730110" cy="225200"/>
                          </a:xfrm>
                          <a:prstGeom prst="rect">
                            <a:avLst/>
                          </a:prstGeom>
                          <a:noFill/>
                          <a:ln>
                            <a:noFill/>
                          </a:ln>
                        </wps:spPr>
                        <wps:txbx>
                          <w:txbxContent>
                            <w:p w14:paraId="050B1417" w14:textId="77777777" w:rsidR="00350AE2" w:rsidRDefault="00350AE2">
                              <w:pPr>
                                <w:rPr>
                                  <w:sz w:val="20"/>
                                </w:rPr>
                              </w:pPr>
                              <w:r>
                                <w:rPr>
                                  <w:sz w:val="20"/>
                                </w:rPr>
                                <w:t>DF-C</w:t>
                              </w:r>
                              <w:r>
                                <w:rPr>
                                  <w:sz w:val="20"/>
                                </w:rPr>
                                <w:t>源代码</w:t>
                              </w:r>
                            </w:p>
                          </w:txbxContent>
                        </wps:txbx>
                        <wps:bodyPr rot="0" vert="horz" wrap="square" lIns="0" tIns="0" rIns="0" bIns="0" anchor="t" anchorCtr="0" upright="1">
                          <a:noAutofit/>
                        </wps:bodyPr>
                      </wps:wsp>
                      <wps:wsp>
                        <wps:cNvPr id="149" name="直接连接符 4"/>
                        <wps:cNvCnPr>
                          <a:cxnSpLocks noChangeShapeType="1"/>
                        </wps:cNvCnPr>
                        <wps:spPr bwMode="auto">
                          <a:xfrm>
                            <a:off x="409406" y="1262401"/>
                            <a:ext cx="3889654" cy="0"/>
                          </a:xfrm>
                          <a:prstGeom prst="line">
                            <a:avLst/>
                          </a:prstGeom>
                          <a:noFill/>
                          <a:ln w="9525">
                            <a:solidFill>
                              <a:srgbClr val="4472C4">
                                <a:lumMod val="95000"/>
                                <a:lumOff val="0"/>
                              </a:srgbClr>
                            </a:solidFill>
                            <a:round/>
                          </a:ln>
                        </wps:spPr>
                        <wps:bodyPr/>
                      </wps:wsp>
                      <wps:wsp>
                        <wps:cNvPr id="150" name="文本框 5"/>
                        <wps:cNvSpPr txBox="1">
                          <a:spLocks noChangeArrowheads="1"/>
                        </wps:cNvSpPr>
                        <wps:spPr bwMode="auto">
                          <a:xfrm>
                            <a:off x="1408920" y="1153201"/>
                            <a:ext cx="730110" cy="225200"/>
                          </a:xfrm>
                          <a:prstGeom prst="rect">
                            <a:avLst/>
                          </a:prstGeom>
                          <a:solidFill>
                            <a:srgbClr val="70AD47">
                              <a:lumMod val="20000"/>
                              <a:lumOff val="80000"/>
                            </a:srgbClr>
                          </a:solidFill>
                          <a:ln>
                            <a:noFill/>
                          </a:ln>
                        </wps:spPr>
                        <wps:txbx>
                          <w:txbxContent>
                            <w:p w14:paraId="66075627" w14:textId="77777777" w:rsidR="00350AE2" w:rsidRDefault="00350AE2">
                              <w:pPr>
                                <w:rPr>
                                  <w:sz w:val="20"/>
                                </w:rPr>
                              </w:pPr>
                              <w:r>
                                <w:rPr>
                                  <w:sz w:val="20"/>
                                </w:rPr>
                                <w:t>DF-C</w:t>
                              </w:r>
                              <w:r>
                                <w:rPr>
                                  <w:sz w:val="20"/>
                                </w:rPr>
                                <w:t>编译</w:t>
                              </w:r>
                              <w:r>
                                <w:rPr>
                                  <w:rFonts w:hint="eastAsia"/>
                                  <w:sz w:val="20"/>
                                </w:rPr>
                                <w:t>器</w:t>
                              </w:r>
                            </w:p>
                          </w:txbxContent>
                        </wps:txbx>
                        <wps:bodyPr rot="0" vert="horz" wrap="square" lIns="0" tIns="0" rIns="0" bIns="0" anchor="t" anchorCtr="0" upright="1">
                          <a:noAutofit/>
                        </wps:bodyPr>
                      </wps:wsp>
                      <wps:wsp>
                        <wps:cNvPr id="151" name="文本框 7"/>
                        <wps:cNvSpPr txBox="1">
                          <a:spLocks noChangeArrowheads="1"/>
                        </wps:cNvSpPr>
                        <wps:spPr bwMode="auto">
                          <a:xfrm>
                            <a:off x="0" y="1398602"/>
                            <a:ext cx="928013" cy="225200"/>
                          </a:xfrm>
                          <a:prstGeom prst="rect">
                            <a:avLst/>
                          </a:prstGeom>
                          <a:noFill/>
                          <a:ln>
                            <a:noFill/>
                          </a:ln>
                        </wps:spPr>
                        <wps:txbx>
                          <w:txbxContent>
                            <w:p w14:paraId="681F876A" w14:textId="77777777" w:rsidR="00350AE2" w:rsidRDefault="00350AE2">
                              <w:pPr>
                                <w:rPr>
                                  <w:sz w:val="20"/>
                                </w:rPr>
                              </w:pPr>
                              <w:r>
                                <w:rPr>
                                  <w:sz w:val="20"/>
                                </w:rPr>
                                <w:t>DF-C</w:t>
                              </w:r>
                              <w:r>
                                <w:rPr>
                                  <w:rFonts w:hint="eastAsia"/>
                                  <w:sz w:val="20"/>
                                </w:rPr>
                                <w:t>可执行文件</w:t>
                              </w:r>
                            </w:p>
                          </w:txbxContent>
                        </wps:txbx>
                        <wps:bodyPr rot="0" vert="horz" wrap="square" lIns="0" tIns="0" rIns="0" bIns="0" anchor="t" anchorCtr="0" upright="1">
                          <a:noAutofit/>
                        </wps:bodyPr>
                      </wps:wsp>
                      <wps:wsp>
                        <wps:cNvPr id="152" name="文本框 8"/>
                        <wps:cNvSpPr txBox="1">
                          <a:spLocks noChangeArrowheads="1"/>
                        </wps:cNvSpPr>
                        <wps:spPr bwMode="auto">
                          <a:xfrm>
                            <a:off x="2347433" y="1153201"/>
                            <a:ext cx="730110" cy="225200"/>
                          </a:xfrm>
                          <a:prstGeom prst="rect">
                            <a:avLst/>
                          </a:prstGeom>
                          <a:solidFill>
                            <a:srgbClr val="70AD47">
                              <a:lumMod val="20000"/>
                              <a:lumOff val="80000"/>
                            </a:srgbClr>
                          </a:solidFill>
                          <a:ln>
                            <a:noFill/>
                          </a:ln>
                        </wps:spPr>
                        <wps:txbx>
                          <w:txbxContent>
                            <w:p w14:paraId="79F26696" w14:textId="77777777" w:rsidR="00350AE2" w:rsidRDefault="00350AE2">
                              <w:pPr>
                                <w:rPr>
                                  <w:sz w:val="20"/>
                                </w:rPr>
                              </w:pPr>
                              <w:r>
                                <w:rPr>
                                  <w:sz w:val="20"/>
                                </w:rPr>
                                <w:t>DF-C</w:t>
                              </w:r>
                              <w:r>
                                <w:rPr>
                                  <w:sz w:val="20"/>
                                </w:rPr>
                                <w:t>库</w:t>
                              </w:r>
                            </w:p>
                          </w:txbxContent>
                        </wps:txbx>
                        <wps:bodyPr rot="0" vert="horz" wrap="square" lIns="0" tIns="0" rIns="0" bIns="0" anchor="t" anchorCtr="0" upright="1">
                          <a:noAutofit/>
                        </wps:bodyPr>
                      </wps:wsp>
                      <wps:wsp>
                        <wps:cNvPr id="153" name="文本框 9"/>
                        <wps:cNvSpPr txBox="1">
                          <a:spLocks noChangeArrowheads="1"/>
                        </wps:cNvSpPr>
                        <wps:spPr bwMode="auto">
                          <a:xfrm>
                            <a:off x="586808" y="1739802"/>
                            <a:ext cx="1160116" cy="839601"/>
                          </a:xfrm>
                          <a:prstGeom prst="rect">
                            <a:avLst/>
                          </a:prstGeom>
                          <a:noFill/>
                          <a:ln>
                            <a:noFill/>
                          </a:ln>
                        </wps:spPr>
                        <wps:txbx>
                          <w:txbxContent>
                            <w:p w14:paraId="07E9BBE2" w14:textId="77777777" w:rsidR="00350AE2" w:rsidRDefault="00350AE2">
                              <w:pPr>
                                <w:rPr>
                                  <w:sz w:val="20"/>
                                </w:rPr>
                              </w:pPr>
                              <w:r>
                                <w:rPr>
                                  <w:sz w:val="20"/>
                                </w:rPr>
                                <w:t xml:space="preserve">main(){   </w:t>
                              </w:r>
                            </w:p>
                            <w:p w14:paraId="2CD980A7" w14:textId="77777777" w:rsidR="00350AE2" w:rsidRDefault="00350AE2">
                              <w:pPr>
                                <w:rPr>
                                  <w:sz w:val="20"/>
                                </w:rPr>
                              </w:pPr>
                              <w:r>
                                <w:rPr>
                                  <w:sz w:val="20"/>
                                </w:rPr>
                                <w:t>DF_init(…);</w:t>
                              </w:r>
                            </w:p>
                            <w:p w14:paraId="2F295F4F" w14:textId="77777777" w:rsidR="00350AE2" w:rsidRDefault="00350AE2">
                              <w:pPr>
                                <w:rPr>
                                  <w:sz w:val="20"/>
                                </w:rPr>
                              </w:pPr>
                              <w:r>
                                <w:rPr>
                                  <w:sz w:val="20"/>
                                </w:rPr>
                                <w:t>App_main();</w:t>
                              </w:r>
                            </w:p>
                            <w:p w14:paraId="613A2EF7" w14:textId="77777777" w:rsidR="00350AE2" w:rsidRDefault="00350AE2">
                              <w:pPr>
                                <w:rPr>
                                  <w:sz w:val="20"/>
                                </w:rPr>
                              </w:pPr>
                              <w:r>
                                <w:rPr>
                                  <w:rFonts w:hint="eastAsia"/>
                                  <w:sz w:val="20"/>
                                </w:rPr>
                                <w:t>D</w:t>
                              </w:r>
                              <w:r>
                                <w:rPr>
                                  <w:sz w:val="20"/>
                                </w:rPr>
                                <w:t>F_finish();</w:t>
                              </w:r>
                            </w:p>
                            <w:p w14:paraId="1028AEB2" w14:textId="77777777" w:rsidR="00350AE2" w:rsidRDefault="00350AE2">
                              <w:pPr>
                                <w:rPr>
                                  <w:sz w:val="20"/>
                                </w:rPr>
                              </w:pPr>
                              <w:r>
                                <w:rPr>
                                  <w:rFonts w:hint="eastAsia"/>
                                  <w:sz w:val="20"/>
                                </w:rPr>
                                <w:t>}</w:t>
                              </w:r>
                            </w:p>
                          </w:txbxContent>
                        </wps:txbx>
                        <wps:bodyPr rot="0" vert="horz" wrap="square" lIns="0" tIns="0" rIns="0" bIns="0" anchor="t" anchorCtr="0" upright="1">
                          <a:noAutofit/>
                        </wps:bodyPr>
                      </wps:wsp>
                      <wps:wsp>
                        <wps:cNvPr id="154" name="矩形: 圆角 10"/>
                        <wps:cNvSpPr>
                          <a:spLocks noChangeArrowheads="1"/>
                        </wps:cNvSpPr>
                        <wps:spPr bwMode="auto">
                          <a:xfrm>
                            <a:off x="1521721" y="511701"/>
                            <a:ext cx="948513" cy="566401"/>
                          </a:xfrm>
                          <a:prstGeom prst="roundRect">
                            <a:avLst>
                              <a:gd name="adj" fmla="val 16667"/>
                            </a:avLst>
                          </a:prstGeom>
                          <a:noFill/>
                          <a:ln w="9525">
                            <a:solidFill>
                              <a:sysClr val="windowText" lastClr="000000">
                                <a:lumMod val="100000"/>
                                <a:lumOff val="0"/>
                              </a:sysClr>
                            </a:solidFill>
                            <a:round/>
                          </a:ln>
                        </wps:spPr>
                        <wps:bodyPr rot="0" vert="horz" wrap="square" lIns="91440" tIns="45720" rIns="91440" bIns="45720" anchor="ctr" anchorCtr="0" upright="1">
                          <a:noAutofit/>
                        </wps:bodyPr>
                      </wps:wsp>
                      <wps:wsp>
                        <wps:cNvPr id="155" name="矩形: 圆角 11"/>
                        <wps:cNvSpPr>
                          <a:spLocks noChangeArrowheads="1"/>
                        </wps:cNvSpPr>
                        <wps:spPr bwMode="auto">
                          <a:xfrm>
                            <a:off x="1521721" y="95500"/>
                            <a:ext cx="948513" cy="368500"/>
                          </a:xfrm>
                          <a:prstGeom prst="roundRect">
                            <a:avLst>
                              <a:gd name="adj" fmla="val 16667"/>
                            </a:avLst>
                          </a:prstGeom>
                          <a:noFill/>
                          <a:ln w="9525">
                            <a:solidFill>
                              <a:sysClr val="windowText" lastClr="000000">
                                <a:lumMod val="100000"/>
                                <a:lumOff val="0"/>
                              </a:sysClr>
                            </a:solidFill>
                            <a:round/>
                          </a:ln>
                        </wps:spPr>
                        <wps:bodyPr rot="0" vert="horz" wrap="square" lIns="91440" tIns="45720" rIns="91440" bIns="45720" anchor="ctr" anchorCtr="0" upright="1">
                          <a:noAutofit/>
                        </wps:bodyPr>
                      </wps:wsp>
                      <wps:wsp>
                        <wps:cNvPr id="156" name="任意多边形: 形状 12"/>
                        <wps:cNvSpPr/>
                        <wps:spPr bwMode="auto">
                          <a:xfrm>
                            <a:off x="1173716" y="721101"/>
                            <a:ext cx="327505" cy="978001"/>
                          </a:xfrm>
                          <a:custGeom>
                            <a:avLst/>
                            <a:gdLst>
                              <a:gd name="T0" fmla="*/ 327546 w 327546"/>
                              <a:gd name="T1" fmla="*/ 29428 h 977948"/>
                              <a:gd name="T2" fmla="*/ 129654 w 327546"/>
                              <a:gd name="T3" fmla="*/ 118139 h 977948"/>
                              <a:gd name="T4" fmla="*/ 0 w 327546"/>
                              <a:gd name="T5" fmla="*/ 977948 h 977948"/>
                              <a:gd name="T6" fmla="*/ 0 60000 65536"/>
                              <a:gd name="T7" fmla="*/ 0 60000 65536"/>
                              <a:gd name="T8" fmla="*/ 0 60000 65536"/>
                            </a:gdLst>
                            <a:ahLst/>
                            <a:cxnLst>
                              <a:cxn ang="T6">
                                <a:pos x="T0" y="T1"/>
                              </a:cxn>
                              <a:cxn ang="T7">
                                <a:pos x="T2" y="T3"/>
                              </a:cxn>
                              <a:cxn ang="T8">
                                <a:pos x="T4" y="T5"/>
                              </a:cxn>
                            </a:cxnLst>
                            <a:rect l="0" t="0" r="r" b="b"/>
                            <a:pathLst>
                              <a:path w="327546" h="977948">
                                <a:moveTo>
                                  <a:pt x="327546" y="29428"/>
                                </a:moveTo>
                                <a:cubicBezTo>
                                  <a:pt x="255895" y="-5260"/>
                                  <a:pt x="184245" y="-39948"/>
                                  <a:pt x="129654" y="118139"/>
                                </a:cubicBezTo>
                                <a:cubicBezTo>
                                  <a:pt x="75063" y="276226"/>
                                  <a:pt x="37531" y="627087"/>
                                  <a:pt x="0" y="977948"/>
                                </a:cubicBezTo>
                              </a:path>
                            </a:pathLst>
                          </a:custGeom>
                          <a:noFill/>
                          <a:ln w="6350">
                            <a:solidFill>
                              <a:srgbClr val="4472C4">
                                <a:lumMod val="50000"/>
                                <a:lumOff val="0"/>
                              </a:srgbClr>
                            </a:solidFill>
                            <a:round/>
                            <a:tailEnd type="stealth" w="med" len="med"/>
                          </a:ln>
                        </wps:spPr>
                        <wps:bodyPr rot="0" vert="horz" wrap="square" lIns="91440" tIns="45720" rIns="91440" bIns="45720" anchor="ctr" anchorCtr="0" upright="1">
                          <a:noAutofit/>
                        </wps:bodyPr>
                      </wps:wsp>
                      <wps:wsp>
                        <wps:cNvPr id="157" name="直接连接符 13"/>
                        <wps:cNvCnPr>
                          <a:cxnSpLocks noChangeShapeType="1"/>
                        </wps:cNvCnPr>
                        <wps:spPr bwMode="auto">
                          <a:xfrm>
                            <a:off x="409406" y="2756803"/>
                            <a:ext cx="3889654" cy="0"/>
                          </a:xfrm>
                          <a:prstGeom prst="line">
                            <a:avLst/>
                          </a:prstGeom>
                          <a:noFill/>
                          <a:ln w="9525">
                            <a:solidFill>
                              <a:srgbClr val="4472C4">
                                <a:lumMod val="95000"/>
                                <a:lumOff val="0"/>
                              </a:srgbClr>
                            </a:solidFill>
                            <a:round/>
                          </a:ln>
                        </wps:spPr>
                        <wps:bodyPr/>
                      </wps:wsp>
                      <wps:wsp>
                        <wps:cNvPr id="158" name="文本框 14"/>
                        <wps:cNvSpPr txBox="1">
                          <a:spLocks noChangeArrowheads="1"/>
                        </wps:cNvSpPr>
                        <wps:spPr bwMode="auto">
                          <a:xfrm>
                            <a:off x="0" y="3022703"/>
                            <a:ext cx="928013" cy="225200"/>
                          </a:xfrm>
                          <a:prstGeom prst="rect">
                            <a:avLst/>
                          </a:prstGeom>
                          <a:noFill/>
                          <a:ln>
                            <a:noFill/>
                          </a:ln>
                        </wps:spPr>
                        <wps:txbx>
                          <w:txbxContent>
                            <w:p w14:paraId="5E22F0ED" w14:textId="77777777" w:rsidR="00350AE2" w:rsidRDefault="00350AE2">
                              <w:pPr>
                                <w:rPr>
                                  <w:sz w:val="20"/>
                                </w:rPr>
                              </w:pPr>
                              <w:r>
                                <w:rPr>
                                  <w:sz w:val="20"/>
                                </w:rPr>
                                <w:t>就绪</w:t>
                              </w:r>
                              <w:r>
                                <w:rPr>
                                  <w:rFonts w:hint="eastAsia"/>
                                  <w:sz w:val="20"/>
                                </w:rPr>
                                <w:t>D</w:t>
                              </w:r>
                              <w:r>
                                <w:rPr>
                                  <w:sz w:val="20"/>
                                </w:rPr>
                                <w:t>F</w:t>
                              </w:r>
                              <w:r>
                                <w:rPr>
                                  <w:sz w:val="20"/>
                                </w:rPr>
                                <w:t>任务</w:t>
                              </w:r>
                            </w:p>
                          </w:txbxContent>
                        </wps:txbx>
                        <wps:bodyPr rot="0" vert="horz" wrap="square" lIns="0" tIns="0" rIns="0" bIns="0" anchor="t" anchorCtr="0" upright="1">
                          <a:noAutofit/>
                        </wps:bodyPr>
                      </wps:wsp>
                      <wps:wsp>
                        <wps:cNvPr id="159" name="直接连接符 15"/>
                        <wps:cNvCnPr>
                          <a:cxnSpLocks noChangeShapeType="1"/>
                        </wps:cNvCnPr>
                        <wps:spPr bwMode="auto">
                          <a:xfrm>
                            <a:off x="409406" y="3698504"/>
                            <a:ext cx="3889654" cy="0"/>
                          </a:xfrm>
                          <a:prstGeom prst="line">
                            <a:avLst/>
                          </a:prstGeom>
                          <a:noFill/>
                          <a:ln w="9525">
                            <a:solidFill>
                              <a:srgbClr val="4472C4">
                                <a:lumMod val="95000"/>
                                <a:lumOff val="0"/>
                              </a:srgbClr>
                            </a:solidFill>
                            <a:round/>
                          </a:ln>
                        </wps:spPr>
                        <wps:bodyPr/>
                      </wps:wsp>
                      <wps:wsp>
                        <wps:cNvPr id="160" name="文本框 16"/>
                        <wps:cNvSpPr txBox="1">
                          <a:spLocks noChangeArrowheads="1"/>
                        </wps:cNvSpPr>
                        <wps:spPr bwMode="auto">
                          <a:xfrm>
                            <a:off x="0" y="3827904"/>
                            <a:ext cx="928013" cy="225200"/>
                          </a:xfrm>
                          <a:prstGeom prst="rect">
                            <a:avLst/>
                          </a:prstGeom>
                          <a:noFill/>
                          <a:ln>
                            <a:noFill/>
                          </a:ln>
                        </wps:spPr>
                        <wps:txbx>
                          <w:txbxContent>
                            <w:p w14:paraId="6F851278" w14:textId="77777777" w:rsidR="00350AE2" w:rsidRDefault="00350AE2">
                              <w:pPr>
                                <w:rPr>
                                  <w:sz w:val="20"/>
                                </w:rPr>
                              </w:pPr>
                              <w:r>
                                <w:rPr>
                                  <w:rFonts w:hint="eastAsia"/>
                                  <w:sz w:val="20"/>
                                </w:rPr>
                                <w:t>D</w:t>
                              </w:r>
                              <w:r>
                                <w:rPr>
                                  <w:sz w:val="20"/>
                                </w:rPr>
                                <w:t>F</w:t>
                              </w:r>
                              <w:r>
                                <w:rPr>
                                  <w:sz w:val="20"/>
                                </w:rPr>
                                <w:t>工作</w:t>
                              </w:r>
                              <w:r>
                                <w:rPr>
                                  <w:rFonts w:hint="eastAsia"/>
                                  <w:sz w:val="20"/>
                                </w:rPr>
                                <w:t>线程</w:t>
                              </w:r>
                            </w:p>
                          </w:txbxContent>
                        </wps:txbx>
                        <wps:bodyPr rot="0" vert="horz" wrap="square" lIns="0" tIns="0" rIns="0" bIns="0" anchor="t" anchorCtr="0" upright="1">
                          <a:noAutofit/>
                        </wps:bodyPr>
                      </wps:wsp>
                      <wps:wsp>
                        <wps:cNvPr id="161" name="任意多边形: 形状 17"/>
                        <wps:cNvSpPr/>
                        <wps:spPr bwMode="auto">
                          <a:xfrm>
                            <a:off x="1173616" y="3862304"/>
                            <a:ext cx="198903" cy="470801"/>
                          </a:xfrm>
                          <a:custGeom>
                            <a:avLst/>
                            <a:gdLst>
                              <a:gd name="T0" fmla="*/ 61463 w 198900"/>
                              <a:gd name="T1" fmla="*/ 0 h 470848"/>
                              <a:gd name="T2" fmla="*/ 197940 w 198900"/>
                              <a:gd name="T3" fmla="*/ 54591 h 470848"/>
                              <a:gd name="T4" fmla="*/ 48 w 198900"/>
                              <a:gd name="T5" fmla="*/ 122830 h 470848"/>
                              <a:gd name="T6" fmla="*/ 177469 w 198900"/>
                              <a:gd name="T7" fmla="*/ 163774 h 470848"/>
                              <a:gd name="T8" fmla="*/ 27343 w 198900"/>
                              <a:gd name="T9" fmla="*/ 232012 h 470848"/>
                              <a:gd name="T10" fmla="*/ 143349 w 198900"/>
                              <a:gd name="T11" fmla="*/ 286603 h 470848"/>
                              <a:gd name="T12" fmla="*/ 61463 w 198900"/>
                              <a:gd name="T13" fmla="*/ 320723 h 470848"/>
                              <a:gd name="T14" fmla="*/ 88758 w 198900"/>
                              <a:gd name="T15" fmla="*/ 409433 h 470848"/>
                              <a:gd name="T16" fmla="*/ 88758 w 198900"/>
                              <a:gd name="T17" fmla="*/ 470848 h 47084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98900" h="470848">
                                <a:moveTo>
                                  <a:pt x="61463" y="0"/>
                                </a:moveTo>
                                <a:cubicBezTo>
                                  <a:pt x="134819" y="17059"/>
                                  <a:pt x="208176" y="34119"/>
                                  <a:pt x="197940" y="54591"/>
                                </a:cubicBezTo>
                                <a:cubicBezTo>
                                  <a:pt x="187704" y="75063"/>
                                  <a:pt x="3460" y="104633"/>
                                  <a:pt x="48" y="122830"/>
                                </a:cubicBezTo>
                                <a:cubicBezTo>
                                  <a:pt x="-3364" y="141027"/>
                                  <a:pt x="172920" y="145577"/>
                                  <a:pt x="177469" y="163774"/>
                                </a:cubicBezTo>
                                <a:cubicBezTo>
                                  <a:pt x="182018" y="181971"/>
                                  <a:pt x="33030" y="211541"/>
                                  <a:pt x="27343" y="232012"/>
                                </a:cubicBezTo>
                                <a:cubicBezTo>
                                  <a:pt x="21656" y="252483"/>
                                  <a:pt x="137662" y="271818"/>
                                  <a:pt x="143349" y="286603"/>
                                </a:cubicBezTo>
                                <a:cubicBezTo>
                                  <a:pt x="149036" y="301388"/>
                                  <a:pt x="70561" y="300251"/>
                                  <a:pt x="61463" y="320723"/>
                                </a:cubicBezTo>
                                <a:cubicBezTo>
                                  <a:pt x="52365" y="341195"/>
                                  <a:pt x="84209" y="384412"/>
                                  <a:pt x="88758" y="409433"/>
                                </a:cubicBezTo>
                                <a:cubicBezTo>
                                  <a:pt x="93307" y="434454"/>
                                  <a:pt x="91032" y="452651"/>
                                  <a:pt x="88758" y="470848"/>
                                </a:cubicBezTo>
                              </a:path>
                            </a:pathLst>
                          </a:custGeom>
                          <a:noFill/>
                          <a:ln w="25400">
                            <a:solidFill>
                              <a:srgbClr val="4472C4">
                                <a:lumMod val="50000"/>
                                <a:lumOff val="0"/>
                              </a:srgbClr>
                            </a:solidFill>
                            <a:round/>
                            <a:tailEnd type="stealth" w="med" len="med"/>
                          </a:ln>
                        </wps:spPr>
                        <wps:bodyPr rot="0" vert="horz" wrap="square" lIns="91440" tIns="45720" rIns="91440" bIns="45720" anchor="ctr" anchorCtr="0" upright="1">
                          <a:noAutofit/>
                        </wps:bodyPr>
                      </wps:wsp>
                      <wps:wsp>
                        <wps:cNvPr id="162" name="任意多边形: 形状 18"/>
                        <wps:cNvSpPr/>
                        <wps:spPr bwMode="auto">
                          <a:xfrm>
                            <a:off x="1883326" y="3862304"/>
                            <a:ext cx="198903" cy="470801"/>
                          </a:xfrm>
                          <a:custGeom>
                            <a:avLst/>
                            <a:gdLst>
                              <a:gd name="T0" fmla="*/ 61463 w 198900"/>
                              <a:gd name="T1" fmla="*/ 0 h 470848"/>
                              <a:gd name="T2" fmla="*/ 197940 w 198900"/>
                              <a:gd name="T3" fmla="*/ 54591 h 470848"/>
                              <a:gd name="T4" fmla="*/ 48 w 198900"/>
                              <a:gd name="T5" fmla="*/ 122830 h 470848"/>
                              <a:gd name="T6" fmla="*/ 177469 w 198900"/>
                              <a:gd name="T7" fmla="*/ 163774 h 470848"/>
                              <a:gd name="T8" fmla="*/ 27343 w 198900"/>
                              <a:gd name="T9" fmla="*/ 232012 h 470848"/>
                              <a:gd name="T10" fmla="*/ 143349 w 198900"/>
                              <a:gd name="T11" fmla="*/ 286603 h 470848"/>
                              <a:gd name="T12" fmla="*/ 61463 w 198900"/>
                              <a:gd name="T13" fmla="*/ 320723 h 470848"/>
                              <a:gd name="T14" fmla="*/ 88758 w 198900"/>
                              <a:gd name="T15" fmla="*/ 409433 h 470848"/>
                              <a:gd name="T16" fmla="*/ 88758 w 198900"/>
                              <a:gd name="T17" fmla="*/ 470848 h 47084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98900" h="470848">
                                <a:moveTo>
                                  <a:pt x="61463" y="0"/>
                                </a:moveTo>
                                <a:cubicBezTo>
                                  <a:pt x="134819" y="17059"/>
                                  <a:pt x="208176" y="34119"/>
                                  <a:pt x="197940" y="54591"/>
                                </a:cubicBezTo>
                                <a:cubicBezTo>
                                  <a:pt x="187704" y="75063"/>
                                  <a:pt x="3460" y="104633"/>
                                  <a:pt x="48" y="122830"/>
                                </a:cubicBezTo>
                                <a:cubicBezTo>
                                  <a:pt x="-3364" y="141027"/>
                                  <a:pt x="172920" y="145577"/>
                                  <a:pt x="177469" y="163774"/>
                                </a:cubicBezTo>
                                <a:cubicBezTo>
                                  <a:pt x="182018" y="181971"/>
                                  <a:pt x="33030" y="211541"/>
                                  <a:pt x="27343" y="232012"/>
                                </a:cubicBezTo>
                                <a:cubicBezTo>
                                  <a:pt x="21656" y="252483"/>
                                  <a:pt x="137662" y="271818"/>
                                  <a:pt x="143349" y="286603"/>
                                </a:cubicBezTo>
                                <a:cubicBezTo>
                                  <a:pt x="149036" y="301388"/>
                                  <a:pt x="70561" y="300251"/>
                                  <a:pt x="61463" y="320723"/>
                                </a:cubicBezTo>
                                <a:cubicBezTo>
                                  <a:pt x="52365" y="341195"/>
                                  <a:pt x="84209" y="384412"/>
                                  <a:pt x="88758" y="409433"/>
                                </a:cubicBezTo>
                                <a:cubicBezTo>
                                  <a:pt x="93307" y="434454"/>
                                  <a:pt x="91032" y="452651"/>
                                  <a:pt x="88758" y="470848"/>
                                </a:cubicBezTo>
                              </a:path>
                            </a:pathLst>
                          </a:custGeom>
                          <a:noFill/>
                          <a:ln w="25400">
                            <a:solidFill>
                              <a:srgbClr val="4472C4">
                                <a:lumMod val="50000"/>
                                <a:lumOff val="0"/>
                              </a:srgbClr>
                            </a:solidFill>
                            <a:round/>
                            <a:tailEnd type="stealth" w="med" len="med"/>
                          </a:ln>
                        </wps:spPr>
                        <wps:bodyPr rot="0" vert="horz" wrap="square" lIns="91440" tIns="45720" rIns="91440" bIns="45720" anchor="ctr" anchorCtr="0" upright="1">
                          <a:noAutofit/>
                        </wps:bodyPr>
                      </wps:wsp>
                      <wps:wsp>
                        <wps:cNvPr id="163" name="任意多边形: 形状 19"/>
                        <wps:cNvSpPr/>
                        <wps:spPr bwMode="auto">
                          <a:xfrm>
                            <a:off x="2533635" y="3862304"/>
                            <a:ext cx="198903" cy="470801"/>
                          </a:xfrm>
                          <a:custGeom>
                            <a:avLst/>
                            <a:gdLst>
                              <a:gd name="T0" fmla="*/ 61463 w 198900"/>
                              <a:gd name="T1" fmla="*/ 0 h 470848"/>
                              <a:gd name="T2" fmla="*/ 197940 w 198900"/>
                              <a:gd name="T3" fmla="*/ 54591 h 470848"/>
                              <a:gd name="T4" fmla="*/ 48 w 198900"/>
                              <a:gd name="T5" fmla="*/ 122830 h 470848"/>
                              <a:gd name="T6" fmla="*/ 177469 w 198900"/>
                              <a:gd name="T7" fmla="*/ 163774 h 470848"/>
                              <a:gd name="T8" fmla="*/ 27343 w 198900"/>
                              <a:gd name="T9" fmla="*/ 232012 h 470848"/>
                              <a:gd name="T10" fmla="*/ 143349 w 198900"/>
                              <a:gd name="T11" fmla="*/ 286603 h 470848"/>
                              <a:gd name="T12" fmla="*/ 61463 w 198900"/>
                              <a:gd name="T13" fmla="*/ 320723 h 470848"/>
                              <a:gd name="T14" fmla="*/ 88758 w 198900"/>
                              <a:gd name="T15" fmla="*/ 409433 h 470848"/>
                              <a:gd name="T16" fmla="*/ 88758 w 198900"/>
                              <a:gd name="T17" fmla="*/ 470848 h 47084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98900" h="470848">
                                <a:moveTo>
                                  <a:pt x="61463" y="0"/>
                                </a:moveTo>
                                <a:cubicBezTo>
                                  <a:pt x="134819" y="17059"/>
                                  <a:pt x="208176" y="34119"/>
                                  <a:pt x="197940" y="54591"/>
                                </a:cubicBezTo>
                                <a:cubicBezTo>
                                  <a:pt x="187704" y="75063"/>
                                  <a:pt x="3460" y="104633"/>
                                  <a:pt x="48" y="122830"/>
                                </a:cubicBezTo>
                                <a:cubicBezTo>
                                  <a:pt x="-3364" y="141027"/>
                                  <a:pt x="172920" y="145577"/>
                                  <a:pt x="177469" y="163774"/>
                                </a:cubicBezTo>
                                <a:cubicBezTo>
                                  <a:pt x="182018" y="181971"/>
                                  <a:pt x="33030" y="211541"/>
                                  <a:pt x="27343" y="232012"/>
                                </a:cubicBezTo>
                                <a:cubicBezTo>
                                  <a:pt x="21656" y="252483"/>
                                  <a:pt x="137662" y="271818"/>
                                  <a:pt x="143349" y="286603"/>
                                </a:cubicBezTo>
                                <a:cubicBezTo>
                                  <a:pt x="149036" y="301388"/>
                                  <a:pt x="70561" y="300251"/>
                                  <a:pt x="61463" y="320723"/>
                                </a:cubicBezTo>
                                <a:cubicBezTo>
                                  <a:pt x="52365" y="341195"/>
                                  <a:pt x="84209" y="384412"/>
                                  <a:pt x="88758" y="409433"/>
                                </a:cubicBezTo>
                                <a:cubicBezTo>
                                  <a:pt x="93307" y="434454"/>
                                  <a:pt x="91032" y="452651"/>
                                  <a:pt x="88758" y="470848"/>
                                </a:cubicBezTo>
                              </a:path>
                            </a:pathLst>
                          </a:custGeom>
                          <a:noFill/>
                          <a:ln w="25400">
                            <a:solidFill>
                              <a:srgbClr val="4472C4">
                                <a:lumMod val="50000"/>
                                <a:lumOff val="0"/>
                              </a:srgbClr>
                            </a:solidFill>
                            <a:round/>
                            <a:tailEnd type="stealth" w="med" len="med"/>
                          </a:ln>
                        </wps:spPr>
                        <wps:bodyPr rot="0" vert="horz" wrap="square" lIns="91440" tIns="45720" rIns="91440" bIns="45720" anchor="ctr" anchorCtr="0" upright="1">
                          <a:noAutofit/>
                        </wps:bodyPr>
                      </wps:wsp>
                      <wps:wsp>
                        <wps:cNvPr id="164" name="任意多边形: 形状 20"/>
                        <wps:cNvSpPr/>
                        <wps:spPr bwMode="auto">
                          <a:xfrm>
                            <a:off x="3243345" y="3862304"/>
                            <a:ext cx="198903" cy="470801"/>
                          </a:xfrm>
                          <a:custGeom>
                            <a:avLst/>
                            <a:gdLst>
                              <a:gd name="T0" fmla="*/ 61463 w 198900"/>
                              <a:gd name="T1" fmla="*/ 0 h 470848"/>
                              <a:gd name="T2" fmla="*/ 197940 w 198900"/>
                              <a:gd name="T3" fmla="*/ 54591 h 470848"/>
                              <a:gd name="T4" fmla="*/ 48 w 198900"/>
                              <a:gd name="T5" fmla="*/ 122830 h 470848"/>
                              <a:gd name="T6" fmla="*/ 177469 w 198900"/>
                              <a:gd name="T7" fmla="*/ 163774 h 470848"/>
                              <a:gd name="T8" fmla="*/ 27343 w 198900"/>
                              <a:gd name="T9" fmla="*/ 232012 h 470848"/>
                              <a:gd name="T10" fmla="*/ 143349 w 198900"/>
                              <a:gd name="T11" fmla="*/ 286603 h 470848"/>
                              <a:gd name="T12" fmla="*/ 61463 w 198900"/>
                              <a:gd name="T13" fmla="*/ 320723 h 470848"/>
                              <a:gd name="T14" fmla="*/ 88758 w 198900"/>
                              <a:gd name="T15" fmla="*/ 409433 h 470848"/>
                              <a:gd name="T16" fmla="*/ 88758 w 198900"/>
                              <a:gd name="T17" fmla="*/ 470848 h 47084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98900" h="470848">
                                <a:moveTo>
                                  <a:pt x="61463" y="0"/>
                                </a:moveTo>
                                <a:cubicBezTo>
                                  <a:pt x="134819" y="17059"/>
                                  <a:pt x="208176" y="34119"/>
                                  <a:pt x="197940" y="54591"/>
                                </a:cubicBezTo>
                                <a:cubicBezTo>
                                  <a:pt x="187704" y="75063"/>
                                  <a:pt x="3460" y="104633"/>
                                  <a:pt x="48" y="122830"/>
                                </a:cubicBezTo>
                                <a:cubicBezTo>
                                  <a:pt x="-3364" y="141027"/>
                                  <a:pt x="172920" y="145577"/>
                                  <a:pt x="177469" y="163774"/>
                                </a:cubicBezTo>
                                <a:cubicBezTo>
                                  <a:pt x="182018" y="181971"/>
                                  <a:pt x="33030" y="211541"/>
                                  <a:pt x="27343" y="232012"/>
                                </a:cubicBezTo>
                                <a:cubicBezTo>
                                  <a:pt x="21656" y="252483"/>
                                  <a:pt x="137662" y="271818"/>
                                  <a:pt x="143349" y="286603"/>
                                </a:cubicBezTo>
                                <a:cubicBezTo>
                                  <a:pt x="149036" y="301388"/>
                                  <a:pt x="70561" y="300251"/>
                                  <a:pt x="61463" y="320723"/>
                                </a:cubicBezTo>
                                <a:cubicBezTo>
                                  <a:pt x="52365" y="341195"/>
                                  <a:pt x="84209" y="384412"/>
                                  <a:pt x="88758" y="409433"/>
                                </a:cubicBezTo>
                                <a:cubicBezTo>
                                  <a:pt x="93307" y="434454"/>
                                  <a:pt x="91032" y="452651"/>
                                  <a:pt x="88758" y="470848"/>
                                </a:cubicBezTo>
                              </a:path>
                            </a:pathLst>
                          </a:custGeom>
                          <a:noFill/>
                          <a:ln w="25400">
                            <a:solidFill>
                              <a:srgbClr val="4472C4">
                                <a:lumMod val="50000"/>
                                <a:lumOff val="0"/>
                              </a:srgbClr>
                            </a:solidFill>
                            <a:round/>
                            <a:tailEnd type="stealth" w="med" len="med"/>
                          </a:ln>
                        </wps:spPr>
                        <wps:bodyPr rot="0" vert="horz" wrap="square" lIns="91440" tIns="45720" rIns="91440" bIns="45720" anchor="ctr" anchorCtr="0" upright="1">
                          <a:noAutofit/>
                        </wps:bodyPr>
                      </wps:wsp>
                      <wps:wsp>
                        <wps:cNvPr id="166" name="矩形 21"/>
                        <wps:cNvSpPr>
                          <a:spLocks noChangeArrowheads="1"/>
                        </wps:cNvSpPr>
                        <wps:spPr bwMode="auto">
                          <a:xfrm>
                            <a:off x="1228217" y="3572604"/>
                            <a:ext cx="95601" cy="75000"/>
                          </a:xfrm>
                          <a:prstGeom prst="rect">
                            <a:avLst/>
                          </a:prstGeom>
                          <a:solidFill>
                            <a:srgbClr val="4472C4">
                              <a:lumMod val="100000"/>
                              <a:lumOff val="0"/>
                            </a:srgbClr>
                          </a:solidFill>
                          <a:ln w="25400">
                            <a:solidFill>
                              <a:srgbClr val="4472C4">
                                <a:lumMod val="50000"/>
                                <a:lumOff val="0"/>
                              </a:srgbClr>
                            </a:solidFill>
                            <a:miter lim="800000"/>
                          </a:ln>
                        </wps:spPr>
                        <wps:bodyPr rot="0" vert="horz" wrap="square" lIns="91440" tIns="45720" rIns="91440" bIns="45720" anchor="ctr" anchorCtr="0" upright="1">
                          <a:noAutofit/>
                        </wps:bodyPr>
                      </wps:wsp>
                      <wps:wsp>
                        <wps:cNvPr id="167" name="矩形 22"/>
                        <wps:cNvSpPr>
                          <a:spLocks noChangeArrowheads="1"/>
                        </wps:cNvSpPr>
                        <wps:spPr bwMode="auto">
                          <a:xfrm>
                            <a:off x="1931127" y="3572604"/>
                            <a:ext cx="95501" cy="75000"/>
                          </a:xfrm>
                          <a:prstGeom prst="rect">
                            <a:avLst/>
                          </a:prstGeom>
                          <a:solidFill>
                            <a:srgbClr val="4472C4">
                              <a:lumMod val="100000"/>
                              <a:lumOff val="0"/>
                            </a:srgbClr>
                          </a:solidFill>
                          <a:ln w="25400">
                            <a:solidFill>
                              <a:srgbClr val="4472C4">
                                <a:lumMod val="50000"/>
                                <a:lumOff val="0"/>
                              </a:srgbClr>
                            </a:solidFill>
                            <a:miter lim="800000"/>
                          </a:ln>
                        </wps:spPr>
                        <wps:bodyPr rot="0" vert="horz" wrap="square" lIns="91440" tIns="45720" rIns="91440" bIns="45720" anchor="ctr" anchorCtr="0" upright="1">
                          <a:noAutofit/>
                        </wps:bodyPr>
                      </wps:wsp>
                      <wps:wsp>
                        <wps:cNvPr id="168" name="矩形 23"/>
                        <wps:cNvSpPr>
                          <a:spLocks noChangeArrowheads="1"/>
                        </wps:cNvSpPr>
                        <wps:spPr bwMode="auto">
                          <a:xfrm>
                            <a:off x="2588036" y="3572604"/>
                            <a:ext cx="95601" cy="75000"/>
                          </a:xfrm>
                          <a:prstGeom prst="rect">
                            <a:avLst/>
                          </a:prstGeom>
                          <a:solidFill>
                            <a:srgbClr val="4472C4">
                              <a:lumMod val="100000"/>
                              <a:lumOff val="0"/>
                            </a:srgbClr>
                          </a:solidFill>
                          <a:ln w="25400">
                            <a:solidFill>
                              <a:srgbClr val="4472C4">
                                <a:lumMod val="50000"/>
                                <a:lumOff val="0"/>
                              </a:srgbClr>
                            </a:solidFill>
                            <a:miter lim="800000"/>
                          </a:ln>
                        </wps:spPr>
                        <wps:bodyPr rot="0" vert="horz" wrap="square" lIns="91440" tIns="45720" rIns="91440" bIns="45720" anchor="ctr" anchorCtr="0" upright="1">
                          <a:noAutofit/>
                        </wps:bodyPr>
                      </wps:wsp>
                      <wps:wsp>
                        <wps:cNvPr id="169" name="矩形 24"/>
                        <wps:cNvSpPr>
                          <a:spLocks noChangeArrowheads="1"/>
                        </wps:cNvSpPr>
                        <wps:spPr bwMode="auto">
                          <a:xfrm>
                            <a:off x="3311246" y="3572604"/>
                            <a:ext cx="95501" cy="75000"/>
                          </a:xfrm>
                          <a:prstGeom prst="rect">
                            <a:avLst/>
                          </a:prstGeom>
                          <a:solidFill>
                            <a:srgbClr val="4472C4">
                              <a:lumMod val="100000"/>
                              <a:lumOff val="0"/>
                            </a:srgbClr>
                          </a:solidFill>
                          <a:ln w="25400">
                            <a:solidFill>
                              <a:srgbClr val="4472C4">
                                <a:lumMod val="50000"/>
                                <a:lumOff val="0"/>
                              </a:srgbClr>
                            </a:solidFill>
                            <a:miter lim="800000"/>
                          </a:ln>
                        </wps:spPr>
                        <wps:bodyPr rot="0" vert="horz" wrap="square" lIns="91440" tIns="45720" rIns="91440" bIns="45720" anchor="ctr" anchorCtr="0" upright="1">
                          <a:noAutofit/>
                        </wps:bodyPr>
                      </wps:wsp>
                      <wps:wsp>
                        <wps:cNvPr id="170" name="椭圆 25"/>
                        <wps:cNvSpPr>
                          <a:spLocks noChangeArrowheads="1"/>
                        </wps:cNvSpPr>
                        <wps:spPr bwMode="auto">
                          <a:xfrm>
                            <a:off x="1228217" y="3374804"/>
                            <a:ext cx="88801" cy="67700"/>
                          </a:xfrm>
                          <a:prstGeom prst="ellipse">
                            <a:avLst/>
                          </a:prstGeom>
                          <a:solidFill>
                            <a:srgbClr val="70AD47">
                              <a:lumMod val="60000"/>
                              <a:lumOff val="40000"/>
                            </a:srgbClr>
                          </a:solidFill>
                          <a:ln>
                            <a:noFill/>
                          </a:ln>
                        </wps:spPr>
                        <wps:bodyPr rot="0" vert="horz" wrap="square" lIns="91440" tIns="45720" rIns="91440" bIns="45720" anchor="ctr" anchorCtr="0" upright="1">
                          <a:noAutofit/>
                        </wps:bodyPr>
                      </wps:wsp>
                      <wps:wsp>
                        <wps:cNvPr id="171" name="直接箭头连接符 26"/>
                        <wps:cNvCnPr>
                          <a:cxnSpLocks noChangeShapeType="1"/>
                        </wps:cNvCnPr>
                        <wps:spPr bwMode="auto">
                          <a:xfrm flipH="1" flipV="1">
                            <a:off x="1272618" y="3442504"/>
                            <a:ext cx="3400" cy="130100"/>
                          </a:xfrm>
                          <a:prstGeom prst="straightConnector1">
                            <a:avLst/>
                          </a:prstGeom>
                          <a:noFill/>
                          <a:ln w="9525">
                            <a:solidFill>
                              <a:srgbClr val="4472C4">
                                <a:lumMod val="95000"/>
                                <a:lumOff val="0"/>
                              </a:srgbClr>
                            </a:solidFill>
                            <a:round/>
                            <a:tailEnd type="triangle" w="sm" len="sm"/>
                          </a:ln>
                        </wps:spPr>
                        <wps:bodyPr/>
                      </wps:wsp>
                      <wps:wsp>
                        <wps:cNvPr id="172" name="椭圆 31"/>
                        <wps:cNvSpPr>
                          <a:spLocks noChangeArrowheads="1"/>
                        </wps:cNvSpPr>
                        <wps:spPr bwMode="auto">
                          <a:xfrm>
                            <a:off x="1931827" y="3374804"/>
                            <a:ext cx="88701" cy="67700"/>
                          </a:xfrm>
                          <a:prstGeom prst="ellipse">
                            <a:avLst/>
                          </a:prstGeom>
                          <a:solidFill>
                            <a:srgbClr val="70AD47">
                              <a:lumMod val="60000"/>
                              <a:lumOff val="40000"/>
                            </a:srgbClr>
                          </a:solidFill>
                          <a:ln>
                            <a:noFill/>
                          </a:ln>
                        </wps:spPr>
                        <wps:bodyPr rot="0" vert="horz" wrap="square" lIns="91440" tIns="45720" rIns="91440" bIns="45720" anchor="ctr" anchorCtr="0" upright="1">
                          <a:noAutofit/>
                        </wps:bodyPr>
                      </wps:wsp>
                      <wps:wsp>
                        <wps:cNvPr id="173" name="直接箭头连接符 32"/>
                        <wps:cNvCnPr>
                          <a:cxnSpLocks noChangeShapeType="1"/>
                        </wps:cNvCnPr>
                        <wps:spPr bwMode="auto">
                          <a:xfrm flipH="1" flipV="1">
                            <a:off x="1976127" y="3442504"/>
                            <a:ext cx="3400" cy="130100"/>
                          </a:xfrm>
                          <a:prstGeom prst="straightConnector1">
                            <a:avLst/>
                          </a:prstGeom>
                          <a:noFill/>
                          <a:ln w="9525">
                            <a:solidFill>
                              <a:srgbClr val="4472C4">
                                <a:lumMod val="95000"/>
                                <a:lumOff val="0"/>
                              </a:srgbClr>
                            </a:solidFill>
                            <a:round/>
                            <a:tailEnd type="triangle" w="sm" len="sm"/>
                          </a:ln>
                        </wps:spPr>
                        <wps:bodyPr/>
                      </wps:wsp>
                      <wps:wsp>
                        <wps:cNvPr id="174" name="椭圆 33"/>
                        <wps:cNvSpPr>
                          <a:spLocks noChangeArrowheads="1"/>
                        </wps:cNvSpPr>
                        <wps:spPr bwMode="auto">
                          <a:xfrm>
                            <a:off x="1931827" y="3180204"/>
                            <a:ext cx="88701" cy="67700"/>
                          </a:xfrm>
                          <a:prstGeom prst="ellipse">
                            <a:avLst/>
                          </a:prstGeom>
                          <a:solidFill>
                            <a:srgbClr val="70AD47">
                              <a:lumMod val="60000"/>
                              <a:lumOff val="40000"/>
                            </a:srgbClr>
                          </a:solidFill>
                          <a:ln>
                            <a:noFill/>
                          </a:ln>
                        </wps:spPr>
                        <wps:bodyPr rot="0" vert="horz" wrap="square" lIns="91440" tIns="45720" rIns="91440" bIns="45720" anchor="ctr" anchorCtr="0" upright="1">
                          <a:noAutofit/>
                        </wps:bodyPr>
                      </wps:wsp>
                      <wps:wsp>
                        <wps:cNvPr id="175" name="直接箭头连接符 34"/>
                        <wps:cNvCnPr>
                          <a:cxnSpLocks noChangeShapeType="1"/>
                        </wps:cNvCnPr>
                        <wps:spPr bwMode="auto">
                          <a:xfrm flipV="1">
                            <a:off x="1976127" y="3247604"/>
                            <a:ext cx="0" cy="126900"/>
                          </a:xfrm>
                          <a:prstGeom prst="straightConnector1">
                            <a:avLst/>
                          </a:prstGeom>
                          <a:noFill/>
                          <a:ln w="9525">
                            <a:solidFill>
                              <a:srgbClr val="4472C4">
                                <a:lumMod val="95000"/>
                                <a:lumOff val="0"/>
                              </a:srgbClr>
                            </a:solidFill>
                            <a:round/>
                            <a:tailEnd type="triangle" w="sm" len="sm"/>
                          </a:ln>
                        </wps:spPr>
                        <wps:bodyPr/>
                      </wps:wsp>
                      <wps:wsp>
                        <wps:cNvPr id="176" name="椭圆 37"/>
                        <wps:cNvSpPr>
                          <a:spLocks noChangeArrowheads="1"/>
                        </wps:cNvSpPr>
                        <wps:spPr bwMode="auto">
                          <a:xfrm>
                            <a:off x="2581936" y="3374804"/>
                            <a:ext cx="88701" cy="67700"/>
                          </a:xfrm>
                          <a:prstGeom prst="ellipse">
                            <a:avLst/>
                          </a:prstGeom>
                          <a:solidFill>
                            <a:srgbClr val="70AD47">
                              <a:lumMod val="60000"/>
                              <a:lumOff val="40000"/>
                            </a:srgbClr>
                          </a:solidFill>
                          <a:ln>
                            <a:noFill/>
                          </a:ln>
                        </wps:spPr>
                        <wps:bodyPr rot="0" vert="horz" wrap="square" lIns="91440" tIns="45720" rIns="91440" bIns="45720" anchor="ctr" anchorCtr="0" upright="1">
                          <a:noAutofit/>
                        </wps:bodyPr>
                      </wps:wsp>
                      <wps:wsp>
                        <wps:cNvPr id="177" name="直接箭头连接符 38"/>
                        <wps:cNvCnPr>
                          <a:cxnSpLocks noChangeShapeType="1"/>
                        </wps:cNvCnPr>
                        <wps:spPr bwMode="auto">
                          <a:xfrm flipH="1" flipV="1">
                            <a:off x="2626236" y="3442504"/>
                            <a:ext cx="3400" cy="130100"/>
                          </a:xfrm>
                          <a:prstGeom prst="straightConnector1">
                            <a:avLst/>
                          </a:prstGeom>
                          <a:noFill/>
                          <a:ln w="9525">
                            <a:solidFill>
                              <a:srgbClr val="4472C4">
                                <a:lumMod val="95000"/>
                                <a:lumOff val="0"/>
                              </a:srgbClr>
                            </a:solidFill>
                            <a:round/>
                            <a:tailEnd type="triangle" w="sm" len="sm"/>
                          </a:ln>
                        </wps:spPr>
                        <wps:bodyPr/>
                      </wps:wsp>
                      <wps:wsp>
                        <wps:cNvPr id="178" name="椭圆 49"/>
                        <wps:cNvSpPr>
                          <a:spLocks noChangeArrowheads="1"/>
                        </wps:cNvSpPr>
                        <wps:spPr bwMode="auto">
                          <a:xfrm>
                            <a:off x="2504235" y="1739902"/>
                            <a:ext cx="88701" cy="67700"/>
                          </a:xfrm>
                          <a:prstGeom prst="ellipse">
                            <a:avLst/>
                          </a:prstGeom>
                          <a:solidFill>
                            <a:srgbClr val="70AD47">
                              <a:lumMod val="60000"/>
                              <a:lumOff val="40000"/>
                            </a:srgbClr>
                          </a:solidFill>
                          <a:ln>
                            <a:noFill/>
                          </a:ln>
                        </wps:spPr>
                        <wps:bodyPr rot="0" vert="horz" wrap="square" lIns="91440" tIns="45720" rIns="91440" bIns="45720" anchor="ctr" anchorCtr="0" upright="1">
                          <a:noAutofit/>
                        </wps:bodyPr>
                      </wps:wsp>
                      <wps:wsp>
                        <wps:cNvPr id="179" name="椭圆 50"/>
                        <wps:cNvSpPr>
                          <a:spLocks noChangeArrowheads="1"/>
                        </wps:cNvSpPr>
                        <wps:spPr bwMode="auto">
                          <a:xfrm>
                            <a:off x="2885640" y="1604102"/>
                            <a:ext cx="88701" cy="67700"/>
                          </a:xfrm>
                          <a:prstGeom prst="ellipse">
                            <a:avLst/>
                          </a:prstGeom>
                          <a:solidFill>
                            <a:srgbClr val="70AD47">
                              <a:lumMod val="60000"/>
                              <a:lumOff val="40000"/>
                            </a:srgbClr>
                          </a:solidFill>
                          <a:ln>
                            <a:noFill/>
                          </a:ln>
                        </wps:spPr>
                        <wps:bodyPr rot="0" vert="horz" wrap="square" lIns="91440" tIns="45720" rIns="91440" bIns="45720" anchor="ctr" anchorCtr="0" upright="1">
                          <a:noAutofit/>
                        </wps:bodyPr>
                      </wps:wsp>
                      <wps:wsp>
                        <wps:cNvPr id="180" name="椭圆 51"/>
                        <wps:cNvSpPr>
                          <a:spLocks noChangeArrowheads="1"/>
                        </wps:cNvSpPr>
                        <wps:spPr bwMode="auto">
                          <a:xfrm>
                            <a:off x="2885640" y="1912602"/>
                            <a:ext cx="88701" cy="67700"/>
                          </a:xfrm>
                          <a:prstGeom prst="ellipse">
                            <a:avLst/>
                          </a:prstGeom>
                          <a:solidFill>
                            <a:srgbClr val="70AD47">
                              <a:lumMod val="60000"/>
                              <a:lumOff val="40000"/>
                            </a:srgbClr>
                          </a:solidFill>
                          <a:ln>
                            <a:noFill/>
                          </a:ln>
                        </wps:spPr>
                        <wps:bodyPr rot="0" vert="horz" wrap="square" lIns="91440" tIns="45720" rIns="91440" bIns="45720" anchor="ctr" anchorCtr="0" upright="1">
                          <a:noAutofit/>
                        </wps:bodyPr>
                      </wps:wsp>
                      <wps:wsp>
                        <wps:cNvPr id="181" name="椭圆 52"/>
                        <wps:cNvSpPr>
                          <a:spLocks noChangeArrowheads="1"/>
                        </wps:cNvSpPr>
                        <wps:spPr bwMode="auto">
                          <a:xfrm>
                            <a:off x="2885640" y="2204403"/>
                            <a:ext cx="88701" cy="67600"/>
                          </a:xfrm>
                          <a:prstGeom prst="ellipse">
                            <a:avLst/>
                          </a:prstGeom>
                          <a:solidFill>
                            <a:srgbClr val="70AD47">
                              <a:lumMod val="60000"/>
                              <a:lumOff val="40000"/>
                            </a:srgbClr>
                          </a:solidFill>
                          <a:ln>
                            <a:noFill/>
                          </a:ln>
                        </wps:spPr>
                        <wps:bodyPr rot="0" vert="horz" wrap="square" lIns="91440" tIns="45720" rIns="91440" bIns="45720" anchor="ctr" anchorCtr="0" upright="1">
                          <a:noAutofit/>
                        </wps:bodyPr>
                      </wps:wsp>
                      <wps:wsp>
                        <wps:cNvPr id="182" name="椭圆 53"/>
                        <wps:cNvSpPr>
                          <a:spLocks noChangeArrowheads="1"/>
                        </wps:cNvSpPr>
                        <wps:spPr bwMode="auto">
                          <a:xfrm>
                            <a:off x="3480348" y="1475102"/>
                            <a:ext cx="88701" cy="67700"/>
                          </a:xfrm>
                          <a:prstGeom prst="ellipse">
                            <a:avLst/>
                          </a:prstGeom>
                          <a:solidFill>
                            <a:srgbClr val="70AD47">
                              <a:lumMod val="60000"/>
                              <a:lumOff val="40000"/>
                            </a:srgbClr>
                          </a:solidFill>
                          <a:ln>
                            <a:noFill/>
                          </a:ln>
                        </wps:spPr>
                        <wps:bodyPr rot="0" vert="horz" wrap="square" lIns="91440" tIns="45720" rIns="91440" bIns="45720" anchor="ctr" anchorCtr="0" upright="1">
                          <a:noAutofit/>
                        </wps:bodyPr>
                      </wps:wsp>
                      <wps:wsp>
                        <wps:cNvPr id="183" name="椭圆 54"/>
                        <wps:cNvSpPr>
                          <a:spLocks noChangeArrowheads="1"/>
                        </wps:cNvSpPr>
                        <wps:spPr bwMode="auto">
                          <a:xfrm>
                            <a:off x="3222145" y="1809202"/>
                            <a:ext cx="88701" cy="67700"/>
                          </a:xfrm>
                          <a:prstGeom prst="ellipse">
                            <a:avLst/>
                          </a:prstGeom>
                          <a:solidFill>
                            <a:srgbClr val="70AD47">
                              <a:lumMod val="60000"/>
                              <a:lumOff val="40000"/>
                            </a:srgbClr>
                          </a:solidFill>
                          <a:ln>
                            <a:noFill/>
                          </a:ln>
                        </wps:spPr>
                        <wps:bodyPr rot="0" vert="horz" wrap="square" lIns="91440" tIns="45720" rIns="91440" bIns="45720" anchor="ctr" anchorCtr="0" upright="1">
                          <a:noAutofit/>
                        </wps:bodyPr>
                      </wps:wsp>
                      <wps:wsp>
                        <wps:cNvPr id="184" name="椭圆 55"/>
                        <wps:cNvSpPr>
                          <a:spLocks noChangeArrowheads="1"/>
                        </wps:cNvSpPr>
                        <wps:spPr bwMode="auto">
                          <a:xfrm>
                            <a:off x="3786053" y="1994602"/>
                            <a:ext cx="88701" cy="67700"/>
                          </a:xfrm>
                          <a:prstGeom prst="ellipse">
                            <a:avLst/>
                          </a:prstGeom>
                          <a:solidFill>
                            <a:srgbClr val="70AD47">
                              <a:lumMod val="60000"/>
                              <a:lumOff val="40000"/>
                            </a:srgbClr>
                          </a:solidFill>
                          <a:ln>
                            <a:noFill/>
                          </a:ln>
                        </wps:spPr>
                        <wps:bodyPr rot="0" vert="horz" wrap="square" lIns="91440" tIns="45720" rIns="91440" bIns="45720" anchor="ctr" anchorCtr="0" upright="1">
                          <a:noAutofit/>
                        </wps:bodyPr>
                      </wps:wsp>
                      <wps:wsp>
                        <wps:cNvPr id="185" name="直接箭头连接符 56"/>
                        <wps:cNvCnPr>
                          <a:cxnSpLocks noChangeShapeType="1"/>
                        </wps:cNvCnPr>
                        <wps:spPr bwMode="auto">
                          <a:xfrm flipV="1">
                            <a:off x="2592936" y="1661702"/>
                            <a:ext cx="305704" cy="110800"/>
                          </a:xfrm>
                          <a:prstGeom prst="straightConnector1">
                            <a:avLst/>
                          </a:prstGeom>
                          <a:noFill/>
                          <a:ln w="6350">
                            <a:solidFill>
                              <a:srgbClr val="4472C4">
                                <a:lumMod val="95000"/>
                                <a:lumOff val="0"/>
                              </a:srgbClr>
                            </a:solidFill>
                            <a:round/>
                            <a:tailEnd type="triangle" w="sm" len="sm"/>
                          </a:ln>
                        </wps:spPr>
                        <wps:bodyPr/>
                      </wps:wsp>
                      <wps:wsp>
                        <wps:cNvPr id="186" name="直接箭头连接符 57"/>
                        <wps:cNvCnPr>
                          <a:cxnSpLocks noChangeShapeType="1"/>
                        </wps:cNvCnPr>
                        <wps:spPr bwMode="auto">
                          <a:xfrm>
                            <a:off x="2588036" y="1772102"/>
                            <a:ext cx="310604" cy="150300"/>
                          </a:xfrm>
                          <a:prstGeom prst="straightConnector1">
                            <a:avLst/>
                          </a:prstGeom>
                          <a:noFill/>
                          <a:ln w="6350">
                            <a:solidFill>
                              <a:srgbClr val="4472C4">
                                <a:lumMod val="95000"/>
                                <a:lumOff val="0"/>
                              </a:srgbClr>
                            </a:solidFill>
                            <a:round/>
                            <a:tailEnd type="triangle" w="sm" len="sm"/>
                          </a:ln>
                        </wps:spPr>
                        <wps:bodyPr/>
                      </wps:wsp>
                      <wps:wsp>
                        <wps:cNvPr id="187" name="直接箭头连接符 58"/>
                        <wps:cNvCnPr>
                          <a:cxnSpLocks noChangeShapeType="1"/>
                        </wps:cNvCnPr>
                        <wps:spPr bwMode="auto">
                          <a:xfrm>
                            <a:off x="2592936" y="1773602"/>
                            <a:ext cx="305704" cy="440401"/>
                          </a:xfrm>
                          <a:prstGeom prst="straightConnector1">
                            <a:avLst/>
                          </a:prstGeom>
                          <a:noFill/>
                          <a:ln w="6350">
                            <a:solidFill>
                              <a:srgbClr val="4472C4">
                                <a:lumMod val="95000"/>
                                <a:lumOff val="0"/>
                              </a:srgbClr>
                            </a:solidFill>
                            <a:round/>
                            <a:tailEnd type="triangle" w="sm" len="sm"/>
                          </a:ln>
                        </wps:spPr>
                        <wps:bodyPr/>
                      </wps:wsp>
                      <wps:wsp>
                        <wps:cNvPr id="188" name="直接箭头连接符 59"/>
                        <wps:cNvCnPr>
                          <a:cxnSpLocks noChangeShapeType="1"/>
                        </wps:cNvCnPr>
                        <wps:spPr bwMode="auto">
                          <a:xfrm flipV="1">
                            <a:off x="2974341" y="1508802"/>
                            <a:ext cx="506007" cy="129000"/>
                          </a:xfrm>
                          <a:prstGeom prst="straightConnector1">
                            <a:avLst/>
                          </a:prstGeom>
                          <a:noFill/>
                          <a:ln w="6350">
                            <a:solidFill>
                              <a:srgbClr val="4472C4">
                                <a:lumMod val="95000"/>
                                <a:lumOff val="0"/>
                              </a:srgbClr>
                            </a:solidFill>
                            <a:round/>
                            <a:tailEnd type="triangle" w="sm" len="sm"/>
                          </a:ln>
                        </wps:spPr>
                        <wps:bodyPr/>
                      </wps:wsp>
                      <wps:wsp>
                        <wps:cNvPr id="189" name="直接箭头连接符 60"/>
                        <wps:cNvCnPr>
                          <a:cxnSpLocks noChangeShapeType="1"/>
                        </wps:cNvCnPr>
                        <wps:spPr bwMode="auto">
                          <a:xfrm flipV="1">
                            <a:off x="2974341" y="1843002"/>
                            <a:ext cx="247803" cy="103500"/>
                          </a:xfrm>
                          <a:prstGeom prst="straightConnector1">
                            <a:avLst/>
                          </a:prstGeom>
                          <a:noFill/>
                          <a:ln w="6350">
                            <a:solidFill>
                              <a:srgbClr val="4472C4">
                                <a:lumMod val="95000"/>
                                <a:lumOff val="0"/>
                              </a:srgbClr>
                            </a:solidFill>
                            <a:round/>
                            <a:tailEnd type="triangle" w="sm" len="sm"/>
                          </a:ln>
                        </wps:spPr>
                        <wps:bodyPr/>
                      </wps:wsp>
                      <wps:wsp>
                        <wps:cNvPr id="190" name="直接箭头连接符 61"/>
                        <wps:cNvCnPr>
                          <a:cxnSpLocks noChangeShapeType="1"/>
                        </wps:cNvCnPr>
                        <wps:spPr bwMode="auto">
                          <a:xfrm>
                            <a:off x="2974341" y="1946102"/>
                            <a:ext cx="811711" cy="82100"/>
                          </a:xfrm>
                          <a:prstGeom prst="straightConnector1">
                            <a:avLst/>
                          </a:prstGeom>
                          <a:noFill/>
                          <a:ln w="6350">
                            <a:solidFill>
                              <a:srgbClr val="4472C4">
                                <a:lumMod val="95000"/>
                                <a:lumOff val="0"/>
                              </a:srgbClr>
                            </a:solidFill>
                            <a:round/>
                            <a:tailEnd type="triangle" w="sm" len="sm"/>
                          </a:ln>
                        </wps:spPr>
                        <wps:bodyPr/>
                      </wps:wsp>
                      <wps:wsp>
                        <wps:cNvPr id="191" name="直接箭头连接符 62"/>
                        <wps:cNvCnPr>
                          <a:cxnSpLocks noChangeShapeType="1"/>
                        </wps:cNvCnPr>
                        <wps:spPr bwMode="auto">
                          <a:xfrm flipV="1">
                            <a:off x="2961341" y="1866902"/>
                            <a:ext cx="273804" cy="347400"/>
                          </a:xfrm>
                          <a:prstGeom prst="straightConnector1">
                            <a:avLst/>
                          </a:prstGeom>
                          <a:noFill/>
                          <a:ln w="6350">
                            <a:solidFill>
                              <a:srgbClr val="4472C4">
                                <a:lumMod val="95000"/>
                                <a:lumOff val="0"/>
                              </a:srgbClr>
                            </a:solidFill>
                            <a:round/>
                            <a:tailEnd type="triangle" w="sm" len="sm"/>
                          </a:ln>
                        </wps:spPr>
                        <wps:bodyPr/>
                      </wps:wsp>
                      <wps:wsp>
                        <wps:cNvPr id="192" name="直接箭头连接符 63"/>
                        <wps:cNvCnPr>
                          <a:cxnSpLocks noChangeShapeType="1"/>
                        </wps:cNvCnPr>
                        <wps:spPr bwMode="auto">
                          <a:xfrm>
                            <a:off x="2974341" y="1637902"/>
                            <a:ext cx="260804" cy="181200"/>
                          </a:xfrm>
                          <a:prstGeom prst="straightConnector1">
                            <a:avLst/>
                          </a:prstGeom>
                          <a:noFill/>
                          <a:ln w="6350">
                            <a:solidFill>
                              <a:srgbClr val="4472C4">
                                <a:lumMod val="95000"/>
                                <a:lumOff val="0"/>
                              </a:srgbClr>
                            </a:solidFill>
                            <a:round/>
                            <a:tailEnd type="triangle" w="sm" len="sm"/>
                          </a:ln>
                        </wps:spPr>
                        <wps:bodyPr/>
                      </wps:wsp>
                      <wps:wsp>
                        <wps:cNvPr id="193" name="直接箭头连接符 64"/>
                        <wps:cNvCnPr>
                          <a:cxnSpLocks noChangeShapeType="1"/>
                        </wps:cNvCnPr>
                        <wps:spPr bwMode="auto">
                          <a:xfrm>
                            <a:off x="3297846" y="1818902"/>
                            <a:ext cx="501207" cy="185400"/>
                          </a:xfrm>
                          <a:prstGeom prst="straightConnector1">
                            <a:avLst/>
                          </a:prstGeom>
                          <a:noFill/>
                          <a:ln w="6350">
                            <a:solidFill>
                              <a:srgbClr val="4472C4">
                                <a:lumMod val="95000"/>
                                <a:lumOff val="0"/>
                              </a:srgbClr>
                            </a:solidFill>
                            <a:round/>
                            <a:tailEnd type="triangle" w="sm" len="sm"/>
                          </a:ln>
                        </wps:spPr>
                        <wps:bodyPr/>
                      </wps:wsp>
                      <wps:wsp>
                        <wps:cNvPr id="194" name="直接箭头连接符 65"/>
                        <wps:cNvCnPr>
                          <a:cxnSpLocks noChangeShapeType="1"/>
                        </wps:cNvCnPr>
                        <wps:spPr bwMode="auto">
                          <a:xfrm>
                            <a:off x="3556049" y="1532702"/>
                            <a:ext cx="274404" cy="461701"/>
                          </a:xfrm>
                          <a:prstGeom prst="straightConnector1">
                            <a:avLst/>
                          </a:prstGeom>
                          <a:noFill/>
                          <a:ln w="6350">
                            <a:solidFill>
                              <a:srgbClr val="4472C4">
                                <a:lumMod val="95000"/>
                                <a:lumOff val="0"/>
                              </a:srgbClr>
                            </a:solidFill>
                            <a:round/>
                            <a:tailEnd type="triangle" w="sm" len="sm"/>
                          </a:ln>
                        </wps:spPr>
                        <wps:bodyPr/>
                      </wps:wsp>
                      <wps:wsp>
                        <wps:cNvPr id="195" name="文本框 66"/>
                        <wps:cNvSpPr txBox="1">
                          <a:spLocks noChangeArrowheads="1"/>
                        </wps:cNvSpPr>
                        <wps:spPr bwMode="auto">
                          <a:xfrm>
                            <a:off x="2640937" y="1474902"/>
                            <a:ext cx="466906" cy="162900"/>
                          </a:xfrm>
                          <a:prstGeom prst="rect">
                            <a:avLst/>
                          </a:prstGeom>
                          <a:noFill/>
                          <a:ln>
                            <a:noFill/>
                          </a:ln>
                        </wps:spPr>
                        <wps:txbx>
                          <w:txbxContent>
                            <w:p w14:paraId="45E4A95D" w14:textId="77777777" w:rsidR="00350AE2" w:rsidRDefault="00350AE2">
                              <w:pPr>
                                <w:rPr>
                                  <w:sz w:val="16"/>
                                </w:rPr>
                              </w:pPr>
                              <w:r>
                                <w:rPr>
                                  <w:sz w:val="16"/>
                                </w:rPr>
                                <w:t>df_fun1</w:t>
                              </w:r>
                            </w:p>
                          </w:txbxContent>
                        </wps:txbx>
                        <wps:bodyPr rot="0" vert="horz" wrap="square" lIns="0" tIns="0" rIns="0" bIns="0" anchor="t" anchorCtr="0" upright="1">
                          <a:noAutofit/>
                        </wps:bodyPr>
                      </wps:wsp>
                      <wps:wsp>
                        <wps:cNvPr id="196" name="文本框 67"/>
                        <wps:cNvSpPr txBox="1">
                          <a:spLocks noChangeArrowheads="1"/>
                        </wps:cNvSpPr>
                        <wps:spPr bwMode="auto">
                          <a:xfrm>
                            <a:off x="2683637" y="1713602"/>
                            <a:ext cx="466806" cy="162800"/>
                          </a:xfrm>
                          <a:prstGeom prst="rect">
                            <a:avLst/>
                          </a:prstGeom>
                          <a:noFill/>
                          <a:ln>
                            <a:noFill/>
                          </a:ln>
                        </wps:spPr>
                        <wps:txbx>
                          <w:txbxContent>
                            <w:p w14:paraId="34C47027" w14:textId="77777777" w:rsidR="00350AE2" w:rsidRDefault="00350AE2">
                              <w:pPr>
                                <w:rPr>
                                  <w:sz w:val="16"/>
                                </w:rPr>
                              </w:pPr>
                              <w:r>
                                <w:rPr>
                                  <w:sz w:val="16"/>
                                </w:rPr>
                                <w:t>df_fun2</w:t>
                              </w:r>
                            </w:p>
                          </w:txbxContent>
                        </wps:txbx>
                        <wps:bodyPr rot="0" vert="horz" wrap="square" lIns="0" tIns="0" rIns="0" bIns="0" anchor="t" anchorCtr="0" upright="1">
                          <a:noAutofit/>
                        </wps:bodyPr>
                      </wps:wsp>
                      <wps:wsp>
                        <wps:cNvPr id="197" name="文本框 68"/>
                        <wps:cNvSpPr txBox="1">
                          <a:spLocks noChangeArrowheads="1"/>
                        </wps:cNvSpPr>
                        <wps:spPr bwMode="auto">
                          <a:xfrm>
                            <a:off x="2027828" y="1696402"/>
                            <a:ext cx="466906" cy="162900"/>
                          </a:xfrm>
                          <a:prstGeom prst="rect">
                            <a:avLst/>
                          </a:prstGeom>
                          <a:noFill/>
                          <a:ln>
                            <a:noFill/>
                          </a:ln>
                        </wps:spPr>
                        <wps:txbx>
                          <w:txbxContent>
                            <w:p w14:paraId="3BB13E17" w14:textId="77777777" w:rsidR="00350AE2" w:rsidRDefault="00350AE2">
                              <w:pPr>
                                <w:rPr>
                                  <w:sz w:val="16"/>
                                </w:rPr>
                              </w:pPr>
                              <w:r>
                                <w:rPr>
                                  <w:sz w:val="16"/>
                                </w:rPr>
                                <w:t>df_</w:t>
                              </w:r>
                              <w:r>
                                <w:rPr>
                                  <w:sz w:val="16"/>
                                </w:rPr>
                                <w:t>start()</w:t>
                              </w:r>
                            </w:p>
                          </w:txbxContent>
                        </wps:txbx>
                        <wps:bodyPr rot="0" vert="horz" wrap="square" lIns="0" tIns="0" rIns="0" bIns="0" anchor="t" anchorCtr="0" upright="1">
                          <a:noAutofit/>
                        </wps:bodyPr>
                      </wps:wsp>
                      <wps:wsp>
                        <wps:cNvPr id="198" name="椭圆 69"/>
                        <wps:cNvSpPr>
                          <a:spLocks noChangeArrowheads="1"/>
                        </wps:cNvSpPr>
                        <wps:spPr bwMode="auto">
                          <a:xfrm>
                            <a:off x="2885640" y="2367003"/>
                            <a:ext cx="88701" cy="67700"/>
                          </a:xfrm>
                          <a:prstGeom prst="ellipse">
                            <a:avLst/>
                          </a:prstGeom>
                          <a:solidFill>
                            <a:srgbClr val="70AD47">
                              <a:lumMod val="60000"/>
                              <a:lumOff val="40000"/>
                            </a:srgbClr>
                          </a:solidFill>
                          <a:ln>
                            <a:noFill/>
                          </a:ln>
                        </wps:spPr>
                        <wps:bodyPr rot="0" vert="horz" wrap="square" lIns="91440" tIns="45720" rIns="91440" bIns="45720" anchor="ctr" anchorCtr="0" upright="1">
                          <a:noAutofit/>
                        </wps:bodyPr>
                      </wps:wsp>
                      <wps:wsp>
                        <wps:cNvPr id="199" name="椭圆 70"/>
                        <wps:cNvSpPr>
                          <a:spLocks noChangeArrowheads="1"/>
                        </wps:cNvSpPr>
                        <wps:spPr bwMode="auto">
                          <a:xfrm>
                            <a:off x="2885640" y="2511703"/>
                            <a:ext cx="88701" cy="67700"/>
                          </a:xfrm>
                          <a:prstGeom prst="ellipse">
                            <a:avLst/>
                          </a:prstGeom>
                          <a:solidFill>
                            <a:srgbClr val="70AD47">
                              <a:lumMod val="60000"/>
                              <a:lumOff val="40000"/>
                            </a:srgbClr>
                          </a:solidFill>
                          <a:ln>
                            <a:noFill/>
                          </a:ln>
                        </wps:spPr>
                        <wps:bodyPr rot="0" vert="horz" wrap="square" lIns="91440" tIns="45720" rIns="91440" bIns="45720" anchor="ctr" anchorCtr="0" upright="1">
                          <a:noAutofit/>
                        </wps:bodyPr>
                      </wps:wsp>
                      <wps:wsp>
                        <wps:cNvPr id="200" name="直接箭头连接符 71"/>
                        <wps:cNvCnPr>
                          <a:cxnSpLocks noChangeShapeType="1"/>
                        </wps:cNvCnPr>
                        <wps:spPr bwMode="auto">
                          <a:xfrm>
                            <a:off x="2592936" y="1773602"/>
                            <a:ext cx="305704" cy="603101"/>
                          </a:xfrm>
                          <a:prstGeom prst="straightConnector1">
                            <a:avLst/>
                          </a:prstGeom>
                          <a:noFill/>
                          <a:ln w="6350">
                            <a:solidFill>
                              <a:srgbClr val="4472C4">
                                <a:lumMod val="95000"/>
                                <a:lumOff val="0"/>
                              </a:srgbClr>
                            </a:solidFill>
                            <a:round/>
                            <a:tailEnd type="triangle" w="sm" len="sm"/>
                          </a:ln>
                        </wps:spPr>
                        <wps:bodyPr/>
                      </wps:wsp>
                      <wps:wsp>
                        <wps:cNvPr id="201" name="直接箭头连接符 72"/>
                        <wps:cNvCnPr>
                          <a:cxnSpLocks noChangeShapeType="1"/>
                        </wps:cNvCnPr>
                        <wps:spPr bwMode="auto">
                          <a:xfrm>
                            <a:off x="2592936" y="1773602"/>
                            <a:ext cx="292704" cy="771701"/>
                          </a:xfrm>
                          <a:prstGeom prst="straightConnector1">
                            <a:avLst/>
                          </a:prstGeom>
                          <a:noFill/>
                          <a:ln w="6350">
                            <a:solidFill>
                              <a:srgbClr val="4472C4">
                                <a:lumMod val="95000"/>
                                <a:lumOff val="0"/>
                              </a:srgbClr>
                            </a:solidFill>
                            <a:round/>
                            <a:tailEnd type="triangle" w="sm" len="sm"/>
                          </a:ln>
                        </wps:spPr>
                        <wps:bodyPr/>
                      </wps:wsp>
                      <wps:wsp>
                        <wps:cNvPr id="202" name="椭圆 73"/>
                        <wps:cNvSpPr>
                          <a:spLocks noChangeArrowheads="1"/>
                        </wps:cNvSpPr>
                        <wps:spPr bwMode="auto">
                          <a:xfrm>
                            <a:off x="3222145" y="2296603"/>
                            <a:ext cx="88701" cy="67600"/>
                          </a:xfrm>
                          <a:prstGeom prst="ellipse">
                            <a:avLst/>
                          </a:prstGeom>
                          <a:solidFill>
                            <a:srgbClr val="70AD47">
                              <a:lumMod val="60000"/>
                              <a:lumOff val="40000"/>
                            </a:srgbClr>
                          </a:solidFill>
                          <a:ln>
                            <a:noFill/>
                          </a:ln>
                        </wps:spPr>
                        <wps:bodyPr rot="0" vert="horz" wrap="square" lIns="91440" tIns="45720" rIns="91440" bIns="45720" anchor="ctr" anchorCtr="0" upright="1">
                          <a:noAutofit/>
                        </wps:bodyPr>
                      </wps:wsp>
                      <wps:wsp>
                        <wps:cNvPr id="203" name="直接箭头连接符 74"/>
                        <wps:cNvCnPr>
                          <a:cxnSpLocks noChangeShapeType="1"/>
                        </wps:cNvCnPr>
                        <wps:spPr bwMode="auto">
                          <a:xfrm>
                            <a:off x="2974341" y="2238003"/>
                            <a:ext cx="269004" cy="58300"/>
                          </a:xfrm>
                          <a:prstGeom prst="straightConnector1">
                            <a:avLst/>
                          </a:prstGeom>
                          <a:noFill/>
                          <a:ln w="6350">
                            <a:solidFill>
                              <a:srgbClr val="4472C4">
                                <a:lumMod val="95000"/>
                                <a:lumOff val="0"/>
                              </a:srgbClr>
                            </a:solidFill>
                            <a:round/>
                            <a:tailEnd type="triangle" w="sm" len="sm"/>
                          </a:ln>
                        </wps:spPr>
                        <wps:bodyPr/>
                      </wps:wsp>
                      <wps:wsp>
                        <wps:cNvPr id="204" name="直接箭头连接符 75"/>
                        <wps:cNvCnPr>
                          <a:cxnSpLocks noChangeShapeType="1"/>
                        </wps:cNvCnPr>
                        <wps:spPr bwMode="auto">
                          <a:xfrm flipV="1">
                            <a:off x="2974341" y="2331003"/>
                            <a:ext cx="269004" cy="69600"/>
                          </a:xfrm>
                          <a:prstGeom prst="straightConnector1">
                            <a:avLst/>
                          </a:prstGeom>
                          <a:noFill/>
                          <a:ln w="6350">
                            <a:solidFill>
                              <a:srgbClr val="4472C4">
                                <a:lumMod val="95000"/>
                                <a:lumOff val="0"/>
                              </a:srgbClr>
                            </a:solidFill>
                            <a:round/>
                            <a:tailEnd type="triangle" w="sm" len="sm"/>
                          </a:ln>
                        </wps:spPr>
                        <wps:bodyPr/>
                      </wps:wsp>
                      <wps:wsp>
                        <wps:cNvPr id="205" name="直接箭头连接符 76"/>
                        <wps:cNvCnPr>
                          <a:cxnSpLocks noChangeShapeType="1"/>
                        </wps:cNvCnPr>
                        <wps:spPr bwMode="auto">
                          <a:xfrm flipV="1">
                            <a:off x="2961341" y="2364003"/>
                            <a:ext cx="305204" cy="205200"/>
                          </a:xfrm>
                          <a:prstGeom prst="straightConnector1">
                            <a:avLst/>
                          </a:prstGeom>
                          <a:noFill/>
                          <a:ln w="6350">
                            <a:solidFill>
                              <a:srgbClr val="4472C4">
                                <a:lumMod val="95000"/>
                                <a:lumOff val="0"/>
                              </a:srgbClr>
                            </a:solidFill>
                            <a:round/>
                            <a:tailEnd type="triangle" w="sm" len="sm"/>
                          </a:ln>
                        </wps:spPr>
                        <wps:bodyPr/>
                      </wps:wsp>
                      <wps:wsp>
                        <wps:cNvPr id="206" name="直接箭头连接符 77"/>
                        <wps:cNvCnPr>
                          <a:cxnSpLocks noChangeShapeType="1"/>
                        </wps:cNvCnPr>
                        <wps:spPr bwMode="auto">
                          <a:xfrm flipV="1">
                            <a:off x="3297846" y="2052202"/>
                            <a:ext cx="501207" cy="254000"/>
                          </a:xfrm>
                          <a:prstGeom prst="straightConnector1">
                            <a:avLst/>
                          </a:prstGeom>
                          <a:noFill/>
                          <a:ln w="6350">
                            <a:solidFill>
                              <a:srgbClr val="4472C4">
                                <a:lumMod val="95000"/>
                                <a:lumOff val="0"/>
                              </a:srgbClr>
                            </a:solidFill>
                            <a:round/>
                            <a:tailEnd type="triangle" w="sm" len="sm"/>
                          </a:ln>
                        </wps:spPr>
                        <wps:bodyPr/>
                      </wps:wsp>
                      <wps:wsp>
                        <wps:cNvPr id="207" name="椭圆 79"/>
                        <wps:cNvSpPr>
                          <a:spLocks noChangeArrowheads="1"/>
                        </wps:cNvSpPr>
                        <wps:spPr bwMode="auto">
                          <a:xfrm>
                            <a:off x="3309246" y="3374804"/>
                            <a:ext cx="88701" cy="67700"/>
                          </a:xfrm>
                          <a:prstGeom prst="ellipse">
                            <a:avLst/>
                          </a:prstGeom>
                          <a:solidFill>
                            <a:srgbClr val="70AD47">
                              <a:lumMod val="60000"/>
                              <a:lumOff val="40000"/>
                            </a:srgbClr>
                          </a:solidFill>
                          <a:ln>
                            <a:noFill/>
                          </a:ln>
                        </wps:spPr>
                        <wps:bodyPr rot="0" vert="horz" wrap="square" lIns="91440" tIns="45720" rIns="91440" bIns="45720" anchor="ctr" anchorCtr="0" upright="1">
                          <a:noAutofit/>
                        </wps:bodyPr>
                      </wps:wsp>
                      <wps:wsp>
                        <wps:cNvPr id="208" name="直接箭头连接符 80"/>
                        <wps:cNvCnPr>
                          <a:cxnSpLocks noChangeShapeType="1"/>
                        </wps:cNvCnPr>
                        <wps:spPr bwMode="auto">
                          <a:xfrm flipH="1" flipV="1">
                            <a:off x="3353547" y="3442504"/>
                            <a:ext cx="3400" cy="130100"/>
                          </a:xfrm>
                          <a:prstGeom prst="straightConnector1">
                            <a:avLst/>
                          </a:prstGeom>
                          <a:noFill/>
                          <a:ln w="9525">
                            <a:solidFill>
                              <a:srgbClr val="4472C4">
                                <a:lumMod val="95000"/>
                                <a:lumOff val="0"/>
                              </a:srgbClr>
                            </a:solidFill>
                            <a:round/>
                            <a:tailEnd type="triangle" w="sm" len="sm"/>
                          </a:ln>
                        </wps:spPr>
                        <wps:bodyPr/>
                      </wps:wsp>
                      <wps:wsp>
                        <wps:cNvPr id="209" name="任意多边形: 形状 81"/>
                        <wps:cNvSpPr/>
                        <wps:spPr bwMode="auto">
                          <a:xfrm>
                            <a:off x="1262918" y="1671602"/>
                            <a:ext cx="1652323" cy="1700402"/>
                          </a:xfrm>
                          <a:custGeom>
                            <a:avLst/>
                            <a:gdLst>
                              <a:gd name="T0" fmla="*/ 0 w 1652258"/>
                              <a:gd name="T1" fmla="*/ 1700411 h 1670364"/>
                              <a:gd name="T2" fmla="*/ 765018 w 1652258"/>
                              <a:gd name="T3" fmla="*/ 700440 h 1670364"/>
                              <a:gd name="T4" fmla="*/ 1326333 w 1652258"/>
                              <a:gd name="T5" fmla="*/ 428559 h 1670364"/>
                              <a:gd name="T6" fmla="*/ 1652258 w 1652258"/>
                              <a:gd name="T7" fmla="*/ 0 h 167036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652258" h="1670364">
                                <a:moveTo>
                                  <a:pt x="0" y="1670364"/>
                                </a:moveTo>
                                <a:cubicBezTo>
                                  <a:pt x="271981" y="1283328"/>
                                  <a:pt x="543963" y="896293"/>
                                  <a:pt x="765018" y="688063"/>
                                </a:cubicBezTo>
                                <a:cubicBezTo>
                                  <a:pt x="986073" y="479833"/>
                                  <a:pt x="1178460" y="535663"/>
                                  <a:pt x="1326333" y="420986"/>
                                </a:cubicBezTo>
                                <a:cubicBezTo>
                                  <a:pt x="1474206" y="306309"/>
                                  <a:pt x="1563232" y="153154"/>
                                  <a:pt x="1652258" y="0"/>
                                </a:cubicBezTo>
                              </a:path>
                            </a:pathLst>
                          </a:custGeom>
                          <a:noFill/>
                          <a:ln w="6350">
                            <a:solidFill>
                              <a:srgbClr val="4472C4">
                                <a:lumMod val="50000"/>
                                <a:lumOff val="0"/>
                              </a:srgbClr>
                            </a:solidFill>
                            <a:prstDash val="dash"/>
                            <a:round/>
                            <a:headEnd type="stealth" w="sm" len="sm"/>
                            <a:tailEnd type="none" w="sm" len="sm"/>
                          </a:ln>
                        </wps:spPr>
                        <wps:bodyPr rot="0" vert="horz" wrap="square" lIns="91440" tIns="45720" rIns="91440" bIns="45720" anchor="ctr" anchorCtr="0" upright="1">
                          <a:noAutofit/>
                        </wps:bodyPr>
                      </wps:wsp>
                      <wps:wsp>
                        <wps:cNvPr id="210" name="任意多边形: 形状 82"/>
                        <wps:cNvSpPr/>
                        <wps:spPr bwMode="auto">
                          <a:xfrm>
                            <a:off x="1964627" y="1964602"/>
                            <a:ext cx="923413" cy="1208601"/>
                          </a:xfrm>
                          <a:custGeom>
                            <a:avLst/>
                            <a:gdLst>
                              <a:gd name="T0" fmla="*/ 923453 w 923453"/>
                              <a:gd name="T1" fmla="*/ 0 h 1208638"/>
                              <a:gd name="T2" fmla="*/ 488887 w 923453"/>
                              <a:gd name="T3" fmla="*/ 393826 h 1208638"/>
                              <a:gd name="T4" fmla="*/ 113168 w 923453"/>
                              <a:gd name="T5" fmla="*/ 583949 h 1208638"/>
                              <a:gd name="T6" fmla="*/ 0 w 923453"/>
                              <a:gd name="T7" fmla="*/ 1208638 h 12086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23453" h="1208638">
                                <a:moveTo>
                                  <a:pt x="923453" y="0"/>
                                </a:moveTo>
                                <a:cubicBezTo>
                                  <a:pt x="773693" y="148250"/>
                                  <a:pt x="623934" y="296501"/>
                                  <a:pt x="488887" y="393826"/>
                                </a:cubicBezTo>
                                <a:cubicBezTo>
                                  <a:pt x="353840" y="491151"/>
                                  <a:pt x="194649" y="448147"/>
                                  <a:pt x="113168" y="583949"/>
                                </a:cubicBezTo>
                                <a:cubicBezTo>
                                  <a:pt x="31687" y="719751"/>
                                  <a:pt x="15843" y="964194"/>
                                  <a:pt x="0" y="1208638"/>
                                </a:cubicBezTo>
                              </a:path>
                            </a:pathLst>
                          </a:custGeom>
                          <a:noFill/>
                          <a:ln w="6350">
                            <a:solidFill>
                              <a:srgbClr val="4472C4">
                                <a:lumMod val="50000"/>
                                <a:lumOff val="0"/>
                              </a:srgbClr>
                            </a:solidFill>
                            <a:prstDash val="dash"/>
                            <a:round/>
                            <a:tailEnd type="stealth" w="sm" len="sm"/>
                          </a:ln>
                        </wps:spPr>
                        <wps:bodyPr rot="0" vert="horz" wrap="square" lIns="91440" tIns="45720" rIns="91440" bIns="45720" anchor="ctr" anchorCtr="0" upright="1">
                          <a:noAutofit/>
                        </wps:bodyPr>
                      </wps:wsp>
                      <wps:wsp>
                        <wps:cNvPr id="211" name="任意多边形: 形状 83"/>
                        <wps:cNvSpPr/>
                        <wps:spPr bwMode="auto">
                          <a:xfrm>
                            <a:off x="2023428" y="2245203"/>
                            <a:ext cx="864612" cy="1154301"/>
                          </a:xfrm>
                          <a:custGeom>
                            <a:avLst/>
                            <a:gdLst>
                              <a:gd name="T0" fmla="*/ 864606 w 864606"/>
                              <a:gd name="T1" fmla="*/ 0 h 1154316"/>
                              <a:gd name="T2" fmla="*/ 448147 w 864606"/>
                              <a:gd name="T3" fmla="*/ 362138 h 1154316"/>
                              <a:gd name="T4" fmla="*/ 267077 w 864606"/>
                              <a:gd name="T5" fmla="*/ 927980 h 1154316"/>
                              <a:gd name="T6" fmla="*/ 0 w 864606"/>
                              <a:gd name="T7" fmla="*/ 1154316 h 115431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64606" h="1154316">
                                <a:moveTo>
                                  <a:pt x="864606" y="0"/>
                                </a:moveTo>
                                <a:cubicBezTo>
                                  <a:pt x="706170" y="103737"/>
                                  <a:pt x="547735" y="207475"/>
                                  <a:pt x="448147" y="362138"/>
                                </a:cubicBezTo>
                                <a:cubicBezTo>
                                  <a:pt x="348559" y="516801"/>
                                  <a:pt x="341768" y="795950"/>
                                  <a:pt x="267077" y="927980"/>
                                </a:cubicBezTo>
                                <a:cubicBezTo>
                                  <a:pt x="192386" y="1060010"/>
                                  <a:pt x="96193" y="1107163"/>
                                  <a:pt x="0" y="1154316"/>
                                </a:cubicBezTo>
                              </a:path>
                            </a:pathLst>
                          </a:custGeom>
                          <a:noFill/>
                          <a:ln w="6350">
                            <a:solidFill>
                              <a:srgbClr val="4472C4">
                                <a:lumMod val="50000"/>
                                <a:lumOff val="0"/>
                              </a:srgbClr>
                            </a:solidFill>
                            <a:prstDash val="dash"/>
                            <a:round/>
                            <a:tailEnd type="stealth" w="sm" len="sm"/>
                          </a:ln>
                        </wps:spPr>
                        <wps:bodyPr rot="0" vert="horz" wrap="square" lIns="91440" tIns="45720" rIns="91440" bIns="45720" anchor="ctr" anchorCtr="0" upright="1">
                          <a:noAutofit/>
                        </wps:bodyPr>
                      </wps:wsp>
                      <wps:wsp>
                        <wps:cNvPr id="212" name="任意多边形: 形状 84"/>
                        <wps:cNvSpPr/>
                        <wps:spPr bwMode="auto">
                          <a:xfrm>
                            <a:off x="2611936" y="2408203"/>
                            <a:ext cx="280604" cy="964201"/>
                          </a:xfrm>
                          <a:custGeom>
                            <a:avLst/>
                            <a:gdLst>
                              <a:gd name="T0" fmla="*/ 280657 w 280657"/>
                              <a:gd name="T1" fmla="*/ 0 h 964194"/>
                              <a:gd name="T2" fmla="*/ 81481 w 280657"/>
                              <a:gd name="T3" fmla="*/ 258024 h 964194"/>
                              <a:gd name="T4" fmla="*/ 0 w 280657"/>
                              <a:gd name="T5" fmla="*/ 964194 h 964194"/>
                              <a:gd name="T6" fmla="*/ 0 60000 65536"/>
                              <a:gd name="T7" fmla="*/ 0 60000 65536"/>
                              <a:gd name="T8" fmla="*/ 0 60000 65536"/>
                            </a:gdLst>
                            <a:ahLst/>
                            <a:cxnLst>
                              <a:cxn ang="T6">
                                <a:pos x="T0" y="T1"/>
                              </a:cxn>
                              <a:cxn ang="T7">
                                <a:pos x="T2" y="T3"/>
                              </a:cxn>
                              <a:cxn ang="T8">
                                <a:pos x="T4" y="T5"/>
                              </a:cxn>
                            </a:cxnLst>
                            <a:rect l="0" t="0" r="r" b="b"/>
                            <a:pathLst>
                              <a:path w="280657" h="964194">
                                <a:moveTo>
                                  <a:pt x="280657" y="0"/>
                                </a:moveTo>
                                <a:cubicBezTo>
                                  <a:pt x="204457" y="48662"/>
                                  <a:pt x="128257" y="97325"/>
                                  <a:pt x="81481" y="258024"/>
                                </a:cubicBezTo>
                                <a:cubicBezTo>
                                  <a:pt x="34705" y="418723"/>
                                  <a:pt x="17352" y="691458"/>
                                  <a:pt x="0" y="964194"/>
                                </a:cubicBezTo>
                              </a:path>
                            </a:pathLst>
                          </a:custGeom>
                          <a:noFill/>
                          <a:ln w="6350">
                            <a:solidFill>
                              <a:srgbClr val="4472C4">
                                <a:lumMod val="50000"/>
                                <a:lumOff val="0"/>
                              </a:srgbClr>
                            </a:solidFill>
                            <a:prstDash val="dash"/>
                            <a:round/>
                            <a:tailEnd type="stealth" w="sm" len="sm"/>
                          </a:ln>
                        </wps:spPr>
                        <wps:bodyPr rot="0" vert="horz" wrap="square" lIns="91440" tIns="45720" rIns="91440" bIns="45720" anchor="ctr" anchorCtr="0" upright="1">
                          <a:noAutofit/>
                        </wps:bodyPr>
                      </wps:wsp>
                      <wps:wsp>
                        <wps:cNvPr id="213" name="任意多边形: 形状 85"/>
                        <wps:cNvSpPr/>
                        <wps:spPr bwMode="auto">
                          <a:xfrm>
                            <a:off x="2933341" y="2575703"/>
                            <a:ext cx="421006" cy="792101"/>
                          </a:xfrm>
                          <a:custGeom>
                            <a:avLst/>
                            <a:gdLst>
                              <a:gd name="T0" fmla="*/ 0 w 420986"/>
                              <a:gd name="T1" fmla="*/ 0 h 792178"/>
                              <a:gd name="T2" fmla="*/ 86007 w 420986"/>
                              <a:gd name="T3" fmla="*/ 362139 h 792178"/>
                              <a:gd name="T4" fmla="*/ 330451 w 420986"/>
                              <a:gd name="T5" fmla="*/ 520574 h 792178"/>
                              <a:gd name="T6" fmla="*/ 420986 w 420986"/>
                              <a:gd name="T7" fmla="*/ 792178 h 79217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20986" h="792178">
                                <a:moveTo>
                                  <a:pt x="0" y="0"/>
                                </a:moveTo>
                                <a:cubicBezTo>
                                  <a:pt x="15466" y="137688"/>
                                  <a:pt x="30932" y="275377"/>
                                  <a:pt x="86007" y="362139"/>
                                </a:cubicBezTo>
                                <a:cubicBezTo>
                                  <a:pt x="141082" y="448901"/>
                                  <a:pt x="274621" y="448901"/>
                                  <a:pt x="330451" y="520574"/>
                                </a:cubicBezTo>
                                <a:cubicBezTo>
                                  <a:pt x="386281" y="592247"/>
                                  <a:pt x="403633" y="692212"/>
                                  <a:pt x="420986" y="792178"/>
                                </a:cubicBezTo>
                              </a:path>
                            </a:pathLst>
                          </a:custGeom>
                          <a:noFill/>
                          <a:ln w="6350">
                            <a:solidFill>
                              <a:srgbClr val="4472C4">
                                <a:lumMod val="50000"/>
                                <a:lumOff val="0"/>
                              </a:srgbClr>
                            </a:solidFill>
                            <a:prstDash val="dash"/>
                            <a:round/>
                            <a:tailEnd type="stealth" w="sm" len="sm"/>
                          </a:ln>
                        </wps:spPr>
                        <wps:bodyPr rot="0" vert="horz" wrap="square" lIns="91440" tIns="45720" rIns="91440" bIns="45720" anchor="ctr" anchorCtr="0" upright="1">
                          <a:noAutofit/>
                        </wps:bodyPr>
                      </wps:wsp>
                      <wps:wsp>
                        <wps:cNvPr id="214" name="文本框 86"/>
                        <wps:cNvSpPr txBox="1">
                          <a:spLocks noChangeArrowheads="1"/>
                        </wps:cNvSpPr>
                        <wps:spPr bwMode="auto">
                          <a:xfrm>
                            <a:off x="3625650" y="2643303"/>
                            <a:ext cx="335905" cy="225200"/>
                          </a:xfrm>
                          <a:prstGeom prst="rect">
                            <a:avLst/>
                          </a:prstGeom>
                          <a:solidFill>
                            <a:srgbClr val="70AD47">
                              <a:lumMod val="20000"/>
                              <a:lumOff val="80000"/>
                            </a:srgbClr>
                          </a:solidFill>
                          <a:ln>
                            <a:noFill/>
                          </a:ln>
                        </wps:spPr>
                        <wps:txbx>
                          <w:txbxContent>
                            <w:p w14:paraId="5499AC75" w14:textId="77777777" w:rsidR="00350AE2" w:rsidRDefault="00350AE2">
                              <w:pPr>
                                <w:rPr>
                                  <w:sz w:val="20"/>
                                </w:rPr>
                              </w:pPr>
                              <w:r>
                                <w:rPr>
                                  <w:rFonts w:hint="eastAsia"/>
                                  <w:sz w:val="20"/>
                                </w:rPr>
                                <w:t>激活</w:t>
                              </w:r>
                            </w:p>
                          </w:txbxContent>
                        </wps:txbx>
                        <wps:bodyPr rot="0" vert="horz" wrap="square" lIns="0" tIns="0" rIns="0" bIns="0" anchor="t" anchorCtr="0" upright="1">
                          <a:noAutofit/>
                        </wps:bodyPr>
                      </wps:wsp>
                      <wps:wsp>
                        <wps:cNvPr id="215" name="箭头: 下 87"/>
                        <wps:cNvSpPr>
                          <a:spLocks noChangeArrowheads="1"/>
                        </wps:cNvSpPr>
                        <wps:spPr bwMode="auto">
                          <a:xfrm>
                            <a:off x="3999356" y="2643003"/>
                            <a:ext cx="127302" cy="224900"/>
                          </a:xfrm>
                          <a:prstGeom prst="downArrow">
                            <a:avLst>
                              <a:gd name="adj1" fmla="val 50000"/>
                              <a:gd name="adj2" fmla="val 50015"/>
                            </a:avLst>
                          </a:prstGeom>
                          <a:solidFill>
                            <a:sysClr val="window" lastClr="FFFFFF">
                              <a:lumMod val="100000"/>
                              <a:lumOff val="0"/>
                            </a:sysClr>
                          </a:solidFill>
                          <a:ln w="9525">
                            <a:solidFill>
                              <a:srgbClr val="4472C4">
                                <a:lumMod val="50000"/>
                                <a:lumOff val="0"/>
                              </a:srgbClr>
                            </a:solidFill>
                            <a:miter lim="800000"/>
                          </a:ln>
                        </wps:spPr>
                        <wps:bodyPr rot="0" vert="horz" wrap="square" lIns="91440" tIns="45720" rIns="91440" bIns="45720" anchor="ctr" anchorCtr="0" upright="1">
                          <a:noAutofit/>
                        </wps:bodyPr>
                      </wps:wsp>
                      <wps:wsp>
                        <wps:cNvPr id="216" name="箭头: 下 88"/>
                        <wps:cNvSpPr>
                          <a:spLocks noChangeArrowheads="1"/>
                        </wps:cNvSpPr>
                        <wps:spPr bwMode="auto">
                          <a:xfrm>
                            <a:off x="2166730" y="1153301"/>
                            <a:ext cx="127302" cy="224900"/>
                          </a:xfrm>
                          <a:prstGeom prst="downArrow">
                            <a:avLst>
                              <a:gd name="adj1" fmla="val 50000"/>
                              <a:gd name="adj2" fmla="val 50015"/>
                            </a:avLst>
                          </a:prstGeom>
                          <a:solidFill>
                            <a:sysClr val="window" lastClr="FFFFFF">
                              <a:lumMod val="100000"/>
                              <a:lumOff val="0"/>
                            </a:sysClr>
                          </a:solidFill>
                          <a:ln w="9525">
                            <a:solidFill>
                              <a:srgbClr val="4472C4">
                                <a:lumMod val="50000"/>
                                <a:lumOff val="0"/>
                              </a:srgbClr>
                            </a:solidFill>
                            <a:miter lim="800000"/>
                          </a:ln>
                        </wps:spPr>
                        <wps:bodyPr rot="0" vert="horz" wrap="square" lIns="91440" tIns="45720" rIns="91440" bIns="45720" anchor="ctr" anchorCtr="0" upright="1">
                          <a:noAutofit/>
                        </wps:bodyPr>
                      </wps:wsp>
                      <wps:wsp>
                        <wps:cNvPr id="217" name="任意多边形: 形状 89"/>
                        <wps:cNvSpPr/>
                        <wps:spPr bwMode="auto">
                          <a:xfrm>
                            <a:off x="2476034" y="255300"/>
                            <a:ext cx="809411" cy="1181601"/>
                          </a:xfrm>
                          <a:custGeom>
                            <a:avLst/>
                            <a:gdLst>
                              <a:gd name="T0" fmla="*/ 0 w 809414"/>
                              <a:gd name="T1" fmla="*/ 0 h 1181594"/>
                              <a:gd name="T2" fmla="*/ 748145 w 809414"/>
                              <a:gd name="T3" fmla="*/ 391885 h 1181594"/>
                              <a:gd name="T4" fmla="*/ 712519 w 809414"/>
                              <a:gd name="T5" fmla="*/ 1181594 h 1181594"/>
                              <a:gd name="T6" fmla="*/ 0 60000 65536"/>
                              <a:gd name="T7" fmla="*/ 0 60000 65536"/>
                              <a:gd name="T8" fmla="*/ 0 60000 65536"/>
                            </a:gdLst>
                            <a:ahLst/>
                            <a:cxnLst>
                              <a:cxn ang="T6">
                                <a:pos x="T0" y="T1"/>
                              </a:cxn>
                              <a:cxn ang="T7">
                                <a:pos x="T2" y="T3"/>
                              </a:cxn>
                              <a:cxn ang="T8">
                                <a:pos x="T4" y="T5"/>
                              </a:cxn>
                            </a:cxnLst>
                            <a:rect l="0" t="0" r="r" b="b"/>
                            <a:pathLst>
                              <a:path w="809414" h="1181594">
                                <a:moveTo>
                                  <a:pt x="0" y="0"/>
                                </a:moveTo>
                                <a:cubicBezTo>
                                  <a:pt x="314696" y="97476"/>
                                  <a:pt x="629392" y="194953"/>
                                  <a:pt x="748145" y="391885"/>
                                </a:cubicBezTo>
                                <a:cubicBezTo>
                                  <a:pt x="866898" y="588817"/>
                                  <a:pt x="789708" y="885205"/>
                                  <a:pt x="712519" y="1181594"/>
                                </a:cubicBezTo>
                              </a:path>
                            </a:pathLst>
                          </a:custGeom>
                          <a:noFill/>
                          <a:ln w="6350">
                            <a:solidFill>
                              <a:srgbClr val="4472C4">
                                <a:lumMod val="50000"/>
                                <a:lumOff val="0"/>
                              </a:srgbClr>
                            </a:solidFill>
                            <a:round/>
                            <a:tailEnd type="stealth" w="med" len="med"/>
                          </a:ln>
                        </wps:spPr>
                        <wps:bodyPr rot="0" vert="horz" wrap="square" lIns="91440" tIns="45720" rIns="91440" bIns="45720" anchor="ctr" anchorCtr="0" upright="1">
                          <a:noAutofit/>
                        </wps:bodyPr>
                      </wps:wsp>
                      <wps:wsp>
                        <wps:cNvPr id="218" name="文本框 90"/>
                        <wps:cNvSpPr txBox="1">
                          <a:spLocks noChangeArrowheads="1"/>
                        </wps:cNvSpPr>
                        <wps:spPr bwMode="auto">
                          <a:xfrm>
                            <a:off x="3770352" y="3584404"/>
                            <a:ext cx="335905" cy="225200"/>
                          </a:xfrm>
                          <a:prstGeom prst="rect">
                            <a:avLst/>
                          </a:prstGeom>
                          <a:solidFill>
                            <a:srgbClr val="70AD47">
                              <a:lumMod val="20000"/>
                              <a:lumOff val="80000"/>
                            </a:srgbClr>
                          </a:solidFill>
                          <a:ln>
                            <a:noFill/>
                          </a:ln>
                        </wps:spPr>
                        <wps:txbx>
                          <w:txbxContent>
                            <w:p w14:paraId="2EF44961" w14:textId="77777777" w:rsidR="00350AE2" w:rsidRDefault="00350AE2">
                              <w:pPr>
                                <w:rPr>
                                  <w:sz w:val="20"/>
                                </w:rPr>
                              </w:pPr>
                              <w:r>
                                <w:rPr>
                                  <w:sz w:val="20"/>
                                </w:rPr>
                                <w:t>调度</w:t>
                              </w:r>
                            </w:p>
                          </w:txbxContent>
                        </wps:txbx>
                        <wps:bodyPr rot="0" vert="horz" wrap="square" lIns="0" tIns="0" rIns="0" bIns="0" anchor="t" anchorCtr="0" upright="1">
                          <a:noAutofit/>
                        </wps:bodyPr>
                      </wps:wsp>
                      <wps:wsp>
                        <wps:cNvPr id="219" name="箭头: 下 91"/>
                        <wps:cNvSpPr>
                          <a:spLocks noChangeArrowheads="1"/>
                        </wps:cNvSpPr>
                        <wps:spPr bwMode="auto">
                          <a:xfrm>
                            <a:off x="3580250" y="3584104"/>
                            <a:ext cx="127302" cy="224900"/>
                          </a:xfrm>
                          <a:prstGeom prst="downArrow">
                            <a:avLst>
                              <a:gd name="adj1" fmla="val 50000"/>
                              <a:gd name="adj2" fmla="val 50015"/>
                            </a:avLst>
                          </a:prstGeom>
                          <a:solidFill>
                            <a:sysClr val="window" lastClr="FFFFFF">
                              <a:lumMod val="100000"/>
                              <a:lumOff val="0"/>
                            </a:sysClr>
                          </a:solidFill>
                          <a:ln w="9525">
                            <a:solidFill>
                              <a:srgbClr val="4472C4">
                                <a:lumMod val="50000"/>
                                <a:lumOff val="0"/>
                              </a:srgbClr>
                            </a:solidFill>
                            <a:miter lim="800000"/>
                          </a:ln>
                        </wps:spPr>
                        <wps:bodyPr rot="0" vert="horz" wrap="square" lIns="91440" tIns="45720" rIns="91440" bIns="45720" anchor="ctr" anchorCtr="0" upright="1">
                          <a:noAutofit/>
                        </wps:bodyPr>
                      </wps:wsp>
                      <wps:wsp>
                        <wps:cNvPr id="220" name="任意多边形: 形状 94"/>
                        <wps:cNvSpPr/>
                        <wps:spPr bwMode="auto">
                          <a:xfrm>
                            <a:off x="4126657" y="2030602"/>
                            <a:ext cx="658309" cy="1978102"/>
                          </a:xfrm>
                          <a:custGeom>
                            <a:avLst/>
                            <a:gdLst>
                              <a:gd name="T0" fmla="*/ 112815 w 658286"/>
                              <a:gd name="T1" fmla="*/ 1978179 h 2072244"/>
                              <a:gd name="T2" fmla="*/ 546265 w 658286"/>
                              <a:gd name="T3" fmla="*/ 1473715 h 2072244"/>
                              <a:gd name="T4" fmla="*/ 617517 w 658286"/>
                              <a:gd name="T5" fmla="*/ 334420 h 2072244"/>
                              <a:gd name="T6" fmla="*/ 0 w 658286"/>
                              <a:gd name="T7" fmla="*/ 0 h 207224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58286" h="2072244">
                                <a:moveTo>
                                  <a:pt x="112815" y="2072244"/>
                                </a:moveTo>
                                <a:cubicBezTo>
                                  <a:pt x="287481" y="1951511"/>
                                  <a:pt x="462148" y="1830779"/>
                                  <a:pt x="546265" y="1543792"/>
                                </a:cubicBezTo>
                                <a:cubicBezTo>
                                  <a:pt x="630382" y="1256805"/>
                                  <a:pt x="708561" y="607621"/>
                                  <a:pt x="617517" y="350322"/>
                                </a:cubicBezTo>
                                <a:cubicBezTo>
                                  <a:pt x="526473" y="93023"/>
                                  <a:pt x="104899" y="60366"/>
                                  <a:pt x="0" y="0"/>
                                </a:cubicBezTo>
                              </a:path>
                            </a:pathLst>
                          </a:custGeom>
                          <a:noFill/>
                          <a:ln w="25400">
                            <a:solidFill>
                              <a:srgbClr val="4472C4">
                                <a:lumMod val="50000"/>
                                <a:lumOff val="0"/>
                              </a:srgbClr>
                            </a:solidFill>
                            <a:round/>
                            <a:tailEnd type="stealth" w="med" len="med"/>
                          </a:ln>
                        </wps:spPr>
                        <wps:bodyPr rot="0" vert="horz" wrap="square" lIns="91440" tIns="45720" rIns="91440" bIns="45720" anchor="ctr" anchorCtr="0" upright="1">
                          <a:noAutofit/>
                        </wps:bodyPr>
                      </wps:wsp>
                      <wps:wsp>
                        <wps:cNvPr id="221" name="文本框 95"/>
                        <wps:cNvSpPr txBox="1">
                          <a:spLocks noChangeArrowheads="1"/>
                        </wps:cNvSpPr>
                        <wps:spPr bwMode="auto">
                          <a:xfrm>
                            <a:off x="3770352" y="2236603"/>
                            <a:ext cx="928013" cy="324000"/>
                          </a:xfrm>
                          <a:prstGeom prst="rect">
                            <a:avLst/>
                          </a:prstGeom>
                          <a:noFill/>
                          <a:ln>
                            <a:noFill/>
                          </a:ln>
                        </wps:spPr>
                        <wps:txbx>
                          <w:txbxContent>
                            <w:p w14:paraId="328CA2C4" w14:textId="77777777" w:rsidR="00350AE2" w:rsidRDefault="00350AE2">
                              <w:pPr>
                                <w:rPr>
                                  <w:sz w:val="20"/>
                                </w:rPr>
                              </w:pPr>
                              <w:r>
                                <w:rPr>
                                  <w:rFonts w:hint="eastAsia"/>
                                  <w:sz w:val="20"/>
                                </w:rPr>
                                <w:t>修改数据条件并</w:t>
                              </w:r>
                            </w:p>
                            <w:p w14:paraId="584D1909" w14:textId="77777777" w:rsidR="00350AE2" w:rsidRDefault="00350AE2">
                              <w:pPr>
                                <w:rPr>
                                  <w:sz w:val="20"/>
                                </w:rPr>
                              </w:pPr>
                              <w:r>
                                <w:rPr>
                                  <w:rFonts w:hint="eastAsia"/>
                                  <w:sz w:val="20"/>
                                </w:rPr>
                                <w:t>判定数据条件</w:t>
                              </w:r>
                            </w:p>
                          </w:txbxContent>
                        </wps:txbx>
                        <wps:bodyPr rot="0" vert="horz" wrap="square" lIns="0" tIns="0" rIns="0" bIns="0" anchor="t" anchorCtr="0" upright="1">
                          <a:noAutofit/>
                        </wps:bodyPr>
                      </wps:wsp>
                      <wps:wsp>
                        <wps:cNvPr id="222" name="文本框 96"/>
                        <wps:cNvSpPr txBox="1">
                          <a:spLocks noChangeArrowheads="1"/>
                        </wps:cNvSpPr>
                        <wps:spPr bwMode="auto">
                          <a:xfrm>
                            <a:off x="3874754" y="4008705"/>
                            <a:ext cx="1158116" cy="323700"/>
                          </a:xfrm>
                          <a:prstGeom prst="rect">
                            <a:avLst/>
                          </a:prstGeom>
                          <a:noFill/>
                          <a:ln>
                            <a:noFill/>
                          </a:ln>
                        </wps:spPr>
                        <wps:txbx>
                          <w:txbxContent>
                            <w:p w14:paraId="739DB6C3" w14:textId="77777777" w:rsidR="00350AE2" w:rsidRDefault="00350AE2">
                              <w:pPr>
                                <w:rPr>
                                  <w:sz w:val="20"/>
                                </w:rPr>
                              </w:pPr>
                              <w:r>
                                <w:rPr>
                                  <w:rFonts w:hint="eastAsia"/>
                                  <w:sz w:val="20"/>
                                </w:rPr>
                                <w:t>D</w:t>
                              </w:r>
                              <w:r>
                                <w:rPr>
                                  <w:sz w:val="20"/>
                                </w:rPr>
                                <w:t>F</w:t>
                              </w:r>
                              <w:r>
                                <w:rPr>
                                  <w:sz w:val="20"/>
                                </w:rPr>
                                <w:t>函数</w:t>
                              </w:r>
                              <w:r>
                                <w:rPr>
                                  <w:rFonts w:hint="eastAsia"/>
                                  <w:sz w:val="20"/>
                                </w:rPr>
                                <w:t>执行结束前执行</w:t>
                              </w:r>
                              <w:r>
                                <w:rPr>
                                  <w:rFonts w:hint="eastAsia"/>
                                  <w:sz w:val="20"/>
                                </w:rPr>
                                <w:t>D</w:t>
                              </w:r>
                              <w:r>
                                <w:rPr>
                                  <w:sz w:val="20"/>
                                </w:rPr>
                                <w:t>F_DC_update()</w:t>
                              </w:r>
                            </w:p>
                          </w:txbxContent>
                        </wps:txbx>
                        <wps:bodyPr rot="0" vert="horz" wrap="square" lIns="0" tIns="0" rIns="0" bIns="0" anchor="t" anchorCtr="0" upright="1">
                          <a:noAutofit/>
                        </wps:bodyPr>
                      </wps:wsp>
                    </wpc:wpc>
                  </a:graphicData>
                </a:graphic>
              </wp:inline>
            </w:drawing>
          </mc:Choice>
          <mc:Fallback>
            <w:pict>
              <v:group w14:anchorId="440DD45C" id="画布 3" o:spid="_x0000_s1161" editas="canvas" style="width:415.3pt;height:333.15pt;mso-position-horizontal-relative:char;mso-position-vertical-relative:line" coordsize="52743,42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">
                <v:shape id="_x0000_s1162" type="#_x0000_t75" style="position:absolute;width:52743;height:42310;visibility:visible;mso-wrap-style:square">
                  <v:fill o:detectmouseclick="t"/>
                  <v:path o:connecttype="none"/>
                </v:shape>
                <v:shape id="文本框 2" o:spid="_x0000_s1163" type="#_x0000_t202" style="position:absolute;left:18083;top:955;width:7301;height:9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4A62A2D7" w14:textId="77777777" w:rsidR="00350AE2" w:rsidRDefault="00350AE2">
                        <w:pPr>
                          <w:rPr>
                            <w:sz w:val="20"/>
                          </w:rPr>
                        </w:pPr>
                        <w:r>
                          <w:rPr>
                            <w:sz w:val="20"/>
                          </w:rPr>
                          <w:t>df_Fun1{…};</w:t>
                        </w:r>
                      </w:p>
                      <w:p w14:paraId="450DFC0E" w14:textId="77777777" w:rsidR="00350AE2" w:rsidRDefault="00350AE2">
                        <w:pPr>
                          <w:rPr>
                            <w:sz w:val="20"/>
                          </w:rPr>
                        </w:pPr>
                        <w:r>
                          <w:rPr>
                            <w:rFonts w:hint="eastAsia"/>
                            <w:sz w:val="20"/>
                          </w:rPr>
                          <w:t>d</w:t>
                        </w:r>
                        <w:r>
                          <w:rPr>
                            <w:sz w:val="20"/>
                          </w:rPr>
                          <w:t>f_Fun2{…};</w:t>
                        </w:r>
                      </w:p>
                      <w:p w14:paraId="448B78C8" w14:textId="77777777" w:rsidR="00350AE2" w:rsidRDefault="00350AE2">
                        <w:pPr>
                          <w:rPr>
                            <w:sz w:val="20"/>
                          </w:rPr>
                        </w:pPr>
                      </w:p>
                      <w:p w14:paraId="35A56660" w14:textId="77777777" w:rsidR="00350AE2" w:rsidRDefault="00350AE2">
                        <w:pPr>
                          <w:rPr>
                            <w:sz w:val="20"/>
                          </w:rPr>
                        </w:pPr>
                        <w:r>
                          <w:rPr>
                            <w:sz w:val="20"/>
                          </w:rPr>
                          <w:t>App_</w:t>
                        </w:r>
                        <w:r>
                          <w:rPr>
                            <w:sz w:val="20"/>
                          </w:rPr>
                          <w:t xml:space="preserve">main(){   </w:t>
                        </w:r>
                      </w:p>
                      <w:p w14:paraId="255542EC" w14:textId="77777777" w:rsidR="00350AE2" w:rsidRDefault="00350AE2">
                        <w:pPr>
                          <w:rPr>
                            <w:sz w:val="20"/>
                          </w:rPr>
                        </w:pPr>
                        <w:r>
                          <w:rPr>
                            <w:sz w:val="20"/>
                          </w:rPr>
                          <w:t>…</w:t>
                        </w:r>
                      </w:p>
                      <w:p w14:paraId="52F52D9A" w14:textId="77777777" w:rsidR="00350AE2" w:rsidRDefault="00350AE2">
                        <w:pPr>
                          <w:rPr>
                            <w:sz w:val="20"/>
                          </w:rPr>
                        </w:pPr>
                        <w:r>
                          <w:rPr>
                            <w:rFonts w:hint="eastAsia"/>
                            <w:sz w:val="20"/>
                          </w:rPr>
                          <w:t>}</w:t>
                        </w:r>
                      </w:p>
                    </w:txbxContent>
                  </v:textbox>
                </v:shape>
                <v:shape id="文本框 3" o:spid="_x0000_s1164" type="#_x0000_t202" style="position:absolute;top:4490;width:7301;height:2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050B1417" w14:textId="77777777" w:rsidR="00350AE2" w:rsidRDefault="00350AE2">
                        <w:pPr>
                          <w:rPr>
                            <w:sz w:val="20"/>
                          </w:rPr>
                        </w:pPr>
                        <w:r>
                          <w:rPr>
                            <w:sz w:val="20"/>
                          </w:rPr>
                          <w:t>DF-C</w:t>
                        </w:r>
                        <w:r>
                          <w:rPr>
                            <w:sz w:val="20"/>
                          </w:rPr>
                          <w:t>源代码</w:t>
                        </w:r>
                      </w:p>
                    </w:txbxContent>
                  </v:textbox>
                </v:shape>
                <v:line id="直接连接符 4" o:spid="_x0000_s1165" style="position:absolute;visibility:visible;mso-wrap-style:square" from="4094,12624" to="42990,1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" strokecolor="#3c6bbf"/>
                <v:shape id="文本框 5" o:spid="_x0000_s1166" type="#_x0000_t202" style="position:absolute;left:14089;top:11532;width:7301;height:2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" fillcolor="#e2f0d9" stroked="f">
                  <v:textbox inset="0,0,0,0">
                    <w:txbxContent>
                      <w:p w14:paraId="66075627" w14:textId="77777777" w:rsidR="00350AE2" w:rsidRDefault="00350AE2">
                        <w:pPr>
                          <w:rPr>
                            <w:sz w:val="20"/>
                          </w:rPr>
                        </w:pPr>
                        <w:r>
                          <w:rPr>
                            <w:sz w:val="20"/>
                          </w:rPr>
                          <w:t>DF-C</w:t>
                        </w:r>
                        <w:r>
                          <w:rPr>
                            <w:sz w:val="20"/>
                          </w:rPr>
                          <w:t>编译</w:t>
                        </w:r>
                        <w:r>
                          <w:rPr>
                            <w:rFonts w:hint="eastAsia"/>
                            <w:sz w:val="20"/>
                          </w:rPr>
                          <w:t>器</w:t>
                        </w:r>
                      </w:p>
                    </w:txbxContent>
                  </v:textbox>
                </v:shape>
                <v:shape id="文本框 7" o:spid="_x0000_s1167" type="#_x0000_t202" style="position:absolute;top:13986;width:9280;height:2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681F876A" w14:textId="77777777" w:rsidR="00350AE2" w:rsidRDefault="00350AE2">
                        <w:pPr>
                          <w:rPr>
                            <w:sz w:val="20"/>
                          </w:rPr>
                        </w:pPr>
                        <w:r>
                          <w:rPr>
                            <w:sz w:val="20"/>
                          </w:rPr>
                          <w:t>DF-C</w:t>
                        </w:r>
                        <w:r>
                          <w:rPr>
                            <w:rFonts w:hint="eastAsia"/>
                            <w:sz w:val="20"/>
                          </w:rPr>
                          <w:t>可执行文件</w:t>
                        </w:r>
                      </w:p>
                    </w:txbxContent>
                  </v:textbox>
                </v:shape>
                <v:shape id="文本框 8" o:spid="_x0000_s1168" type="#_x0000_t202" style="position:absolute;left:23474;top:11532;width:7301;height:2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" fillcolor="#e2f0d9" stroked="f">
                  <v:textbox inset="0,0,0,0">
                    <w:txbxContent>
                      <w:p w14:paraId="79F26696" w14:textId="77777777" w:rsidR="00350AE2" w:rsidRDefault="00350AE2">
                        <w:pPr>
                          <w:rPr>
                            <w:sz w:val="20"/>
                          </w:rPr>
                        </w:pPr>
                        <w:r>
                          <w:rPr>
                            <w:sz w:val="20"/>
                          </w:rPr>
                          <w:t>DF-C</w:t>
                        </w:r>
                        <w:r>
                          <w:rPr>
                            <w:sz w:val="20"/>
                          </w:rPr>
                          <w:t>库</w:t>
                        </w:r>
                      </w:p>
                    </w:txbxContent>
                  </v:textbox>
                </v:shape>
                <v:shape id="文本框 9" o:spid="_x0000_s1169" type="#_x0000_t202" style="position:absolute;left:5868;top:17398;width:11601;height:8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07E9BBE2" w14:textId="77777777" w:rsidR="00350AE2" w:rsidRDefault="00350AE2">
                        <w:pPr>
                          <w:rPr>
                            <w:sz w:val="20"/>
                          </w:rPr>
                        </w:pPr>
                        <w:r>
                          <w:rPr>
                            <w:sz w:val="20"/>
                          </w:rPr>
                          <w:t xml:space="preserve">main(){   </w:t>
                        </w:r>
                      </w:p>
                      <w:p w14:paraId="2CD980A7" w14:textId="77777777" w:rsidR="00350AE2" w:rsidRDefault="00350AE2">
                        <w:pPr>
                          <w:rPr>
                            <w:sz w:val="20"/>
                          </w:rPr>
                        </w:pPr>
                        <w:r>
                          <w:rPr>
                            <w:sz w:val="20"/>
                          </w:rPr>
                          <w:t>DF_init(…);</w:t>
                        </w:r>
                      </w:p>
                      <w:p w14:paraId="2F295F4F" w14:textId="77777777" w:rsidR="00350AE2" w:rsidRDefault="00350AE2">
                        <w:pPr>
                          <w:rPr>
                            <w:sz w:val="20"/>
                          </w:rPr>
                        </w:pPr>
                        <w:r>
                          <w:rPr>
                            <w:sz w:val="20"/>
                          </w:rPr>
                          <w:t>App_main();</w:t>
                        </w:r>
                      </w:p>
                      <w:p w14:paraId="613A2EF7" w14:textId="77777777" w:rsidR="00350AE2" w:rsidRDefault="00350AE2">
                        <w:pPr>
                          <w:rPr>
                            <w:sz w:val="20"/>
                          </w:rPr>
                        </w:pPr>
                        <w:r>
                          <w:rPr>
                            <w:rFonts w:hint="eastAsia"/>
                            <w:sz w:val="20"/>
                          </w:rPr>
                          <w:t>D</w:t>
                        </w:r>
                        <w:r>
                          <w:rPr>
                            <w:sz w:val="20"/>
                          </w:rPr>
                          <w:t>F_finish();</w:t>
                        </w:r>
                      </w:p>
                      <w:p w14:paraId="1028AEB2" w14:textId="77777777" w:rsidR="00350AE2" w:rsidRDefault="00350AE2">
                        <w:pPr>
                          <w:rPr>
                            <w:sz w:val="20"/>
                          </w:rPr>
                        </w:pPr>
                        <w:r>
                          <w:rPr>
                            <w:rFonts w:hint="eastAsia"/>
                            <w:sz w:val="20"/>
                          </w:rPr>
                          <w:t>}</w:t>
                        </w:r>
                      </w:p>
                    </w:txbxContent>
                  </v:textbox>
                </v:shape>
                <v:roundrect id="矩形: 圆角 10" o:spid="_x0000_s1170" style="position:absolute;left:15217;top:5117;width:9485;height:56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" filled="f"/>
                <v:roundrect id="矩形: 圆角 11" o:spid="_x0000_s1171" style="position:absolute;left:15217;top:955;width:9485;height:36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" filled="f"/>
                <v:shape id="任意多边形: 形状 12" o:spid="_x0000_s1172" style="position:absolute;left:11737;top:7211;width:3275;height:9780;visibility:visible;mso-wrap-style:square;v-text-anchor:middle" coordsize="327546,977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" path="m327546,29428c255895,-5260,184245,-39948,129654,118139,75063,276226,37531,627087,,977948e" filled="f" strokecolor="#203864" strokeweight=".5pt">
                  <v:stroke endarrow="classic"/>
                  <v:path arrowok="t" o:connecttype="custom" o:connectlocs="327505,29430;129638,118145;0,978001" o:connectangles="0,0,0"/>
                </v:shape>
                <v:line id="直接连接符 13" o:spid="_x0000_s1173" style="position:absolute;visibility:visible;mso-wrap-style:square" from="4094,27568" to="42990,27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" strokecolor="#3c6bbf"/>
                <v:shape id="文本框 14" o:spid="_x0000_s1174" type="#_x0000_t202" style="position:absolute;top:30227;width:9280;height:2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5E22F0ED" w14:textId="77777777" w:rsidR="00350AE2" w:rsidRDefault="00350AE2">
                        <w:pPr>
                          <w:rPr>
                            <w:sz w:val="20"/>
                          </w:rPr>
                        </w:pPr>
                        <w:r>
                          <w:rPr>
                            <w:sz w:val="20"/>
                          </w:rPr>
                          <w:t>就绪</w:t>
                        </w:r>
                        <w:r>
                          <w:rPr>
                            <w:rFonts w:hint="eastAsia"/>
                            <w:sz w:val="20"/>
                          </w:rPr>
                          <w:t>D</w:t>
                        </w:r>
                        <w:r>
                          <w:rPr>
                            <w:sz w:val="20"/>
                          </w:rPr>
                          <w:t>F</w:t>
                        </w:r>
                        <w:r>
                          <w:rPr>
                            <w:sz w:val="20"/>
                          </w:rPr>
                          <w:t>任务</w:t>
                        </w:r>
                      </w:p>
                    </w:txbxContent>
                  </v:textbox>
                </v:shape>
                <v:line id="直接连接符 15" o:spid="_x0000_s1175" style="position:absolute;visibility:visible;mso-wrap-style:square" from="4094,36985" to="42990,36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" strokecolor="#3c6bbf"/>
                <v:shape id="文本框 16" o:spid="_x0000_s1176" type="#_x0000_t202" style="position:absolute;top:38279;width:9280;height:2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6F851278" w14:textId="77777777" w:rsidR="00350AE2" w:rsidRDefault="00350AE2">
                        <w:pPr>
                          <w:rPr>
                            <w:sz w:val="20"/>
                          </w:rPr>
                        </w:pPr>
                        <w:r>
                          <w:rPr>
                            <w:rFonts w:hint="eastAsia"/>
                            <w:sz w:val="20"/>
                          </w:rPr>
                          <w:t>D</w:t>
                        </w:r>
                        <w:r>
                          <w:rPr>
                            <w:sz w:val="20"/>
                          </w:rPr>
                          <w:t>F</w:t>
                        </w:r>
                        <w:r>
                          <w:rPr>
                            <w:sz w:val="20"/>
                          </w:rPr>
                          <w:t>工作</w:t>
                        </w:r>
                        <w:r>
                          <w:rPr>
                            <w:rFonts w:hint="eastAsia"/>
                            <w:sz w:val="20"/>
                          </w:rPr>
                          <w:t>线程</w:t>
                        </w:r>
                      </w:p>
                    </w:txbxContent>
                  </v:textbox>
                </v:shape>
                <v:shape id="任意多边形: 形状 17" o:spid="_x0000_s1177" style="position:absolute;left:11736;top:38623;width:1989;height:4708;visibility:visible;mso-wrap-style:square;v-text-anchor:middle" coordsize="198900,47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" path="m61463,v73356,17059,146713,34119,136477,54591c187704,75063,3460,104633,48,122830v-3412,18197,172872,22747,177421,40944c182018,181971,33030,211541,27343,232012v-5687,20471,110319,39806,116006,54591c149036,301388,70561,300251,61463,320723v-9098,20472,22746,63689,27295,88710c93307,434454,91032,452651,88758,470848e" filled="f" strokecolor="#203864" strokeweight="2pt">
                  <v:stroke endarrow="classic"/>
                  <v:path arrowok="t" o:connecttype="custom" o:connectlocs="61464,0;197943,54586;48,122818;177472,163758;27343,231989;143351,286574;61464,320691;88759,409392;88759,470801" o:connectangles="0,0,0,0,0,0,0,0,0"/>
                </v:shape>
                <v:shape id="任意多边形: 形状 18" o:spid="_x0000_s1178" style="position:absolute;left:18833;top:38623;width:1989;height:4708;visibility:visible;mso-wrap-style:square;v-text-anchor:middle" coordsize="198900,47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" path="m61463,v73356,17059,146713,34119,136477,54591c187704,75063,3460,104633,48,122830v-3412,18197,172872,22747,177421,40944c182018,181971,33030,211541,27343,232012v-5687,20471,110319,39806,116006,54591c149036,301388,70561,300251,61463,320723v-9098,20472,22746,63689,27295,88710c93307,434454,91032,452651,88758,470848e" filled="f" strokecolor="#203864" strokeweight="2pt">
                  <v:stroke endarrow="classic"/>
                  <v:path arrowok="t" o:connecttype="custom" o:connectlocs="61464,0;197943,54586;48,122818;177472,163758;27343,231989;143351,286574;61464,320691;88759,409392;88759,470801" o:connectangles="0,0,0,0,0,0,0,0,0"/>
                </v:shape>
                <v:shape id="任意多边形: 形状 19" o:spid="_x0000_s1179" style="position:absolute;left:25336;top:38623;width:1989;height:4708;visibility:visible;mso-wrap-style:square;v-text-anchor:middle" coordsize="198900,47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" path="m61463,v73356,17059,146713,34119,136477,54591c187704,75063,3460,104633,48,122830v-3412,18197,172872,22747,177421,40944c182018,181971,33030,211541,27343,232012v-5687,20471,110319,39806,116006,54591c149036,301388,70561,300251,61463,320723v-9098,20472,22746,63689,27295,88710c93307,434454,91032,452651,88758,470848e" filled="f" strokecolor="#203864" strokeweight="2pt">
                  <v:stroke endarrow="classic"/>
                  <v:path arrowok="t" o:connecttype="custom" o:connectlocs="61464,0;197943,54586;48,122818;177472,163758;27343,231989;143351,286574;61464,320691;88759,409392;88759,470801" o:connectangles="0,0,0,0,0,0,0,0,0"/>
                </v:shape>
                <v:shape id="任意多边形: 形状 20" o:spid="_x0000_s1180" style="position:absolute;left:32433;top:38623;width:1989;height:4708;visibility:visible;mso-wrap-style:square;v-text-anchor:middle" coordsize="198900,47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" path="m61463,v73356,17059,146713,34119,136477,54591c187704,75063,3460,104633,48,122830v-3412,18197,172872,22747,177421,40944c182018,181971,33030,211541,27343,232012v-5687,20471,110319,39806,116006,54591c149036,301388,70561,300251,61463,320723v-9098,20472,22746,63689,27295,88710c93307,434454,91032,452651,88758,470848e" filled="f" strokecolor="#203864" strokeweight="2pt">
                  <v:stroke endarrow="classic"/>
                  <v:path arrowok="t" o:connecttype="custom" o:connectlocs="61464,0;197943,54586;48,122818;177472,163758;27343,231989;143351,286574;61464,320691;88759,409392;88759,470801" o:connectangles="0,0,0,0,0,0,0,0,0"/>
                </v:shape>
                <v:rect id="矩形 21" o:spid="_x0000_s1181" style="position:absolute;left:12282;top:35726;width:956;height: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" fillcolor="#4472c4" strokecolor="#203864" strokeweight="2pt"/>
                <v:rect id="矩形 22" o:spid="_x0000_s1182" style="position:absolute;left:19311;top:35726;width:955;height: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" fillcolor="#4472c4" strokecolor="#203864" strokeweight="2pt"/>
                <v:rect id="矩形 23" o:spid="_x0000_s1183" style="position:absolute;left:25880;top:35726;width:956;height: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" fillcolor="#4472c4" strokecolor="#203864" strokeweight="2pt"/>
                <v:rect id="矩形 24" o:spid="_x0000_s1184" style="position:absolute;left:33112;top:35726;width:955;height: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" fillcolor="#4472c4" strokecolor="#203864" strokeweight="2pt"/>
                <v:oval id="椭圆 25" o:spid="_x0000_s1185" style="position:absolute;left:12282;top:33748;width:888;height: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" fillcolor="#a9d18e" stroked="f"/>
                <v:shape id="直接箭头连接符 26" o:spid="_x0000_s1186" type="#_x0000_t32" style="position:absolute;left:12726;top:34425;width:34;height:13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" strokecolor="#3c6bbf">
                  <v:stroke endarrow="block" endarrowwidth="narrow" endarrowlength="short"/>
                </v:shape>
                <v:oval id="椭圆 31" o:spid="_x0000_s1187" style="position:absolute;left:19318;top:33748;width:887;height: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" fillcolor="#a9d18e" stroked="f"/>
                <v:shape id="直接箭头连接符 32" o:spid="_x0000_s1188" type="#_x0000_t32" style="position:absolute;left:19761;top:34425;width:34;height:13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" strokecolor="#3c6bbf">
                  <v:stroke endarrow="block" endarrowwidth="narrow" endarrowlength="short"/>
                </v:shape>
                <v:oval id="椭圆 33" o:spid="_x0000_s1189" style="position:absolute;left:19318;top:31802;width:887;height: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" fillcolor="#a9d18e" stroked="f"/>
                <v:shape id="直接箭头连接符 34" o:spid="_x0000_s1190" type="#_x0000_t32" style="position:absolute;left:19761;top:32476;width:0;height:12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" strokecolor="#3c6bbf">
                  <v:stroke endarrow="block" endarrowwidth="narrow" endarrowlength="short"/>
                </v:shape>
                <v:oval id="椭圆 37" o:spid="_x0000_s1191" style="position:absolute;left:25819;top:33748;width:887;height: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" fillcolor="#a9d18e" stroked="f"/>
                <v:shape id="直接箭头连接符 38" o:spid="_x0000_s1192" type="#_x0000_t32" style="position:absolute;left:26262;top:34425;width:34;height:13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" strokecolor="#3c6bbf">
                  <v:stroke endarrow="block" endarrowwidth="narrow" endarrowlength="short"/>
                </v:shape>
                <v:oval id="椭圆 49" o:spid="_x0000_s1193" style="position:absolute;left:25042;top:17399;width:887;height: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" fillcolor="#a9d18e" stroked="f"/>
                <v:oval id="椭圆 50" o:spid="_x0000_s1194" style="position:absolute;left:28856;top:16041;width:887;height: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" fillcolor="#a9d18e" stroked="f"/>
                <v:oval id="椭圆 51" o:spid="_x0000_s1195" style="position:absolute;left:28856;top:19126;width:887;height: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" fillcolor="#a9d18e" stroked="f"/>
                <v:oval id="椭圆 52" o:spid="_x0000_s1196" style="position:absolute;left:28856;top:22044;width:887;height: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" fillcolor="#a9d18e" stroked="f"/>
                <v:oval id="椭圆 53" o:spid="_x0000_s1197" style="position:absolute;left:34803;top:14751;width:887;height: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" fillcolor="#a9d18e" stroked="f"/>
                <v:oval id="椭圆 54" o:spid="_x0000_s1198" style="position:absolute;left:32221;top:18092;width:887;height: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" fillcolor="#a9d18e" stroked="f"/>
                <v:oval id="椭圆 55" o:spid="_x0000_s1199" style="position:absolute;left:37860;top:19946;width:887;height: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" fillcolor="#a9d18e" stroked="f"/>
                <v:shape id="直接箭头连接符 56" o:spid="_x0000_s1200" type="#_x0000_t32" style="position:absolute;left:25929;top:16617;width:3057;height:1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" strokecolor="#3c6bbf" strokeweight=".5pt">
                  <v:stroke endarrow="block" endarrowwidth="narrow" endarrowlength="short"/>
                </v:shape>
                <v:shape id="直接箭头连接符 57" o:spid="_x0000_s1201" type="#_x0000_t32" style="position:absolute;left:25880;top:17721;width:3106;height:1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" strokecolor="#3c6bbf" strokeweight=".5pt">
                  <v:stroke endarrow="block" endarrowwidth="narrow" endarrowlength="short"/>
                </v:shape>
                <v:shape id="直接箭头连接符 58" o:spid="_x0000_s1202" type="#_x0000_t32" style="position:absolute;left:25929;top:17736;width:3057;height:44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" strokecolor="#3c6bbf" strokeweight=".5pt">
                  <v:stroke endarrow="block" endarrowwidth="narrow" endarrowlength="short"/>
                </v:shape>
                <v:shape id="直接箭头连接符 59" o:spid="_x0000_s1203" type="#_x0000_t32" style="position:absolute;left:29743;top:15088;width:5060;height:12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" strokecolor="#3c6bbf" strokeweight=".5pt">
                  <v:stroke endarrow="block" endarrowwidth="narrow" endarrowlength="short"/>
                </v:shape>
                <v:shape id="直接箭头连接符 60" o:spid="_x0000_s1204" type="#_x0000_t32" style="position:absolute;left:29743;top:18430;width:2478;height:10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" strokecolor="#3c6bbf" strokeweight=".5pt">
                  <v:stroke endarrow="block" endarrowwidth="narrow" endarrowlength="short"/>
                </v:shape>
                <v:shape id="直接箭头连接符 61" o:spid="_x0000_s1205" type="#_x0000_t32" style="position:absolute;left:29743;top:19461;width:8117;height: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" strokecolor="#3c6bbf" strokeweight=".5pt">
                  <v:stroke endarrow="block" endarrowwidth="narrow" endarrowlength="short"/>
                </v:shape>
                <v:shape id="直接箭头连接符 62" o:spid="_x0000_s1206" type="#_x0000_t32" style="position:absolute;left:29613;top:18669;width:2738;height:34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" strokecolor="#3c6bbf" strokeweight=".5pt">
                  <v:stroke endarrow="block" endarrowwidth="narrow" endarrowlength="short"/>
                </v:shape>
                <v:shape id="直接箭头连接符 63" o:spid="_x0000_s1207" type="#_x0000_t32" style="position:absolute;left:29743;top:16379;width:2608;height:18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" strokecolor="#3c6bbf" strokeweight=".5pt">
                  <v:stroke endarrow="block" endarrowwidth="narrow" endarrowlength="short"/>
                </v:shape>
                <v:shape id="直接箭头连接符 64" o:spid="_x0000_s1208" type="#_x0000_t32" style="position:absolute;left:32978;top:18189;width:5012;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" strokecolor="#3c6bbf" strokeweight=".5pt">
                  <v:stroke endarrow="block" endarrowwidth="narrow" endarrowlength="short"/>
                </v:shape>
                <v:shape id="直接箭头连接符 65" o:spid="_x0000_s1209" type="#_x0000_t32" style="position:absolute;left:35560;top:15327;width:2744;height:4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" strokecolor="#3c6bbf" strokeweight=".5pt">
                  <v:stroke endarrow="block" endarrowwidth="narrow" endarrowlength="short"/>
                </v:shape>
                <v:shape id="文本框 66" o:spid="_x0000_s1210" type="#_x0000_t202" style="position:absolute;left:26409;top:14749;width:4669;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45E4A95D" w14:textId="77777777" w:rsidR="00350AE2" w:rsidRDefault="00350AE2">
                        <w:pPr>
                          <w:rPr>
                            <w:sz w:val="16"/>
                          </w:rPr>
                        </w:pPr>
                        <w:r>
                          <w:rPr>
                            <w:sz w:val="16"/>
                          </w:rPr>
                          <w:t>df_fun1</w:t>
                        </w:r>
                      </w:p>
                    </w:txbxContent>
                  </v:textbox>
                </v:shape>
                <v:shape id="文本框 67" o:spid="_x0000_s1211" type="#_x0000_t202" style="position:absolute;left:26836;top:17136;width:466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14:paraId="34C47027" w14:textId="77777777" w:rsidR="00350AE2" w:rsidRDefault="00350AE2">
                        <w:pPr>
                          <w:rPr>
                            <w:sz w:val="16"/>
                          </w:rPr>
                        </w:pPr>
                        <w:r>
                          <w:rPr>
                            <w:sz w:val="16"/>
                          </w:rPr>
                          <w:t>df_fun2</w:t>
                        </w:r>
                      </w:p>
                    </w:txbxContent>
                  </v:textbox>
                </v:shape>
                <v:shape id="文本框 68" o:spid="_x0000_s1212" type="#_x0000_t202" style="position:absolute;left:20278;top:16964;width:4669;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14:paraId="3BB13E17" w14:textId="77777777" w:rsidR="00350AE2" w:rsidRDefault="00350AE2">
                        <w:pPr>
                          <w:rPr>
                            <w:sz w:val="16"/>
                          </w:rPr>
                        </w:pPr>
                        <w:r>
                          <w:rPr>
                            <w:sz w:val="16"/>
                          </w:rPr>
                          <w:t>df_</w:t>
                        </w:r>
                        <w:r>
                          <w:rPr>
                            <w:sz w:val="16"/>
                          </w:rPr>
                          <w:t>start()</w:t>
                        </w:r>
                      </w:p>
                    </w:txbxContent>
                  </v:textbox>
                </v:shape>
                <v:oval id="椭圆 69" o:spid="_x0000_s1213" style="position:absolute;left:28856;top:23670;width:887;height: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" fillcolor="#a9d18e" stroked="f"/>
                <v:oval id="椭圆 70" o:spid="_x0000_s1214" style="position:absolute;left:28856;top:25117;width:887;height: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" fillcolor="#a9d18e" stroked="f"/>
                <v:shape id="直接箭头连接符 71" o:spid="_x0000_s1215" type="#_x0000_t32" style="position:absolute;left:25929;top:17736;width:3057;height:60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" strokecolor="#3c6bbf" strokeweight=".5pt">
                  <v:stroke endarrow="block" endarrowwidth="narrow" endarrowlength="short"/>
                </v:shape>
                <v:shape id="直接箭头连接符 72" o:spid="_x0000_s1216" type="#_x0000_t32" style="position:absolute;left:25929;top:17736;width:2927;height:77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" strokecolor="#3c6bbf" strokeweight=".5pt">
                  <v:stroke endarrow="block" endarrowwidth="narrow" endarrowlength="short"/>
                </v:shape>
                <v:oval id="椭圆 73" o:spid="_x0000_s1217" style="position:absolute;left:32221;top:22966;width:887;height: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" fillcolor="#a9d18e" stroked="f"/>
                <v:shape id="直接箭头连接符 74" o:spid="_x0000_s1218" type="#_x0000_t32" style="position:absolute;left:29743;top:22380;width:2690;height:5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" strokecolor="#3c6bbf" strokeweight=".5pt">
                  <v:stroke endarrow="block" endarrowwidth="narrow" endarrowlength="short"/>
                </v:shape>
                <v:shape id="直接箭头连接符 75" o:spid="_x0000_s1219" type="#_x0000_t32" style="position:absolute;left:29743;top:23310;width:2690;height:6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" strokecolor="#3c6bbf" strokeweight=".5pt">
                  <v:stroke endarrow="block" endarrowwidth="narrow" endarrowlength="short"/>
                </v:shape>
                <v:shape id="直接箭头连接符 76" o:spid="_x0000_s1220" type="#_x0000_t32" style="position:absolute;left:29613;top:23640;width:3052;height:2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" strokecolor="#3c6bbf" strokeweight=".5pt">
                  <v:stroke endarrow="block" endarrowwidth="narrow" endarrowlength="short"/>
                </v:shape>
                <v:shape id="直接箭头连接符 77" o:spid="_x0000_s1221" type="#_x0000_t32" style="position:absolute;left:32978;top:20522;width:5012;height:25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" strokecolor="#3c6bbf" strokeweight=".5pt">
                  <v:stroke endarrow="block" endarrowwidth="narrow" endarrowlength="short"/>
                </v:shape>
                <v:oval id="椭圆 79" o:spid="_x0000_s1222" style="position:absolute;left:33092;top:33748;width:887;height: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" fillcolor="#a9d18e" stroked="f"/>
                <v:shape id="直接箭头连接符 80" o:spid="_x0000_s1223" type="#_x0000_t32" style="position:absolute;left:33535;top:34425;width:34;height:13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" strokecolor="#3c6bbf">
                  <v:stroke endarrow="block" endarrowwidth="narrow" endarrowlength="short"/>
                </v:shape>
                <v:shape id="任意多边形: 形状 81" o:spid="_x0000_s1224" style="position:absolute;left:12629;top:16716;width:16523;height:17004;visibility:visible;mso-wrap-style:square;v-text-anchor:middle" coordsize="1652258,167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" path="m,1670364c271981,1283328,543963,896293,765018,688063,986073,479833,1178460,535663,1326333,420986,1474206,306309,1563232,153154,1652258,e" filled="f" strokecolor="#203864" strokeweight=".5pt">
                  <v:stroke dashstyle="dash" startarrow="classic" startarrowwidth="narrow" startarrowlength="short" endarrowwidth="narrow" endarrowlength="short"/>
                  <v:path arrowok="t" o:connecttype="custom" o:connectlocs="0,1730989;765048,713036;1326385,436266;1652323,0" o:connectangles="0,0,0,0"/>
                </v:shape>
                <v:shape id="任意多边形: 形状 82" o:spid="_x0000_s1225" style="position:absolute;left:19646;top:19646;width:9234;height:12086;visibility:visible;mso-wrap-style:square;v-text-anchor:middle" coordsize="923453,1208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" path="m923453,c773693,148250,623934,296501,488887,393826,353840,491151,194649,448147,113168,583949,31687,719751,15843,964194,,1208638e" filled="f" strokecolor="#203864" strokeweight=".5pt">
                  <v:stroke dashstyle="dash" endarrow="classic" endarrowwidth="narrow" endarrowlength="short"/>
                  <v:path arrowok="t" o:connecttype="custom" o:connectlocs="923413,0;488866,393814;113163,583931;0,1208601" o:connectangles="0,0,0,0"/>
                </v:shape>
                <v:shape id="任意多边形: 形状 83" o:spid="_x0000_s1226" style="position:absolute;left:20234;top:22452;width:8646;height:11543;visibility:visible;mso-wrap-style:square;v-text-anchor:middle" coordsize="864606,115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" path="m864606,c706170,103737,547735,207475,448147,362138,348559,516801,341768,795950,267077,927980,192386,1060010,96193,1107163,,1154316e" filled="f" strokecolor="#203864" strokeweight=".5pt">
                  <v:stroke dashstyle="dash" endarrow="classic" endarrowwidth="narrow" endarrowlength="short"/>
                  <v:path arrowok="t" o:connecttype="custom" o:connectlocs="864612,0;448150,362133;267079,927968;0,1154301" o:connectangles="0,0,0,0"/>
                </v:shape>
                <v:shape id="任意多边形: 形状 84" o:spid="_x0000_s1227" style="position:absolute;left:26119;top:24082;width:2806;height:9642;visibility:visible;mso-wrap-style:square;v-text-anchor:middle" coordsize="280657,96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" path="m280657,c204457,48662,128257,97325,81481,258024,34705,418723,17352,691458,,964194e" filled="f" strokecolor="#203864" strokeweight=".5pt">
                  <v:stroke dashstyle="dash" endarrow="classic" endarrowwidth="narrow" endarrowlength="short"/>
                  <v:path arrowok="t" o:connecttype="custom" o:connectlocs="280604,0;81466,258026;0,964201" o:connectangles="0,0,0"/>
                </v:shape>
                <v:shape id="任意多边形: 形状 85" o:spid="_x0000_s1228" style="position:absolute;left:29333;top:25757;width:4210;height:7921;visibility:visible;mso-wrap-style:square;v-text-anchor:middle" coordsize="420986,792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" path="m,c15466,137688,30932,275377,86007,362139v55075,86762,188614,86762,244444,158435c386281,592247,403633,692212,420986,792178e" filled="f" strokecolor="#203864" strokeweight=".5pt">
                  <v:stroke dashstyle="dash" endarrow="classic" endarrowwidth="narrow" endarrowlength="short"/>
                  <v:path arrowok="t" o:connecttype="custom" o:connectlocs="0,0;86011,362104;330467,520523;421006,792101" o:connectangles="0,0,0,0"/>
                </v:shape>
                <v:shape id="文本框 86" o:spid="_x0000_s1229" type="#_x0000_t202" style="position:absolute;left:36256;top:26433;width:3359;height:2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" fillcolor="#e2f0d9" stroked="f">
                  <v:textbox inset="0,0,0,0">
                    <w:txbxContent>
                      <w:p w14:paraId="5499AC75" w14:textId="77777777" w:rsidR="00350AE2" w:rsidRDefault="00350AE2">
                        <w:pPr>
                          <w:rPr>
                            <w:sz w:val="20"/>
                          </w:rPr>
                        </w:pPr>
                        <w:r>
                          <w:rPr>
                            <w:rFonts w:hint="eastAsia"/>
                            <w:sz w:val="20"/>
                          </w:rPr>
                          <w:t>激活</w:t>
                        </w:r>
                      </w:p>
                    </w:txbxContent>
                  </v:textbox>
                </v:shape>
                <v:shape id="箭头: 下 87" o:spid="_x0000_s1230" type="#_x0000_t67" style="position:absolute;left:39993;top:26430;width:1273;height:2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" adj="15485" strokecolor="#203864"/>
                <v:shape id="箭头: 下 88" o:spid="_x0000_s1231" type="#_x0000_t67" style="position:absolute;left:21667;top:11533;width:1273;height:2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" adj="15485" strokecolor="#203864"/>
                <v:shape id="任意多边形: 形状 89" o:spid="_x0000_s1232" style="position:absolute;left:24760;top:2553;width:8094;height:11816;visibility:visible;mso-wrap-style:square;v-text-anchor:middle" coordsize="809414,118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" path="m,c314696,97476,629392,194953,748145,391885v118753,196932,41563,493320,-35626,789709e" filled="f" strokecolor="#203864" strokeweight=".5pt">
                  <v:stroke endarrow="classic"/>
                  <v:path arrowok="t" o:connecttype="custom" o:connectlocs="0,0;748142,391887;712516,1181601" o:connectangles="0,0,0"/>
                </v:shape>
                <v:shape id="文本框 90" o:spid="_x0000_s1233" type="#_x0000_t202" style="position:absolute;left:37703;top:35844;width:3359;height:2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" fillcolor="#e2f0d9" stroked="f">
                  <v:textbox inset="0,0,0,0">
                    <w:txbxContent>
                      <w:p w14:paraId="2EF44961" w14:textId="77777777" w:rsidR="00350AE2" w:rsidRDefault="00350AE2">
                        <w:pPr>
                          <w:rPr>
                            <w:sz w:val="20"/>
                          </w:rPr>
                        </w:pPr>
                        <w:r>
                          <w:rPr>
                            <w:sz w:val="20"/>
                          </w:rPr>
                          <w:t>调度</w:t>
                        </w:r>
                      </w:p>
                    </w:txbxContent>
                  </v:textbox>
                </v:shape>
                <v:shape id="箭头: 下 91" o:spid="_x0000_s1234" type="#_x0000_t67" style="position:absolute;left:35802;top:35841;width:1273;height:2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" adj="15485" strokecolor="#203864"/>
                <v:shape id="任意多边形: 形状 94" o:spid="_x0000_s1235" style="position:absolute;left:41266;top:20306;width:6583;height:19781;visibility:visible;mso-wrap-style:square;v-text-anchor:middle" coordsize="658286,207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" path="m112815,2072244c287481,1951511,462148,1830779,546265,1543792,630382,1256805,708561,607621,617517,350322,526473,93023,104899,60366,,e" filled="f" strokecolor="#203864" strokeweight="2pt">
                  <v:stroke endarrow="classic"/>
                  <v:path arrowok="t" o:connecttype="custom" o:connectlocs="112819,1888310;546284,1406764;617539,319227;0,0" o:connectangles="0,0,0,0"/>
                </v:shape>
                <v:shape id="文本框 95" o:spid="_x0000_s1236" type="#_x0000_t202" style="position:absolute;left:37703;top:22366;width:928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14:paraId="328CA2C4" w14:textId="77777777" w:rsidR="00350AE2" w:rsidRDefault="00350AE2">
                        <w:pPr>
                          <w:rPr>
                            <w:sz w:val="20"/>
                          </w:rPr>
                        </w:pPr>
                        <w:r>
                          <w:rPr>
                            <w:rFonts w:hint="eastAsia"/>
                            <w:sz w:val="20"/>
                          </w:rPr>
                          <w:t>修改数据条件并</w:t>
                        </w:r>
                      </w:p>
                      <w:p w14:paraId="584D1909" w14:textId="77777777" w:rsidR="00350AE2" w:rsidRDefault="00350AE2">
                        <w:pPr>
                          <w:rPr>
                            <w:sz w:val="20"/>
                          </w:rPr>
                        </w:pPr>
                        <w:r>
                          <w:rPr>
                            <w:rFonts w:hint="eastAsia"/>
                            <w:sz w:val="20"/>
                          </w:rPr>
                          <w:t>判定数据条件</w:t>
                        </w:r>
                      </w:p>
                    </w:txbxContent>
                  </v:textbox>
                </v:shape>
                <v:shape id="文本框 96" o:spid="_x0000_s1237" type="#_x0000_t202" style="position:absolute;left:38747;top:40087;width:11581;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14:paraId="739DB6C3" w14:textId="77777777" w:rsidR="00350AE2" w:rsidRDefault="00350AE2">
                        <w:pPr>
                          <w:rPr>
                            <w:sz w:val="20"/>
                          </w:rPr>
                        </w:pPr>
                        <w:r>
                          <w:rPr>
                            <w:rFonts w:hint="eastAsia"/>
                            <w:sz w:val="20"/>
                          </w:rPr>
                          <w:t>D</w:t>
                        </w:r>
                        <w:r>
                          <w:rPr>
                            <w:sz w:val="20"/>
                          </w:rPr>
                          <w:t>F</w:t>
                        </w:r>
                        <w:r>
                          <w:rPr>
                            <w:sz w:val="20"/>
                          </w:rPr>
                          <w:t>函数</w:t>
                        </w:r>
                        <w:r>
                          <w:rPr>
                            <w:rFonts w:hint="eastAsia"/>
                            <w:sz w:val="20"/>
                          </w:rPr>
                          <w:t>执行结束前执行</w:t>
                        </w:r>
                        <w:r>
                          <w:rPr>
                            <w:rFonts w:hint="eastAsia"/>
                            <w:sz w:val="20"/>
                          </w:rPr>
                          <w:t>D</w:t>
                        </w:r>
                        <w:r>
                          <w:rPr>
                            <w:sz w:val="20"/>
                          </w:rPr>
                          <w:t>F_DC_update()</w:t>
                        </w:r>
                      </w:p>
                    </w:txbxContent>
                  </v:textbox>
                </v:shape>
                <w10:anchorlock/>
              </v:group>
            </w:pict>
          </mc:Fallback>
        </mc:AlternateContent>
      </w:r>
    </w:p>
    <w:p w14:paraId="3B09FB6A" w14:textId="77777777" w:rsidR="00DD6931" w:rsidRDefault="00350AE2">
      <w:pPr>
        <w:spacing w:line="0" w:lineRule="atLeast"/>
        <w:ind w:firstLine="420"/>
        <w:jc w:val="center"/>
        <w:rPr>
          <w:rFonts w:ascii="等线 Light" w:eastAsia="黑体" w:hAnsi="等线 Light"/>
          <w:sz w:val="20"/>
        </w:rPr>
      </w:pPr>
      <w:bookmarkStart w:id="38" w:name="_Ref41236756"/>
      <w:r>
        <w:rPr>
          <w:rFonts w:ascii="等线 Light" w:eastAsia="黑体" w:hAnsi="等线 Light" w:hint="eastAsia"/>
          <w:sz w:val="20"/>
        </w:rPr>
        <w:t>图</w:t>
      </w:r>
      <w:r>
        <w:rPr>
          <w:rFonts w:ascii="等线 Light" w:eastAsia="黑体" w:hAnsi="等线 Light" w:hint="eastAsia"/>
          <w:sz w:val="20"/>
        </w:rPr>
        <w:t xml:space="preserve"> </w:t>
      </w:r>
      <w:r>
        <w:rPr>
          <w:rFonts w:ascii="等线 Light" w:eastAsia="黑体" w:hAnsi="等线 Light"/>
          <w:sz w:val="20"/>
        </w:rPr>
        <w:fldChar w:fldCharType="begin"/>
      </w:r>
      <w:r>
        <w:rPr>
          <w:rFonts w:ascii="等线 Light" w:eastAsia="黑体" w:hAnsi="等线 Light"/>
          <w:sz w:val="20"/>
        </w:rPr>
        <w:instrText xml:space="preserve"> </w:instrText>
      </w:r>
      <w:r>
        <w:rPr>
          <w:rFonts w:ascii="等线 Light" w:eastAsia="黑体" w:hAnsi="等线 Light" w:hint="eastAsia"/>
          <w:sz w:val="20"/>
        </w:rPr>
        <w:instrText xml:space="preserve">SEQ </w:instrText>
      </w:r>
      <w:r>
        <w:rPr>
          <w:rFonts w:ascii="等线 Light" w:eastAsia="黑体" w:hAnsi="等线 Light" w:hint="eastAsia"/>
          <w:sz w:val="20"/>
        </w:rPr>
        <w:instrText>图</w:instrText>
      </w:r>
      <w:r>
        <w:rPr>
          <w:rFonts w:ascii="等线 Light" w:eastAsia="黑体" w:hAnsi="等线 Light" w:hint="eastAsia"/>
          <w:sz w:val="20"/>
        </w:rPr>
        <w:instrText xml:space="preserve"> \* ARABIC</w:instrText>
      </w:r>
      <w:r>
        <w:rPr>
          <w:rFonts w:ascii="等线 Light" w:eastAsia="黑体" w:hAnsi="等线 Light"/>
          <w:sz w:val="20"/>
        </w:rPr>
        <w:instrText xml:space="preserve"> </w:instrText>
      </w:r>
      <w:r>
        <w:rPr>
          <w:rFonts w:ascii="等线 Light" w:eastAsia="黑体" w:hAnsi="等线 Light"/>
          <w:sz w:val="20"/>
        </w:rPr>
        <w:fldChar w:fldCharType="separate"/>
      </w:r>
      <w:r>
        <w:rPr>
          <w:rFonts w:ascii="等线 Light" w:eastAsia="黑体" w:hAnsi="等线 Light"/>
          <w:sz w:val="20"/>
        </w:rPr>
        <w:t>6</w:t>
      </w:r>
      <w:r>
        <w:rPr>
          <w:rFonts w:ascii="等线 Light" w:eastAsia="黑体" w:hAnsi="等线 Light"/>
          <w:sz w:val="20"/>
        </w:rPr>
        <w:fldChar w:fldCharType="end"/>
      </w:r>
      <w:bookmarkEnd w:id="38"/>
      <w:r>
        <w:rPr>
          <w:rFonts w:ascii="等线 Light" w:eastAsia="黑体" w:hAnsi="等线 Light"/>
          <w:sz w:val="20"/>
        </w:rPr>
        <w:t xml:space="preserve"> DFC</w:t>
      </w:r>
      <w:r>
        <w:rPr>
          <w:rFonts w:ascii="等线 Light" w:eastAsia="黑体" w:hAnsi="等线 Light" w:hint="eastAsia"/>
          <w:sz w:val="20"/>
        </w:rPr>
        <w:t>工作原理及运行示意图</w:t>
      </w:r>
    </w:p>
    <w:p w14:paraId="08FEE79B" w14:textId="77777777" w:rsidR="00DD6931" w:rsidRDefault="00350AE2">
      <w:pPr>
        <w:pStyle w:val="a0"/>
        <w:rPr>
          <w:rFonts w:ascii="仿宋" w:eastAsia="仿宋" w:hAnsi="仿宋" w:cs="仿宋"/>
        </w:rPr>
      </w:pPr>
      <w:r>
        <w:rPr>
          <w:rFonts w:ascii="仿宋" w:eastAsia="仿宋" w:hAnsi="仿宋" w:cs="仿宋" w:hint="eastAsia"/>
        </w:rPr>
        <w:t>其中数据流任务线程将基于现有Linux线程扩展而来，我们将修改Linux内核完成以下扩展：1）将进程/线程PCB内容增加数据流中间数据的管理，我们称这些数据为主动数据；增加数据流任务激活运行所需的信息以支持特定的同步；2）在调度机制上增加一个新型调度类DF调度类，与现有的CFS、RT、START、IDEL调度类平行，内部将记录多个DAG以及和线程间的映射关系，支撑后面的数据流调度算法。</w:t>
      </w:r>
      <w:del w:id="39" w:author="luo" w:date="2023-10-27T14:51:00Z">
        <w:r w:rsidDel="00350AE2">
          <w:rPr>
            <w:rFonts w:ascii="仿宋" w:eastAsia="仿宋" w:hAnsi="仿宋" w:cs="仿宋" w:hint="eastAsia"/>
          </w:rPr>
          <w:delText>具体形式上将参考</w:delText>
        </w:r>
        <w:r w:rsidRPr="00350AE2" w:rsidDel="00350AE2">
          <w:rPr>
            <w:rFonts w:ascii="仿宋" w:eastAsia="仿宋" w:hAnsi="仿宋" w:cs="仿宋" w:hint="eastAsia"/>
            <w:rPrChange w:id="40" w:author="luo" w:date="2023-10-27T14:51:00Z">
              <w:rPr>
                <w:rFonts w:ascii="仿宋" w:eastAsia="仿宋" w:hAnsi="仿宋" w:cs="仿宋" w:hint="eastAsia"/>
                <w:vertAlign w:val="superscript"/>
              </w:rPr>
            </w:rPrChange>
          </w:rPr>
          <w:fldChar w:fldCharType="begin"/>
        </w:r>
        <w:r w:rsidRPr="00350AE2" w:rsidDel="00350AE2">
          <w:rPr>
            <w:rFonts w:ascii="仿宋" w:eastAsia="仿宋" w:hAnsi="仿宋" w:cs="仿宋"/>
            <w:rPrChange w:id="41" w:author="luo" w:date="2023-10-27T14:51:00Z">
              <w:rPr>
                <w:rFonts w:ascii="仿宋" w:eastAsia="仿宋" w:hAnsi="仿宋" w:cs="仿宋"/>
                <w:vertAlign w:val="superscript"/>
              </w:rPr>
            </w:rPrChange>
          </w:rPr>
          <w:delInstrText xml:space="preserve"> REF _Ref46825523 \n \h  \* MERGEFORMAT </w:delInstrText>
        </w:r>
        <w:r w:rsidRPr="00117FCB" w:rsidDel="00350AE2">
          <w:rPr>
            <w:rFonts w:ascii="仿宋" w:eastAsia="仿宋" w:hAnsi="仿宋" w:cs="仿宋" w:hint="eastAsia"/>
          </w:rPr>
        </w:r>
        <w:r w:rsidRPr="00350AE2" w:rsidDel="00350AE2">
          <w:rPr>
            <w:rFonts w:ascii="仿宋" w:eastAsia="仿宋" w:hAnsi="仿宋" w:cs="仿宋" w:hint="eastAsia"/>
            <w:rPrChange w:id="42" w:author="luo" w:date="2023-10-27T14:51:00Z">
              <w:rPr>
                <w:rFonts w:ascii="仿宋" w:eastAsia="仿宋" w:hAnsi="仿宋" w:cs="仿宋" w:hint="eastAsia"/>
                <w:vertAlign w:val="superscript"/>
              </w:rPr>
            </w:rPrChange>
          </w:rPr>
          <w:fldChar w:fldCharType="separate"/>
        </w:r>
        <w:r w:rsidRPr="00350AE2" w:rsidDel="00350AE2">
          <w:rPr>
            <w:rFonts w:ascii="仿宋" w:eastAsia="仿宋" w:hAnsi="仿宋" w:cs="仿宋"/>
            <w:rPrChange w:id="43" w:author="luo" w:date="2023-10-27T14:51:00Z">
              <w:rPr>
                <w:rFonts w:ascii="仿宋" w:eastAsia="仿宋" w:hAnsi="仿宋" w:cs="仿宋"/>
                <w:vertAlign w:val="superscript"/>
              </w:rPr>
            </w:rPrChange>
          </w:rPr>
          <w:delText>[6]</w:delText>
        </w:r>
        <w:r w:rsidRPr="00350AE2" w:rsidDel="00350AE2">
          <w:rPr>
            <w:rFonts w:ascii="仿宋" w:eastAsia="仿宋" w:hAnsi="仿宋" w:cs="仿宋" w:hint="eastAsia"/>
            <w:rPrChange w:id="44" w:author="luo" w:date="2023-10-27T14:51:00Z">
              <w:rPr>
                <w:rFonts w:ascii="仿宋" w:eastAsia="仿宋" w:hAnsi="仿宋" w:cs="仿宋" w:hint="eastAsia"/>
                <w:vertAlign w:val="superscript"/>
              </w:rPr>
            </w:rPrChange>
          </w:rPr>
          <w:fldChar w:fldCharType="end"/>
        </w:r>
        <w:r w:rsidRPr="00350AE2" w:rsidDel="00350AE2">
          <w:rPr>
            <w:rFonts w:ascii="仿宋" w:eastAsia="仿宋" w:hAnsi="仿宋" w:cs="仿宋"/>
            <w:rPrChange w:id="45" w:author="luo" w:date="2023-10-27T14:51:00Z">
              <w:rPr>
                <w:rFonts w:ascii="仿宋" w:eastAsia="仿宋" w:hAnsi="仿宋" w:cs="仿宋"/>
                <w:vertAlign w:val="superscript"/>
              </w:rPr>
            </w:rPrChange>
          </w:rPr>
          <w:delText xml:space="preserve"> </w:delText>
        </w:r>
        <w:r w:rsidRPr="00350AE2" w:rsidDel="00350AE2">
          <w:rPr>
            <w:rFonts w:ascii="仿宋" w:eastAsia="仿宋" w:hAnsi="仿宋" w:cs="仿宋" w:hint="eastAsia"/>
            <w:rPrChange w:id="46" w:author="luo" w:date="2023-10-27T14:51:00Z">
              <w:rPr>
                <w:rFonts w:ascii="仿宋" w:eastAsia="仿宋" w:hAnsi="仿宋" w:cs="仿宋" w:hint="eastAsia"/>
                <w:vertAlign w:val="superscript"/>
              </w:rPr>
            </w:rPrChange>
          </w:rPr>
          <w:fldChar w:fldCharType="begin"/>
        </w:r>
        <w:r w:rsidRPr="00350AE2" w:rsidDel="00350AE2">
          <w:rPr>
            <w:rFonts w:ascii="仿宋" w:eastAsia="仿宋" w:hAnsi="仿宋" w:cs="仿宋"/>
            <w:rPrChange w:id="47" w:author="luo" w:date="2023-10-27T14:51:00Z">
              <w:rPr>
                <w:rFonts w:ascii="仿宋" w:eastAsia="仿宋" w:hAnsi="仿宋" w:cs="仿宋"/>
                <w:vertAlign w:val="superscript"/>
              </w:rPr>
            </w:rPrChange>
          </w:rPr>
          <w:delInstrText xml:space="preserve"> REF _Ref46825372 \n \h  \* MERGEFORMAT </w:delInstrText>
        </w:r>
        <w:r w:rsidRPr="00117FCB" w:rsidDel="00350AE2">
          <w:rPr>
            <w:rFonts w:ascii="仿宋" w:eastAsia="仿宋" w:hAnsi="仿宋" w:cs="仿宋" w:hint="eastAsia"/>
          </w:rPr>
        </w:r>
        <w:r w:rsidRPr="00350AE2" w:rsidDel="00350AE2">
          <w:rPr>
            <w:rFonts w:ascii="仿宋" w:eastAsia="仿宋" w:hAnsi="仿宋" w:cs="仿宋" w:hint="eastAsia"/>
            <w:rPrChange w:id="48" w:author="luo" w:date="2023-10-27T14:51:00Z">
              <w:rPr>
                <w:rFonts w:ascii="仿宋" w:eastAsia="仿宋" w:hAnsi="仿宋" w:cs="仿宋" w:hint="eastAsia"/>
                <w:vertAlign w:val="superscript"/>
              </w:rPr>
            </w:rPrChange>
          </w:rPr>
          <w:fldChar w:fldCharType="separate"/>
        </w:r>
        <w:r w:rsidRPr="00350AE2" w:rsidDel="00350AE2">
          <w:rPr>
            <w:rFonts w:ascii="仿宋" w:eastAsia="仿宋" w:hAnsi="仿宋" w:cs="仿宋"/>
            <w:rPrChange w:id="49" w:author="luo" w:date="2023-10-27T14:51:00Z">
              <w:rPr>
                <w:rFonts w:ascii="仿宋" w:eastAsia="仿宋" w:hAnsi="仿宋" w:cs="仿宋"/>
                <w:vertAlign w:val="superscript"/>
              </w:rPr>
            </w:rPrChange>
          </w:rPr>
          <w:delText>[3]</w:delText>
        </w:r>
        <w:r w:rsidRPr="00350AE2" w:rsidDel="00350AE2">
          <w:rPr>
            <w:rFonts w:ascii="仿宋" w:eastAsia="仿宋" w:hAnsi="仿宋" w:cs="仿宋" w:hint="eastAsia"/>
            <w:rPrChange w:id="50" w:author="luo" w:date="2023-10-27T14:51:00Z">
              <w:rPr>
                <w:rFonts w:ascii="仿宋" w:eastAsia="仿宋" w:hAnsi="仿宋" w:cs="仿宋" w:hint="eastAsia"/>
                <w:vertAlign w:val="superscript"/>
              </w:rPr>
            </w:rPrChange>
          </w:rPr>
          <w:fldChar w:fldCharType="end"/>
        </w:r>
        <w:r w:rsidDel="00350AE2">
          <w:rPr>
            <w:rFonts w:ascii="仿宋" w:eastAsia="仿宋" w:hAnsi="仿宋" w:cs="仿宋" w:hint="eastAsia"/>
          </w:rPr>
          <w:delText>在嵌入式操作系统RTOS上的实现。在数据流图管理上参考</w:delText>
        </w:r>
        <w:r w:rsidRPr="00350AE2" w:rsidDel="00350AE2">
          <w:rPr>
            <w:rFonts w:ascii="仿宋" w:eastAsia="仿宋" w:hAnsi="仿宋" w:cs="仿宋" w:hint="eastAsia"/>
            <w:rPrChange w:id="51" w:author="luo" w:date="2023-10-27T14:51:00Z">
              <w:rPr>
                <w:rFonts w:ascii="仿宋" w:eastAsia="仿宋" w:hAnsi="仿宋" w:cs="仿宋" w:hint="eastAsia"/>
                <w:vertAlign w:val="superscript"/>
              </w:rPr>
            </w:rPrChange>
          </w:rPr>
          <w:fldChar w:fldCharType="begin"/>
        </w:r>
        <w:r w:rsidRPr="00350AE2" w:rsidDel="00350AE2">
          <w:rPr>
            <w:rFonts w:ascii="仿宋" w:eastAsia="仿宋" w:hAnsi="仿宋" w:cs="仿宋"/>
            <w:rPrChange w:id="52" w:author="luo" w:date="2023-10-27T14:51:00Z">
              <w:rPr>
                <w:rFonts w:ascii="仿宋" w:eastAsia="仿宋" w:hAnsi="仿宋" w:cs="仿宋"/>
                <w:vertAlign w:val="superscript"/>
              </w:rPr>
            </w:rPrChange>
          </w:rPr>
          <w:delInstrText xml:space="preserve"> REF _Ref46825674 \n \h  \* MERGEFORMAT </w:delInstrText>
        </w:r>
        <w:r w:rsidRPr="00117FCB" w:rsidDel="00350AE2">
          <w:rPr>
            <w:rFonts w:ascii="仿宋" w:eastAsia="仿宋" w:hAnsi="仿宋" w:cs="仿宋" w:hint="eastAsia"/>
          </w:rPr>
        </w:r>
        <w:r w:rsidRPr="00350AE2" w:rsidDel="00350AE2">
          <w:rPr>
            <w:rFonts w:ascii="仿宋" w:eastAsia="仿宋" w:hAnsi="仿宋" w:cs="仿宋" w:hint="eastAsia"/>
            <w:rPrChange w:id="53" w:author="luo" w:date="2023-10-27T14:51:00Z">
              <w:rPr>
                <w:rFonts w:ascii="仿宋" w:eastAsia="仿宋" w:hAnsi="仿宋" w:cs="仿宋" w:hint="eastAsia"/>
                <w:vertAlign w:val="superscript"/>
              </w:rPr>
            </w:rPrChange>
          </w:rPr>
          <w:fldChar w:fldCharType="separate"/>
        </w:r>
        <w:r w:rsidRPr="00350AE2" w:rsidDel="00350AE2">
          <w:rPr>
            <w:rFonts w:ascii="仿宋" w:eastAsia="仿宋" w:hAnsi="仿宋" w:cs="仿宋"/>
            <w:rPrChange w:id="54" w:author="luo" w:date="2023-10-27T14:51:00Z">
              <w:rPr>
                <w:rFonts w:ascii="仿宋" w:eastAsia="仿宋" w:hAnsi="仿宋" w:cs="仿宋"/>
                <w:vertAlign w:val="superscript"/>
              </w:rPr>
            </w:rPrChange>
          </w:rPr>
          <w:delText>[7]</w:delText>
        </w:r>
        <w:r w:rsidRPr="00350AE2" w:rsidDel="00350AE2">
          <w:rPr>
            <w:rFonts w:ascii="仿宋" w:eastAsia="仿宋" w:hAnsi="仿宋" w:cs="仿宋" w:hint="eastAsia"/>
            <w:rPrChange w:id="55" w:author="luo" w:date="2023-10-27T14:51:00Z">
              <w:rPr>
                <w:rFonts w:ascii="仿宋" w:eastAsia="仿宋" w:hAnsi="仿宋" w:cs="仿宋" w:hint="eastAsia"/>
                <w:vertAlign w:val="superscript"/>
              </w:rPr>
            </w:rPrChange>
          </w:rPr>
          <w:fldChar w:fldCharType="end"/>
        </w:r>
        <w:r w:rsidDel="00350AE2">
          <w:rPr>
            <w:rFonts w:ascii="仿宋" w:eastAsia="仿宋" w:hAnsi="仿宋" w:cs="仿宋" w:hint="eastAsia"/>
          </w:rPr>
          <w:delText>，甚至考虑其中的有环的数据流图计算和处理问题。</w:delText>
        </w:r>
      </w:del>
    </w:p>
    <w:p w14:paraId="3607CD79" w14:textId="77777777" w:rsidR="00DD6931" w:rsidRDefault="00DD6931">
      <w:pPr>
        <w:pStyle w:val="a0"/>
      </w:pPr>
    </w:p>
    <w:p w14:paraId="64625C38" w14:textId="77777777" w:rsidR="00DD6931" w:rsidRDefault="00350AE2">
      <w:pPr>
        <w:pStyle w:val="2"/>
      </w:pPr>
      <w:r>
        <w:rPr>
          <w:rFonts w:hint="eastAsia"/>
        </w:rPr>
        <w:t xml:space="preserve">5.3 </w:t>
      </w:r>
      <w:r>
        <w:rPr>
          <w:rFonts w:hint="eastAsia"/>
        </w:rPr>
        <w:t>可行性分析</w:t>
      </w:r>
    </w:p>
    <w:p w14:paraId="2C78B234" w14:textId="77777777" w:rsidR="00DD6931" w:rsidRDefault="00350AE2">
      <w:pPr>
        <w:pStyle w:val="30"/>
      </w:pPr>
      <w:r>
        <w:rPr>
          <w:rFonts w:hint="eastAsia"/>
        </w:rPr>
        <w:t xml:space="preserve">5.3.1 </w:t>
      </w:r>
      <w:r>
        <w:rPr>
          <w:rFonts w:hint="eastAsia"/>
        </w:rPr>
        <w:t>处理器设计的可行性</w:t>
      </w:r>
    </w:p>
    <w:p w14:paraId="2D5930E9" w14:textId="77777777" w:rsidR="00DD6931" w:rsidRDefault="00350AE2">
      <w:pPr>
        <w:pStyle w:val="a0"/>
        <w:rPr>
          <w:rFonts w:ascii="仿宋" w:eastAsia="仿宋" w:hAnsi="仿宋" w:cs="仿宋"/>
        </w:rPr>
      </w:pPr>
      <w:r>
        <w:rPr>
          <w:rFonts w:ascii="仿宋" w:eastAsia="仿宋" w:hAnsi="仿宋" w:cs="仿宋" w:hint="eastAsia"/>
        </w:rPr>
        <w:t>开发一个集成了HDMI、I2C和SPI接口的RISC-V处理器在当前技术环境下是完全可行的，因为RISC-V作为一种开源指令集架构，已经拥有了广泛的社区支持和丰富的开发资源。RISC-V的灵活性和可扩展性使得它能够适应各种不同的应用</w:t>
      </w:r>
      <w:r>
        <w:rPr>
          <w:rFonts w:ascii="仿宋" w:eastAsia="仿宋" w:hAnsi="仿宋" w:cs="仿宋" w:hint="eastAsia"/>
        </w:rPr>
        <w:lastRenderedPageBreak/>
        <w:t>需求，而HDMI、I2C和SPI这些常见的接口标准则提供了与外部设备通信的能力，从而扩展了处理器的应用范围。通过使用成熟的设计工具和IP核（Intellectual Property Core），开发者能够快速实现这些接口的集成，并进行定制化的优化，以满足特定应用的性能和功耗要求。此外，开源社区和商业供应商提供的广泛的文档和技术支持进一步降低了开发难度，加速了产品的上市时间。因此，利用现有的技术资源和社区支持，开发一个集成了HDMI、I2C和SPI接口的RISC-V处理器不仅是可行的，而且可以高效地实现。</w:t>
      </w:r>
    </w:p>
    <w:p w14:paraId="51B62114" w14:textId="77777777" w:rsidR="00DD6931" w:rsidRDefault="00350AE2">
      <w:pPr>
        <w:pStyle w:val="a0"/>
        <w:rPr>
          <w:rFonts w:ascii="仿宋" w:eastAsia="仿宋" w:hAnsi="仿宋" w:cs="仿宋"/>
        </w:rPr>
      </w:pPr>
      <w:r>
        <w:rPr>
          <w:rFonts w:ascii="仿宋" w:eastAsia="仿宋" w:hAnsi="仿宋" w:cs="仿宋" w:hint="eastAsia"/>
        </w:rPr>
        <w:t>团队成员已经在常见的RISC-V处理器上进行了开发和设计，并对数据流计算的某些特性进行了加速设计，成果已经发表在学术期刊上。为项目的正常推进提供了有力的保证</w:t>
      </w:r>
    </w:p>
    <w:p w14:paraId="531FCC37" w14:textId="77777777" w:rsidR="00DD6931" w:rsidRDefault="00350AE2">
      <w:pPr>
        <w:pStyle w:val="30"/>
      </w:pPr>
      <w:r>
        <w:rPr>
          <w:rFonts w:hint="eastAsia"/>
        </w:rPr>
        <w:t xml:space="preserve">5.3.2 </w:t>
      </w:r>
      <w:r>
        <w:rPr>
          <w:rFonts w:hint="eastAsia"/>
        </w:rPr>
        <w:t>操作系统移植的可行性</w:t>
      </w:r>
    </w:p>
    <w:p w14:paraId="05EA2C8E" w14:textId="77777777" w:rsidR="00DD6931" w:rsidRDefault="00350AE2">
      <w:pPr>
        <w:pStyle w:val="a0"/>
        <w:rPr>
          <w:rFonts w:ascii="仿宋" w:eastAsia="仿宋" w:hAnsi="仿宋" w:cs="仿宋"/>
        </w:rPr>
      </w:pPr>
      <w:r>
        <w:rPr>
          <w:rFonts w:ascii="仿宋" w:eastAsia="仿宋" w:hAnsi="仿宋" w:cs="仿宋" w:hint="eastAsia"/>
        </w:rPr>
        <w:t>为RISC-V处理器移植和适配Linux操作系统是完全可行的，这一点已经通过多个成功的实践案例得到了证明。RISC-V架构因其开放性和灵活性，已经吸引了广泛的社区和产业界的关注，形成了一个强大的生态系统。其中，Linux内核已经添加了对RISC-V架构的官方支持，这意味着开发者可以直接在RISC-V处理器上运行Linux操作系统。一些知名的例子包括SiFive公司推出的HiFive Unmatched开发板，它搭载了基于RISC-V架构的处理器，并能够运行完整的Linux操作系统。此外，还有许多开源项目和社区贡献者致力于优化Linux在RISC-V处理器上的性能和稳定性，进一步推动了这一领域的发展。这些案例和资源的丰富性表明，为RISC-V处理器移植和适配Linux操作系统不仅是可行的，而且已经成为了一种成熟和广泛采用的解决方案。</w:t>
      </w:r>
    </w:p>
    <w:p w14:paraId="03BBFD82" w14:textId="77777777" w:rsidR="00DD6931" w:rsidRDefault="00350AE2">
      <w:pPr>
        <w:pStyle w:val="a0"/>
        <w:rPr>
          <w:rFonts w:ascii="仿宋" w:eastAsia="仿宋" w:hAnsi="仿宋" w:cs="仿宋"/>
        </w:rPr>
      </w:pPr>
      <w:r>
        <w:rPr>
          <w:rFonts w:ascii="仿宋" w:eastAsia="仿宋" w:hAnsi="仿宋" w:cs="仿宋" w:hint="eastAsia"/>
        </w:rPr>
        <w:t>项目组成员在操作系统领域有大量的积累，不仅出版了系列操作系统相关的教材，对Linux内核有详尽的分析。而且在开源鸿蒙OpenHarmony等方向也有丰富经验，是深圳大学鸿蒙俱乐部的组织者和管理者。为项目研发工作中的操作系统移植工作提供了有力的保障。</w:t>
      </w:r>
    </w:p>
    <w:p w14:paraId="5DF9275C" w14:textId="77777777" w:rsidR="00DD6931" w:rsidRDefault="00350AE2">
      <w:pPr>
        <w:pStyle w:val="30"/>
      </w:pPr>
      <w:r>
        <w:rPr>
          <w:rFonts w:hint="eastAsia"/>
        </w:rPr>
        <w:t xml:space="preserve">5.3.3 </w:t>
      </w:r>
      <w:r>
        <w:rPr>
          <w:rFonts w:hint="eastAsia"/>
        </w:rPr>
        <w:t>数据流系统软件的可行性</w:t>
      </w:r>
      <w:r>
        <w:rPr>
          <w:rFonts w:hint="eastAsia"/>
        </w:rPr>
        <w:t xml:space="preserve"> </w:t>
      </w:r>
    </w:p>
    <w:p w14:paraId="3A67EB09" w14:textId="77777777" w:rsidR="00DD6931" w:rsidRDefault="00350AE2">
      <w:pPr>
        <w:pStyle w:val="a0"/>
        <w:rPr>
          <w:rFonts w:ascii="仿宋" w:eastAsia="仿宋" w:hAnsi="仿宋" w:cs="仿宋"/>
        </w:rPr>
      </w:pPr>
      <w:r>
        <w:rPr>
          <w:rFonts w:ascii="仿宋" w:eastAsia="仿宋" w:hAnsi="仿宋" w:cs="仿宋" w:hint="eastAsia"/>
        </w:rPr>
        <w:t>在基于Linux的多线程环境中实现一个基于DAG（有向无环图）图的任务调度和运行库是非常可行的，因为Linux提供了强大的多线程和进程管理能力，能够支持复杂的任务调度策略。DAG图是一种常用来表示任务之间依赖关系的数据结构，它能够清晰地展示哪些任务可以并行执行，哪些任务需要等待其他任务完成后才</w:t>
      </w:r>
      <w:r>
        <w:rPr>
          <w:rFonts w:ascii="仿宋" w:eastAsia="仿宋" w:hAnsi="仿宋" w:cs="仿宋" w:hint="eastAsia"/>
        </w:rPr>
        <w:lastRenderedPageBreak/>
        <w:t>能开始。利用Linux的多线程能力，可以将DAG图中的任务分配到不同的线程上执行，从而实现高效的并行处理。已经有许多成熟的库和框架，如Intel的TBB（Threading Building Blocks）和OpenMP，它们提供了类似的功能，并已经在Linux环境下得到了广泛的应用和验证。此外，Linux的强大的社区支持和丰富的开发资源也为开发和优化基于DAG图的任务调度和运行库提供了有力的保障。因此，这项工作不仅是可行的，而且有望达到高效和稳定的运行效果。</w:t>
      </w:r>
    </w:p>
    <w:p w14:paraId="3FB0805A" w14:textId="77777777" w:rsidR="00DD6931" w:rsidRDefault="00350AE2">
      <w:pPr>
        <w:pStyle w:val="a0"/>
        <w:rPr>
          <w:rFonts w:ascii="仿宋" w:eastAsia="仿宋" w:hAnsi="仿宋" w:cs="仿宋"/>
        </w:rPr>
      </w:pPr>
      <w:r>
        <w:rPr>
          <w:rFonts w:ascii="仿宋" w:eastAsia="仿宋" w:hAnsi="仿宋" w:cs="仿宋" w:hint="eastAsia"/>
        </w:rPr>
        <w:t>项目组成在数据流计算领域已经拥有多项专利，发表了相关的学术论文，设计数据流计算软件和硬件等多个方面。项目组成功在x86处理器+Linux的系统上实现了数据流编程库。</w:t>
      </w:r>
    </w:p>
    <w:p w14:paraId="7138CC7E" w14:textId="77777777" w:rsidR="00DD6931" w:rsidRDefault="00350AE2">
      <w:pPr>
        <w:pStyle w:val="af8"/>
        <w:adjustRightInd w:val="0"/>
        <w:snapToGrid w:val="0"/>
        <w:spacing w:line="360" w:lineRule="auto"/>
        <w:ind w:left="877" w:rightChars="-242" w:right="-508" w:firstLineChars="0" w:firstLine="0"/>
        <w:rPr>
          <w:rFonts w:eastAsia="仿宋_GB2312"/>
          <w:sz w:val="28"/>
          <w:szCs w:val="28"/>
        </w:rPr>
      </w:pPr>
      <w:r>
        <w:rPr>
          <w:rFonts w:eastAsia="仿宋_GB2312"/>
          <w:sz w:val="28"/>
          <w:szCs w:val="28"/>
        </w:rPr>
        <w:br w:type="page"/>
      </w:r>
    </w:p>
    <w:p w14:paraId="2B09E8C6" w14:textId="77777777" w:rsidR="00DD6931" w:rsidRDefault="00DD6931">
      <w:pPr>
        <w:adjustRightInd w:val="0"/>
        <w:snapToGrid w:val="0"/>
        <w:spacing w:line="480" w:lineRule="exact"/>
        <w:ind w:rightChars="-242" w:right="-508" w:firstLineChars="136" w:firstLine="381"/>
        <w:rPr>
          <w:rFonts w:eastAsia="黑体"/>
          <w:sz w:val="28"/>
          <w:szCs w:val="28"/>
        </w:rPr>
      </w:pPr>
    </w:p>
    <w:p w14:paraId="3633B618" w14:textId="77777777" w:rsidR="00DD6931" w:rsidRDefault="00350AE2">
      <w:pPr>
        <w:pStyle w:val="af8"/>
        <w:numPr>
          <w:ilvl w:val="0"/>
          <w:numId w:val="3"/>
        </w:numPr>
        <w:adjustRightInd w:val="0"/>
        <w:snapToGrid w:val="0"/>
        <w:spacing w:line="480" w:lineRule="exact"/>
        <w:ind w:rightChars="-242" w:right="-508" w:firstLineChars="0"/>
        <w:rPr>
          <w:rFonts w:eastAsia="黑体"/>
          <w:sz w:val="28"/>
          <w:szCs w:val="28"/>
        </w:rPr>
      </w:pPr>
      <w:r>
        <w:rPr>
          <w:rStyle w:val="11"/>
        </w:rPr>
        <w:t>总经费预算、资金筹措方式及来源</w:t>
      </w:r>
      <w:r>
        <w:rPr>
          <w:rFonts w:eastAsia="黑体"/>
          <w:sz w:val="28"/>
          <w:szCs w:val="28"/>
        </w:rPr>
        <w:t>（包括项目总投资概算、</w:t>
      </w:r>
      <w:r>
        <w:rPr>
          <w:rFonts w:eastAsia="黑体" w:hint="eastAsia"/>
          <w:sz w:val="28"/>
          <w:szCs w:val="28"/>
        </w:rPr>
        <w:t>依据、</w:t>
      </w:r>
      <w:r>
        <w:rPr>
          <w:rFonts w:eastAsia="黑体"/>
          <w:sz w:val="28"/>
          <w:szCs w:val="28"/>
        </w:rPr>
        <w:t>新增资金筹措及来源、资金使用计划等）</w:t>
      </w:r>
    </w:p>
    <w:p w14:paraId="78DD791A" w14:textId="77777777" w:rsidR="00DD6931" w:rsidRDefault="00DD6931">
      <w:pPr>
        <w:widowControl/>
        <w:jc w:val="left"/>
        <w:rPr>
          <w:rFonts w:eastAsia="仿宋_GB2312"/>
          <w:b/>
          <w:bCs/>
          <w:sz w:val="28"/>
          <w:szCs w:val="28"/>
        </w:rPr>
      </w:pPr>
    </w:p>
    <w:p w14:paraId="637BD819" w14:textId="77777777" w:rsidR="00DD6931" w:rsidRDefault="00350AE2">
      <w:pPr>
        <w:pStyle w:val="2"/>
      </w:pPr>
      <w:r>
        <w:rPr>
          <w:rFonts w:hint="eastAsia"/>
        </w:rPr>
        <w:t>6.1</w:t>
      </w:r>
      <w:r>
        <w:rPr>
          <w:rFonts w:hint="eastAsia"/>
        </w:rPr>
        <w:t>项目总体经费预算</w:t>
      </w:r>
    </w:p>
    <w:p w14:paraId="211E2873" w14:textId="77777777" w:rsidR="00DD6931" w:rsidRDefault="00350AE2">
      <w:pPr>
        <w:widowControl/>
        <w:ind w:firstLineChars="200" w:firstLine="480"/>
        <w:jc w:val="left"/>
        <w:rPr>
          <w:rFonts w:eastAsia="仿宋_GB2312"/>
          <w:sz w:val="24"/>
        </w:rPr>
      </w:pPr>
      <w:r>
        <w:rPr>
          <w:rFonts w:eastAsia="仿宋_GB2312" w:hint="eastAsia"/>
          <w:sz w:val="24"/>
        </w:rPr>
        <w:t>本项目总投资预计</w:t>
      </w:r>
      <w:r>
        <w:rPr>
          <w:rFonts w:eastAsia="仿宋_GB2312" w:hint="eastAsia"/>
          <w:sz w:val="24"/>
        </w:rPr>
        <w:t>329</w:t>
      </w:r>
      <w:r>
        <w:rPr>
          <w:rFonts w:eastAsia="仿宋_GB2312" w:hint="eastAsia"/>
          <w:sz w:val="24"/>
        </w:rPr>
        <w:t>万，其中企业自筹资金</w:t>
      </w:r>
      <w:r>
        <w:rPr>
          <w:rFonts w:eastAsia="仿宋_GB2312" w:hint="eastAsia"/>
          <w:sz w:val="24"/>
        </w:rPr>
        <w:t>229</w:t>
      </w:r>
      <w:r>
        <w:rPr>
          <w:rFonts w:eastAsia="仿宋_GB2312" w:hint="eastAsia"/>
          <w:sz w:val="24"/>
        </w:rPr>
        <w:t>万，政府资助资金</w:t>
      </w:r>
      <w:r>
        <w:rPr>
          <w:rFonts w:eastAsia="仿宋_GB2312" w:hint="eastAsia"/>
          <w:sz w:val="24"/>
        </w:rPr>
        <w:t>100</w:t>
      </w:r>
      <w:r>
        <w:rPr>
          <w:rFonts w:eastAsia="仿宋_GB2312" w:hint="eastAsia"/>
          <w:sz w:val="24"/>
        </w:rPr>
        <w:t>万。</w:t>
      </w:r>
    </w:p>
    <w:p w14:paraId="1D0296CD" w14:textId="77777777" w:rsidR="00DD6931" w:rsidRDefault="00350AE2">
      <w:pPr>
        <w:pStyle w:val="2"/>
      </w:pPr>
      <w:r>
        <w:rPr>
          <w:rFonts w:hint="eastAsia"/>
        </w:rPr>
        <w:t>6.2</w:t>
      </w:r>
      <w:r>
        <w:rPr>
          <w:rFonts w:hint="eastAsia"/>
        </w:rPr>
        <w:t>自筹资金来源</w:t>
      </w:r>
    </w:p>
    <w:p w14:paraId="075FF3D8" w14:textId="77777777" w:rsidR="00DD6931" w:rsidRDefault="00350AE2">
      <w:pPr>
        <w:widowControl/>
        <w:spacing w:line="360" w:lineRule="auto"/>
        <w:ind w:firstLineChars="200" w:firstLine="480"/>
        <w:jc w:val="left"/>
        <w:rPr>
          <w:rFonts w:ascii="仿宋" w:eastAsia="仿宋" w:hAnsi="仿宋" w:cs="仿宋"/>
          <w:sz w:val="24"/>
        </w:rPr>
      </w:pPr>
      <w:r>
        <w:rPr>
          <w:rFonts w:ascii="仿宋" w:eastAsia="仿宋" w:hAnsi="仿宋" w:cs="仿宋" w:hint="eastAsia"/>
          <w:sz w:val="24"/>
        </w:rPr>
        <w:t>企业自筹资金部分，公司现有储备资金 200  万，其中 150 万将投入到本项目的研发中；另外，企业目前已经具备了开展业务的能力，预计在项目执行期内可以产生 80 万利润，其中 60 万将投入到本项目的研发中；同时，</w:t>
      </w:r>
      <w:r>
        <w:rPr>
          <w:rFonts w:ascii="仿宋" w:eastAsia="仿宋" w:hAnsi="仿宋" w:cs="仿宋" w:hint="eastAsia"/>
          <w:sz w:val="22"/>
          <w:szCs w:val="22"/>
        </w:rPr>
        <w:t>企业也正在积极开展与投资机构、投资人的接洽，预计在明年内可以完成天使轮融资</w:t>
      </w:r>
      <w:r>
        <w:rPr>
          <w:rFonts w:ascii="仿宋" w:eastAsia="仿宋" w:hAnsi="仿宋" w:cs="仿宋" w:hint="eastAsia"/>
          <w:sz w:val="24"/>
        </w:rPr>
        <w:t>，预计融资金额 500 万元，最后，企业股东可以视情况继续增加对企业的注资。总之，在项目执行期内，企业有足够能力来保障自筹资金的顺利到位。</w:t>
      </w:r>
    </w:p>
    <w:p w14:paraId="071A4FE2" w14:textId="77777777" w:rsidR="00DD6931" w:rsidRDefault="00350AE2">
      <w:pPr>
        <w:pStyle w:val="2"/>
      </w:pPr>
      <w:r>
        <w:rPr>
          <w:rFonts w:hint="eastAsia"/>
        </w:rPr>
        <w:t>6.3</w:t>
      </w:r>
      <w:r>
        <w:rPr>
          <w:rFonts w:hint="eastAsia"/>
        </w:rPr>
        <w:t>资金使用计划</w:t>
      </w:r>
    </w:p>
    <w:p w14:paraId="17773D3D" w14:textId="77777777" w:rsidR="00DD6931" w:rsidRDefault="00350AE2">
      <w:pPr>
        <w:widowControl/>
        <w:spacing w:line="360" w:lineRule="auto"/>
        <w:ind w:firstLineChars="200" w:firstLine="480"/>
        <w:jc w:val="left"/>
        <w:rPr>
          <w:rFonts w:eastAsia="仿宋_GB2312"/>
          <w:sz w:val="24"/>
        </w:rPr>
      </w:pPr>
      <w:r>
        <w:rPr>
          <w:rFonts w:eastAsia="仿宋_GB2312" w:hint="eastAsia"/>
          <w:sz w:val="24"/>
        </w:rPr>
        <w:t>2023</w:t>
      </w:r>
      <w:r>
        <w:rPr>
          <w:rFonts w:eastAsia="仿宋_GB2312" w:hint="eastAsia"/>
          <w:sz w:val="24"/>
        </w:rPr>
        <w:t>年，总投入预计</w:t>
      </w:r>
      <w:r>
        <w:rPr>
          <w:rFonts w:eastAsia="仿宋_GB2312" w:hint="eastAsia"/>
          <w:sz w:val="24"/>
        </w:rPr>
        <w:t>64</w:t>
      </w:r>
      <w:r>
        <w:rPr>
          <w:rFonts w:eastAsia="仿宋_GB2312" w:hint="eastAsia"/>
          <w:sz w:val="24"/>
        </w:rPr>
        <w:t>万元，其中设备投入</w:t>
      </w:r>
      <w:r>
        <w:rPr>
          <w:rFonts w:eastAsia="仿宋_GB2312" w:hint="eastAsia"/>
          <w:sz w:val="24"/>
        </w:rPr>
        <w:t>30</w:t>
      </w:r>
      <w:r>
        <w:rPr>
          <w:rFonts w:eastAsia="仿宋_GB2312" w:hint="eastAsia"/>
          <w:sz w:val="24"/>
        </w:rPr>
        <w:t>万元，业务投入</w:t>
      </w:r>
      <w:r>
        <w:rPr>
          <w:rFonts w:eastAsia="仿宋_GB2312" w:hint="eastAsia"/>
          <w:sz w:val="24"/>
        </w:rPr>
        <w:t>20</w:t>
      </w:r>
      <w:r>
        <w:rPr>
          <w:rFonts w:eastAsia="仿宋_GB2312" w:hint="eastAsia"/>
          <w:sz w:val="24"/>
        </w:rPr>
        <w:t>万，劳务投入</w:t>
      </w:r>
      <w:r>
        <w:rPr>
          <w:rFonts w:eastAsia="仿宋_GB2312" w:hint="eastAsia"/>
          <w:sz w:val="24"/>
        </w:rPr>
        <w:t>14</w:t>
      </w:r>
      <w:r>
        <w:rPr>
          <w:rFonts w:eastAsia="仿宋_GB2312" w:hint="eastAsia"/>
          <w:sz w:val="24"/>
        </w:rPr>
        <w:t>万元；预期完成主要开发设备的购买，开发环境租赁，初步试制材料的购买；</w:t>
      </w:r>
    </w:p>
    <w:p w14:paraId="5475001C" w14:textId="77777777" w:rsidR="00DD6931" w:rsidRDefault="00350AE2">
      <w:pPr>
        <w:widowControl/>
        <w:spacing w:line="360" w:lineRule="auto"/>
        <w:ind w:firstLineChars="200" w:firstLine="480"/>
        <w:jc w:val="left"/>
        <w:rPr>
          <w:rFonts w:eastAsia="仿宋_GB2312"/>
          <w:sz w:val="24"/>
        </w:rPr>
      </w:pPr>
      <w:r>
        <w:rPr>
          <w:rFonts w:eastAsia="仿宋_GB2312" w:hint="eastAsia"/>
          <w:sz w:val="24"/>
        </w:rPr>
        <w:t>2024</w:t>
      </w:r>
      <w:r>
        <w:rPr>
          <w:rFonts w:eastAsia="仿宋_GB2312" w:hint="eastAsia"/>
          <w:sz w:val="24"/>
        </w:rPr>
        <w:t>年，总投入预计</w:t>
      </w:r>
      <w:r>
        <w:rPr>
          <w:rFonts w:eastAsia="仿宋_GB2312" w:hint="eastAsia"/>
          <w:sz w:val="24"/>
        </w:rPr>
        <w:t>150</w:t>
      </w:r>
      <w:r>
        <w:rPr>
          <w:rFonts w:eastAsia="仿宋_GB2312" w:hint="eastAsia"/>
          <w:sz w:val="24"/>
        </w:rPr>
        <w:t>万元，其中设备投入</w:t>
      </w:r>
      <w:r>
        <w:rPr>
          <w:rFonts w:eastAsia="仿宋_GB2312" w:hint="eastAsia"/>
          <w:sz w:val="24"/>
        </w:rPr>
        <w:t>70</w:t>
      </w:r>
      <w:r>
        <w:rPr>
          <w:rFonts w:eastAsia="仿宋_GB2312" w:hint="eastAsia"/>
          <w:sz w:val="24"/>
        </w:rPr>
        <w:t>万元，业务投入</w:t>
      </w:r>
      <w:r>
        <w:rPr>
          <w:rFonts w:eastAsia="仿宋_GB2312" w:hint="eastAsia"/>
          <w:sz w:val="24"/>
        </w:rPr>
        <w:t>25</w:t>
      </w:r>
      <w:r>
        <w:rPr>
          <w:rFonts w:eastAsia="仿宋_GB2312" w:hint="eastAsia"/>
          <w:sz w:val="24"/>
        </w:rPr>
        <w:t>万元，劳务投入</w:t>
      </w:r>
      <w:r>
        <w:rPr>
          <w:rFonts w:eastAsia="仿宋_GB2312" w:hint="eastAsia"/>
          <w:sz w:val="24"/>
        </w:rPr>
        <w:t>55</w:t>
      </w:r>
      <w:r>
        <w:rPr>
          <w:rFonts w:eastAsia="仿宋_GB2312" w:hint="eastAsia"/>
          <w:sz w:val="24"/>
        </w:rPr>
        <w:t>万元；预期完成</w:t>
      </w:r>
      <w:r>
        <w:rPr>
          <w:rFonts w:eastAsia="仿宋_GB2312" w:hint="eastAsia"/>
          <w:sz w:val="24"/>
        </w:rPr>
        <w:t>FPGA</w:t>
      </w:r>
      <w:r>
        <w:rPr>
          <w:rFonts w:eastAsia="仿宋_GB2312" w:hint="eastAsia"/>
          <w:sz w:val="24"/>
        </w:rPr>
        <w:t>原型设计及试制，完成核心操作系统代码编写；</w:t>
      </w:r>
    </w:p>
    <w:p w14:paraId="27921FCB" w14:textId="77777777" w:rsidR="00DD6931" w:rsidRDefault="00350AE2">
      <w:pPr>
        <w:widowControl/>
        <w:spacing w:line="360" w:lineRule="auto"/>
        <w:ind w:firstLineChars="200" w:firstLine="480"/>
        <w:jc w:val="left"/>
        <w:rPr>
          <w:rFonts w:eastAsia="仿宋_GB2312"/>
          <w:sz w:val="24"/>
        </w:rPr>
      </w:pPr>
      <w:r>
        <w:rPr>
          <w:rFonts w:eastAsia="仿宋_GB2312" w:hint="eastAsia"/>
          <w:sz w:val="24"/>
        </w:rPr>
        <w:t>2025</w:t>
      </w:r>
      <w:r>
        <w:rPr>
          <w:rFonts w:eastAsia="仿宋_GB2312" w:hint="eastAsia"/>
          <w:sz w:val="24"/>
        </w:rPr>
        <w:t>年，总投入预计</w:t>
      </w:r>
      <w:r>
        <w:rPr>
          <w:rFonts w:eastAsia="仿宋_GB2312" w:hint="eastAsia"/>
          <w:sz w:val="24"/>
        </w:rPr>
        <w:t>115</w:t>
      </w:r>
      <w:r>
        <w:rPr>
          <w:rFonts w:eastAsia="仿宋_GB2312" w:hint="eastAsia"/>
          <w:sz w:val="24"/>
        </w:rPr>
        <w:t>万元，其中设备投入</w:t>
      </w:r>
      <w:r>
        <w:rPr>
          <w:rFonts w:eastAsia="仿宋_GB2312" w:hint="eastAsia"/>
          <w:sz w:val="24"/>
        </w:rPr>
        <w:t>40</w:t>
      </w:r>
      <w:r>
        <w:rPr>
          <w:rFonts w:eastAsia="仿宋_GB2312" w:hint="eastAsia"/>
          <w:sz w:val="24"/>
        </w:rPr>
        <w:t>万元，业务投入</w:t>
      </w:r>
      <w:r>
        <w:rPr>
          <w:rFonts w:eastAsia="仿宋_GB2312" w:hint="eastAsia"/>
          <w:sz w:val="24"/>
        </w:rPr>
        <w:t>20</w:t>
      </w:r>
      <w:r>
        <w:rPr>
          <w:rFonts w:eastAsia="仿宋_GB2312" w:hint="eastAsia"/>
          <w:sz w:val="24"/>
        </w:rPr>
        <w:t>万元，劳务投入</w:t>
      </w:r>
      <w:r>
        <w:rPr>
          <w:rFonts w:eastAsia="仿宋_GB2312" w:hint="eastAsia"/>
          <w:sz w:val="24"/>
        </w:rPr>
        <w:t>55</w:t>
      </w:r>
      <w:r>
        <w:rPr>
          <w:rFonts w:eastAsia="仿宋_GB2312" w:hint="eastAsia"/>
          <w:sz w:val="24"/>
        </w:rPr>
        <w:t>万元；预期完成</w:t>
      </w:r>
      <w:r>
        <w:rPr>
          <w:rFonts w:eastAsia="仿宋_GB2312" w:hint="eastAsia"/>
          <w:sz w:val="24"/>
        </w:rPr>
        <w:t>FPGA</w:t>
      </w:r>
      <w:r>
        <w:rPr>
          <w:rFonts w:eastAsia="仿宋_GB2312" w:hint="eastAsia"/>
          <w:sz w:val="24"/>
        </w:rPr>
        <w:t>原型结构定型，核心操作系统测试及验证，</w:t>
      </w:r>
      <w:r>
        <w:rPr>
          <w:rFonts w:eastAsia="仿宋_GB2312" w:hint="eastAsia"/>
          <w:sz w:val="24"/>
        </w:rPr>
        <w:t>SoC</w:t>
      </w:r>
      <w:r>
        <w:rPr>
          <w:rFonts w:eastAsia="仿宋_GB2312" w:hint="eastAsia"/>
          <w:sz w:val="24"/>
        </w:rPr>
        <w:t>核心性能的优化完善，申请相关知识产权保护以及论文、标准撰写。</w:t>
      </w:r>
    </w:p>
    <w:p w14:paraId="2BDA7E9F" w14:textId="77777777" w:rsidR="00DD6931" w:rsidRDefault="00DD6931">
      <w:pPr>
        <w:widowControl/>
        <w:ind w:firstLineChars="200" w:firstLine="480"/>
        <w:jc w:val="left"/>
        <w:rPr>
          <w:rFonts w:eastAsia="仿宋_GB2312"/>
          <w:sz w:val="24"/>
        </w:rPr>
      </w:pPr>
    </w:p>
    <w:p w14:paraId="7838655C" w14:textId="77777777" w:rsidR="00DD6931" w:rsidRDefault="00350AE2">
      <w:pPr>
        <w:pStyle w:val="af8"/>
        <w:numPr>
          <w:ilvl w:val="0"/>
          <w:numId w:val="3"/>
        </w:numPr>
        <w:adjustRightInd w:val="0"/>
        <w:snapToGrid w:val="0"/>
        <w:spacing w:line="480" w:lineRule="exact"/>
        <w:ind w:rightChars="-242" w:right="-508" w:firstLineChars="0"/>
        <w:outlineLvl w:val="2"/>
        <w:rPr>
          <w:rFonts w:eastAsia="黑体"/>
          <w:sz w:val="28"/>
          <w:szCs w:val="28"/>
        </w:rPr>
      </w:pPr>
      <w:r>
        <w:rPr>
          <w:rStyle w:val="11"/>
        </w:rPr>
        <w:t>项目进度安排</w:t>
      </w:r>
      <w:r>
        <w:rPr>
          <w:rFonts w:eastAsia="黑体"/>
          <w:sz w:val="28"/>
          <w:szCs w:val="28"/>
        </w:rPr>
        <w:t>（包括实施年限、每半年的</w:t>
      </w:r>
      <w:r>
        <w:rPr>
          <w:rFonts w:eastAsia="黑体" w:hint="eastAsia"/>
          <w:sz w:val="28"/>
          <w:szCs w:val="28"/>
        </w:rPr>
        <w:t>工作</w:t>
      </w:r>
      <w:r>
        <w:rPr>
          <w:rFonts w:eastAsia="黑体"/>
          <w:sz w:val="28"/>
          <w:szCs w:val="28"/>
        </w:rPr>
        <w:t>进度安排等）</w:t>
      </w:r>
    </w:p>
    <w:p w14:paraId="26958531" w14:textId="77777777" w:rsidR="00DD6931" w:rsidRDefault="00350AE2">
      <w:pPr>
        <w:pStyle w:val="a0"/>
        <w:rPr>
          <w:rFonts w:eastAsia="仿宋_GB2312"/>
        </w:rPr>
      </w:pPr>
      <w:r>
        <w:rPr>
          <w:rFonts w:eastAsia="仿宋_GB2312" w:hint="eastAsia"/>
        </w:rPr>
        <w:t>项目进度安排为</w:t>
      </w:r>
      <w:r>
        <w:rPr>
          <w:rFonts w:eastAsia="仿宋_GB2312" w:hint="eastAsia"/>
        </w:rPr>
        <w:t>4</w:t>
      </w:r>
      <w:r>
        <w:rPr>
          <w:rFonts w:eastAsia="仿宋_GB2312" w:hint="eastAsia"/>
        </w:rPr>
        <w:t>个阶段，各自为半年时间：</w:t>
      </w:r>
    </w:p>
    <w:p w14:paraId="51236B90" w14:textId="77777777" w:rsidR="00DD6931" w:rsidRDefault="00350AE2">
      <w:pPr>
        <w:pStyle w:val="a0"/>
        <w:rPr>
          <w:rFonts w:eastAsia="仿宋_GB2312"/>
        </w:rPr>
      </w:pPr>
      <w:r>
        <w:rPr>
          <w:rFonts w:eastAsia="仿宋_GB2312" w:hint="eastAsia"/>
        </w:rPr>
        <w:t>1</w:t>
      </w:r>
      <w:r>
        <w:rPr>
          <w:rFonts w:eastAsia="仿宋_GB2312" w:hint="eastAsia"/>
        </w:rPr>
        <w:t>）</w:t>
      </w:r>
      <w:r>
        <w:rPr>
          <w:rFonts w:eastAsia="仿宋_GB2312" w:hint="eastAsia"/>
        </w:rPr>
        <w:t>2024/01~2024/06</w:t>
      </w:r>
      <w:r>
        <w:rPr>
          <w:rFonts w:eastAsia="仿宋_GB2312"/>
        </w:rPr>
        <w:t xml:space="preserve">: </w:t>
      </w:r>
      <w:r>
        <w:rPr>
          <w:rFonts w:eastAsia="仿宋_GB2312" w:hint="eastAsia"/>
        </w:rPr>
        <w:t>完成处理器核的设计、通过</w:t>
      </w:r>
      <w:r>
        <w:rPr>
          <w:rFonts w:eastAsia="仿宋_GB2312" w:hint="eastAsia"/>
        </w:rPr>
        <w:t>AXI</w:t>
      </w:r>
      <w:r>
        <w:rPr>
          <w:rFonts w:eastAsia="仿宋_GB2312" w:hint="eastAsia"/>
        </w:rPr>
        <w:t>总线整合基本的</w:t>
      </w:r>
      <w:r>
        <w:rPr>
          <w:rFonts w:eastAsia="仿宋_GB2312" w:hint="eastAsia"/>
        </w:rPr>
        <w:t>I2C</w:t>
      </w:r>
      <w:r>
        <w:rPr>
          <w:rFonts w:eastAsia="仿宋_GB2312" w:hint="eastAsia"/>
        </w:rPr>
        <w:t>、</w:t>
      </w:r>
      <w:r>
        <w:rPr>
          <w:rFonts w:eastAsia="仿宋_GB2312" w:hint="eastAsia"/>
        </w:rPr>
        <w:t>I2S</w:t>
      </w:r>
      <w:r>
        <w:rPr>
          <w:rFonts w:eastAsia="仿宋_GB2312" w:hint="eastAsia"/>
        </w:rPr>
        <w:t>、</w:t>
      </w:r>
      <w:r>
        <w:rPr>
          <w:rFonts w:eastAsia="仿宋_GB2312" w:hint="eastAsia"/>
        </w:rPr>
        <w:t>DDR</w:t>
      </w:r>
      <w:r>
        <w:rPr>
          <w:rFonts w:eastAsia="仿宋_GB2312" w:hint="eastAsia"/>
        </w:rPr>
        <w:t>接口，整合</w:t>
      </w:r>
      <w:r>
        <w:rPr>
          <w:rFonts w:eastAsia="仿宋_GB2312" w:hint="eastAsia"/>
        </w:rPr>
        <w:t>VGA</w:t>
      </w:r>
      <w:r>
        <w:rPr>
          <w:rFonts w:eastAsia="仿宋_GB2312" w:hint="eastAsia"/>
        </w:rPr>
        <w:t>或</w:t>
      </w:r>
      <w:r>
        <w:rPr>
          <w:rFonts w:eastAsia="仿宋_GB2312" w:hint="eastAsia"/>
        </w:rPr>
        <w:t>HDMI</w:t>
      </w:r>
      <w:r>
        <w:rPr>
          <w:rFonts w:eastAsia="仿宋_GB2312" w:hint="eastAsia"/>
        </w:rPr>
        <w:t>接口，可以运行</w:t>
      </w:r>
      <w:r>
        <w:rPr>
          <w:rFonts w:eastAsia="仿宋_GB2312" w:hint="eastAsia"/>
        </w:rPr>
        <w:t>RISC-V</w:t>
      </w:r>
      <w:r>
        <w:rPr>
          <w:rFonts w:eastAsia="仿宋_GB2312" w:hint="eastAsia"/>
        </w:rPr>
        <w:t>代码并进行图形显</w:t>
      </w:r>
      <w:r>
        <w:rPr>
          <w:rFonts w:eastAsia="仿宋_GB2312" w:hint="eastAsia"/>
        </w:rPr>
        <w:lastRenderedPageBreak/>
        <w:t>示。撰写专利申请书</w:t>
      </w:r>
      <w:r>
        <w:rPr>
          <w:rFonts w:eastAsia="仿宋_GB2312" w:hint="eastAsia"/>
        </w:rPr>
        <w:t>1</w:t>
      </w:r>
      <w:r>
        <w:rPr>
          <w:rFonts w:eastAsia="仿宋_GB2312" w:hint="eastAsia"/>
        </w:rPr>
        <w:t>项。</w:t>
      </w:r>
    </w:p>
    <w:p w14:paraId="56E24715" w14:textId="77777777" w:rsidR="00DD6931" w:rsidRDefault="00350AE2">
      <w:pPr>
        <w:pStyle w:val="a0"/>
        <w:rPr>
          <w:rFonts w:eastAsia="仿宋_GB2312"/>
        </w:rPr>
      </w:pPr>
      <w:r>
        <w:rPr>
          <w:rFonts w:eastAsia="仿宋_GB2312" w:hint="eastAsia"/>
        </w:rPr>
        <w:t>2</w:t>
      </w:r>
      <w:r>
        <w:rPr>
          <w:rFonts w:eastAsia="仿宋_GB2312" w:hint="eastAsia"/>
        </w:rPr>
        <w:t>）</w:t>
      </w:r>
      <w:r>
        <w:rPr>
          <w:rFonts w:eastAsia="仿宋_GB2312" w:hint="eastAsia"/>
        </w:rPr>
        <w:t>2024/07~2024/12</w:t>
      </w:r>
      <w:r>
        <w:rPr>
          <w:rFonts w:eastAsia="仿宋_GB2312"/>
        </w:rPr>
        <w:t xml:space="preserve">: </w:t>
      </w:r>
      <w:r>
        <w:rPr>
          <w:rFonts w:eastAsia="仿宋_GB2312" w:hint="eastAsia"/>
        </w:rPr>
        <w:t>完成</w:t>
      </w:r>
      <w:r>
        <w:rPr>
          <w:rFonts w:eastAsia="仿宋_GB2312" w:hint="eastAsia"/>
        </w:rPr>
        <w:t>XV6</w:t>
      </w:r>
      <w:r>
        <w:rPr>
          <w:rFonts w:eastAsia="仿宋_GB2312" w:hint="eastAsia"/>
        </w:rPr>
        <w:t>、</w:t>
      </w:r>
      <w:r>
        <w:rPr>
          <w:rFonts w:eastAsia="仿宋_GB2312" w:hint="eastAsia"/>
        </w:rPr>
        <w:t>Linux</w:t>
      </w:r>
      <w:r>
        <w:rPr>
          <w:rFonts w:eastAsia="仿宋_GB2312" w:hint="eastAsia"/>
        </w:rPr>
        <w:t>或</w:t>
      </w:r>
      <w:r>
        <w:rPr>
          <w:rFonts w:eastAsia="仿宋_GB2312" w:hint="eastAsia"/>
        </w:rPr>
        <w:t xml:space="preserve">OpenHarmony </w:t>
      </w:r>
      <w:r>
        <w:rPr>
          <w:rFonts w:eastAsia="仿宋_GB2312"/>
        </w:rPr>
        <w:t>Lite</w:t>
      </w:r>
      <w:r>
        <w:rPr>
          <w:rFonts w:eastAsia="仿宋_GB2312" w:hint="eastAsia"/>
        </w:rPr>
        <w:t>-</w:t>
      </w:r>
      <w:r>
        <w:rPr>
          <w:rFonts w:eastAsia="仿宋_GB2312"/>
        </w:rPr>
        <w:t>OS</w:t>
      </w:r>
      <w:r>
        <w:rPr>
          <w:rFonts w:eastAsia="仿宋_GB2312" w:hint="eastAsia"/>
        </w:rPr>
        <w:t>的移植；完成数据流硬件加速部件的设计和验证；完成显示驱动、音频驱动，实现多媒体展示基本功能。撰写专利申请</w:t>
      </w:r>
      <w:r>
        <w:rPr>
          <w:rFonts w:eastAsia="仿宋_GB2312" w:hint="eastAsia"/>
        </w:rPr>
        <w:t>1</w:t>
      </w:r>
      <w:r>
        <w:rPr>
          <w:rFonts w:eastAsia="仿宋_GB2312" w:hint="eastAsia"/>
        </w:rPr>
        <w:t>项，申请软著</w:t>
      </w:r>
      <w:r>
        <w:rPr>
          <w:rFonts w:eastAsia="仿宋_GB2312" w:hint="eastAsia"/>
        </w:rPr>
        <w:t>1</w:t>
      </w:r>
      <w:r>
        <w:rPr>
          <w:rFonts w:eastAsia="仿宋_GB2312" w:hint="eastAsia"/>
        </w:rPr>
        <w:t>项。</w:t>
      </w:r>
    </w:p>
    <w:p w14:paraId="41CDCD51" w14:textId="77777777" w:rsidR="00DD6931" w:rsidRDefault="00350AE2">
      <w:pPr>
        <w:pStyle w:val="a0"/>
        <w:rPr>
          <w:rFonts w:eastAsia="仿宋_GB2312"/>
        </w:rPr>
      </w:pPr>
      <w:r>
        <w:rPr>
          <w:rFonts w:eastAsia="仿宋_GB2312" w:hint="eastAsia"/>
        </w:rPr>
        <w:t>3</w:t>
      </w:r>
      <w:r>
        <w:rPr>
          <w:rFonts w:eastAsia="仿宋_GB2312" w:hint="eastAsia"/>
        </w:rPr>
        <w:t>）</w:t>
      </w:r>
      <w:r>
        <w:rPr>
          <w:rFonts w:eastAsia="仿宋_GB2312" w:hint="eastAsia"/>
        </w:rPr>
        <w:t xml:space="preserve">2025/01~2025/06: </w:t>
      </w:r>
      <w:r>
        <w:rPr>
          <w:rFonts w:eastAsia="仿宋_GB2312" w:hint="eastAsia"/>
        </w:rPr>
        <w:t>完成数据流运行库，测试验证数据流加速对客户端任务的加速效果；完成端设备的数据流图形化开发环境。申请软著</w:t>
      </w:r>
      <w:r>
        <w:rPr>
          <w:rFonts w:eastAsia="仿宋_GB2312" w:hint="eastAsia"/>
        </w:rPr>
        <w:t>1</w:t>
      </w:r>
      <w:r>
        <w:rPr>
          <w:rFonts w:eastAsia="仿宋_GB2312" w:hint="eastAsia"/>
        </w:rPr>
        <w:t>项，撰写学术论文</w:t>
      </w:r>
      <w:r>
        <w:rPr>
          <w:rFonts w:eastAsia="仿宋_GB2312" w:hint="eastAsia"/>
        </w:rPr>
        <w:t>2</w:t>
      </w:r>
      <w:r>
        <w:rPr>
          <w:rFonts w:eastAsia="仿宋_GB2312" w:hint="eastAsia"/>
        </w:rPr>
        <w:t>篇，并完成投稿。</w:t>
      </w:r>
    </w:p>
    <w:p w14:paraId="0F4A6A5B" w14:textId="77777777" w:rsidR="00DD6931" w:rsidRDefault="00350AE2">
      <w:pPr>
        <w:pStyle w:val="a0"/>
        <w:rPr>
          <w:rFonts w:eastAsia="仿宋_GB2312"/>
        </w:rPr>
      </w:pPr>
      <w:r>
        <w:rPr>
          <w:rFonts w:eastAsia="仿宋_GB2312" w:hint="eastAsia"/>
        </w:rPr>
        <w:t>4</w:t>
      </w:r>
      <w:r>
        <w:rPr>
          <w:rFonts w:eastAsia="仿宋_GB2312" w:hint="eastAsia"/>
        </w:rPr>
        <w:t>）</w:t>
      </w:r>
      <w:r>
        <w:rPr>
          <w:rFonts w:eastAsia="仿宋_GB2312" w:hint="eastAsia"/>
        </w:rPr>
        <w:t xml:space="preserve">2025/07~2025/12: </w:t>
      </w:r>
      <w:r>
        <w:rPr>
          <w:rFonts w:eastAsia="仿宋_GB2312" w:hint="eastAsia"/>
        </w:rPr>
        <w:t>完成系统原型功能的验证，测试</w:t>
      </w:r>
      <w:r>
        <w:rPr>
          <w:rFonts w:eastAsia="仿宋_GB2312" w:hint="eastAsia"/>
        </w:rPr>
        <w:t>FPGA</w:t>
      </w:r>
      <w:r>
        <w:rPr>
          <w:rFonts w:eastAsia="仿宋_GB2312" w:hint="eastAsia"/>
        </w:rPr>
        <w:t>硬件的工作频率，推测产品的最终性能和价格。进行第三方测试获得相关测试报告，撰写项目结题报告。</w:t>
      </w:r>
    </w:p>
    <w:p w14:paraId="34DED4F0" w14:textId="77777777" w:rsidR="00DD6931" w:rsidRDefault="00350AE2">
      <w:pPr>
        <w:widowControl/>
        <w:jc w:val="left"/>
        <w:rPr>
          <w:rFonts w:eastAsia="仿宋_GB2312"/>
          <w:sz w:val="28"/>
          <w:szCs w:val="28"/>
        </w:rPr>
      </w:pPr>
      <w:r>
        <w:rPr>
          <w:rFonts w:eastAsia="仿宋_GB2312"/>
          <w:sz w:val="28"/>
          <w:szCs w:val="28"/>
        </w:rPr>
        <w:br w:type="page"/>
      </w:r>
    </w:p>
    <w:p w14:paraId="639BD7A6" w14:textId="77777777" w:rsidR="00DD6931" w:rsidRDefault="00DD6931">
      <w:pPr>
        <w:adjustRightInd w:val="0"/>
        <w:snapToGrid w:val="0"/>
        <w:spacing w:line="480" w:lineRule="exact"/>
        <w:ind w:leftChars="-85" w:left="-178" w:rightChars="-242" w:right="-508" w:firstLineChars="200" w:firstLine="560"/>
        <w:rPr>
          <w:rFonts w:eastAsia="仿宋_GB2312"/>
          <w:sz w:val="28"/>
          <w:szCs w:val="28"/>
        </w:rPr>
      </w:pPr>
    </w:p>
    <w:p w14:paraId="6CACDAB0" w14:textId="77777777" w:rsidR="00DD6931" w:rsidRDefault="00350AE2">
      <w:pPr>
        <w:pStyle w:val="af8"/>
        <w:numPr>
          <w:ilvl w:val="0"/>
          <w:numId w:val="3"/>
        </w:numPr>
        <w:adjustRightInd w:val="0"/>
        <w:snapToGrid w:val="0"/>
        <w:spacing w:line="480" w:lineRule="exact"/>
        <w:ind w:rightChars="-242" w:right="-508" w:firstLineChars="0"/>
        <w:rPr>
          <w:rFonts w:eastAsia="仿宋_GB2312"/>
          <w:sz w:val="28"/>
          <w:szCs w:val="28"/>
        </w:rPr>
      </w:pPr>
      <w:r>
        <w:rPr>
          <w:rStyle w:val="11"/>
        </w:rPr>
        <w:t>预期的经济、社会效益分析及成果应用、产业化衔接情况</w:t>
      </w:r>
      <w:r>
        <w:rPr>
          <w:rFonts w:eastAsia="仿宋_GB2312"/>
          <w:sz w:val="28"/>
          <w:szCs w:val="28"/>
        </w:rPr>
        <w:t>（包括产品成本分析、产品单位售价与盈利预测、</w:t>
      </w:r>
      <w:r>
        <w:rPr>
          <w:rFonts w:eastAsia="仿宋_GB2312" w:hint="eastAsia"/>
          <w:sz w:val="28"/>
          <w:szCs w:val="28"/>
        </w:rPr>
        <w:t>市场容量和占有率预测、</w:t>
      </w:r>
      <w:r>
        <w:rPr>
          <w:rFonts w:eastAsia="仿宋_GB2312"/>
          <w:sz w:val="28"/>
          <w:szCs w:val="28"/>
        </w:rPr>
        <w:t>项目投资评价、经济效益指标、社会效益或应用效果、成果转化和产业化安排等）</w:t>
      </w:r>
    </w:p>
    <w:p w14:paraId="3E4E748B" w14:textId="77777777" w:rsidR="00DD6931" w:rsidRDefault="00DD6931">
      <w:pPr>
        <w:pStyle w:val="a4"/>
        <w:adjustRightInd w:val="0"/>
        <w:snapToGrid w:val="0"/>
        <w:spacing w:after="0" w:line="480" w:lineRule="exact"/>
        <w:ind w:leftChars="-85" w:left="-178" w:rightChars="-242" w:right="-508" w:firstLineChars="200" w:firstLine="560"/>
        <w:rPr>
          <w:rFonts w:eastAsia="仿宋_GB2312"/>
          <w:sz w:val="28"/>
          <w:szCs w:val="28"/>
        </w:rPr>
      </w:pPr>
    </w:p>
    <w:p w14:paraId="62D9D3D5" w14:textId="77777777" w:rsidR="00DD6931" w:rsidRDefault="00350AE2">
      <w:pPr>
        <w:pStyle w:val="2"/>
      </w:pPr>
      <w:r>
        <w:rPr>
          <w:rFonts w:hint="eastAsia"/>
        </w:rPr>
        <w:t>8.1</w:t>
      </w:r>
      <w:r>
        <w:rPr>
          <w:rFonts w:hint="eastAsia"/>
        </w:rPr>
        <w:t>经济效益分析</w:t>
      </w:r>
    </w:p>
    <w:p w14:paraId="59A07C54" w14:textId="77777777" w:rsidR="00DD6931" w:rsidRDefault="00350AE2">
      <w:pPr>
        <w:pStyle w:val="a4"/>
        <w:adjustRightInd w:val="0"/>
        <w:snapToGrid w:val="0"/>
        <w:spacing w:after="0" w:line="480" w:lineRule="exact"/>
        <w:ind w:leftChars="0" w:left="0" w:rightChars="-242" w:right="-508" w:firstLineChars="200" w:firstLine="440"/>
        <w:rPr>
          <w:rFonts w:ascii="仿宋" w:eastAsia="仿宋" w:hAnsi="仿宋" w:cs="仿宋"/>
          <w:sz w:val="22"/>
          <w:szCs w:val="22"/>
        </w:rPr>
      </w:pPr>
      <w:r>
        <w:rPr>
          <w:rFonts w:ascii="仿宋" w:eastAsia="仿宋" w:hAnsi="仿宋" w:cs="仿宋" w:hint="eastAsia"/>
          <w:sz w:val="22"/>
          <w:szCs w:val="22"/>
        </w:rPr>
        <w:t>根据平安证券研究所发布的行业研究报告显示，从2016年开始，国内商业显示行业进入了快速发展期，2016年国内商业显示产品市场规模约为364亿元，预计至2024年市场规模将上升至1106亿元，商显芯片成本约占商业显示器的10%至15%计算，商显芯片的市场规模在100至150亿之间。而目前国内尚未有商业显示行业专用芯片，可以想象，本项目若成功研发，即使以3%的市场占有率保守预计，本项目顺利研发将能够创造3至4.5亿的经济效益。</w:t>
      </w:r>
    </w:p>
    <w:p w14:paraId="7CCE7635" w14:textId="77777777" w:rsidR="00DD6931" w:rsidRDefault="00350AE2">
      <w:pPr>
        <w:pStyle w:val="2"/>
      </w:pPr>
      <w:r>
        <w:rPr>
          <w:rFonts w:hint="eastAsia"/>
        </w:rPr>
        <w:t>8.2</w:t>
      </w:r>
      <w:r>
        <w:rPr>
          <w:rFonts w:hint="eastAsia"/>
        </w:rPr>
        <w:t>社会效益分析</w:t>
      </w:r>
    </w:p>
    <w:p w14:paraId="1799CB57" w14:textId="77777777" w:rsidR="00DD6931" w:rsidRDefault="00350AE2">
      <w:pPr>
        <w:pStyle w:val="30"/>
      </w:pPr>
      <w:r>
        <w:rPr>
          <w:rFonts w:hint="eastAsia"/>
        </w:rPr>
        <w:t>8.2.1</w:t>
      </w:r>
      <w:r>
        <w:rPr>
          <w:rFonts w:hint="eastAsia"/>
        </w:rPr>
        <w:t>对行业的影响</w:t>
      </w:r>
    </w:p>
    <w:p w14:paraId="021A744B" w14:textId="77777777" w:rsidR="00DD6931" w:rsidRDefault="00350AE2">
      <w:pPr>
        <w:pStyle w:val="a4"/>
        <w:adjustRightInd w:val="0"/>
        <w:snapToGrid w:val="0"/>
        <w:spacing w:after="0" w:line="480" w:lineRule="exact"/>
        <w:ind w:leftChars="0" w:left="0" w:rightChars="-242" w:right="-508" w:firstLineChars="200" w:firstLine="480"/>
        <w:rPr>
          <w:rFonts w:ascii="仿宋" w:eastAsia="仿宋" w:hAnsi="仿宋" w:cs="仿宋"/>
          <w:sz w:val="22"/>
          <w:szCs w:val="22"/>
        </w:rPr>
      </w:pPr>
      <w:r>
        <w:rPr>
          <w:rFonts w:ascii="仿宋" w:eastAsia="仿宋" w:hAnsi="仿宋" w:cs="仿宋" w:hint="eastAsia"/>
          <w:sz w:val="24"/>
        </w:rPr>
        <w:t>当前</w:t>
      </w:r>
      <w:r>
        <w:rPr>
          <w:rFonts w:ascii="仿宋" w:eastAsia="仿宋" w:hAnsi="仿宋" w:cs="仿宋" w:hint="eastAsia"/>
          <w:sz w:val="22"/>
          <w:szCs w:val="22"/>
        </w:rPr>
        <w:t>，商业显示器行业的竞争主要通过性能堆砌、外观设计、以比拼价格和营销模式来进行，本项目的研发有望成为商业显示器行业的基石，引领行业竞争走向芯片自研的技术竞争模式。</w:t>
      </w:r>
    </w:p>
    <w:p w14:paraId="4BEC10C0" w14:textId="77777777" w:rsidR="00DD6931" w:rsidRDefault="00350AE2">
      <w:pPr>
        <w:pStyle w:val="30"/>
      </w:pPr>
      <w:r>
        <w:rPr>
          <w:rFonts w:hint="eastAsia"/>
        </w:rPr>
        <w:t xml:space="preserve">8.2.2 </w:t>
      </w:r>
      <w:r>
        <w:rPr>
          <w:rFonts w:hint="eastAsia"/>
        </w:rPr>
        <w:t>提升商业显示器的安全性</w:t>
      </w:r>
    </w:p>
    <w:p w14:paraId="3A4B75BC" w14:textId="77777777" w:rsidR="00DD6931" w:rsidRDefault="00350AE2">
      <w:pPr>
        <w:pStyle w:val="a4"/>
        <w:adjustRightInd w:val="0"/>
        <w:snapToGrid w:val="0"/>
        <w:spacing w:after="0" w:line="480" w:lineRule="exact"/>
        <w:ind w:leftChars="0" w:left="0" w:rightChars="-242" w:right="-508" w:firstLineChars="200" w:firstLine="480"/>
        <w:rPr>
          <w:rFonts w:ascii="仿宋" w:eastAsia="仿宋" w:hAnsi="仿宋" w:cs="仿宋"/>
          <w:sz w:val="22"/>
          <w:szCs w:val="22"/>
        </w:rPr>
      </w:pPr>
      <w:r>
        <w:rPr>
          <w:rFonts w:ascii="仿宋" w:eastAsia="仿宋" w:hAnsi="仿宋" w:cs="仿宋" w:hint="eastAsia"/>
          <w:sz w:val="24"/>
        </w:rPr>
        <w:t>本项目核心技术将由项目团队完全自主研发，在操作系统和应用软件方面也将采用国产操作系统和应用软件，以及与国内云服务提供商合作，可以提高自主可控性和数据安全。</w:t>
      </w:r>
    </w:p>
    <w:p w14:paraId="7BF091EC" w14:textId="77777777" w:rsidR="00DD6931" w:rsidRDefault="00350AE2">
      <w:pPr>
        <w:pStyle w:val="30"/>
      </w:pPr>
      <w:r>
        <w:rPr>
          <w:rFonts w:hint="eastAsia"/>
        </w:rPr>
        <w:t>8.2.3</w:t>
      </w:r>
      <w:r>
        <w:rPr>
          <w:rFonts w:hint="eastAsia"/>
        </w:rPr>
        <w:t>带动就业</w:t>
      </w:r>
    </w:p>
    <w:p w14:paraId="571B08C3" w14:textId="77777777" w:rsidR="00DD6931" w:rsidRDefault="00350AE2">
      <w:pPr>
        <w:pStyle w:val="a4"/>
        <w:adjustRightInd w:val="0"/>
        <w:snapToGrid w:val="0"/>
        <w:spacing w:after="0" w:line="480" w:lineRule="exact"/>
        <w:ind w:leftChars="0" w:left="0" w:rightChars="-242" w:right="-508" w:firstLineChars="200" w:firstLine="480"/>
        <w:jc w:val="left"/>
        <w:rPr>
          <w:rFonts w:ascii="仿宋" w:eastAsia="仿宋" w:hAnsi="仿宋" w:cs="仿宋"/>
          <w:sz w:val="24"/>
        </w:rPr>
      </w:pPr>
      <w:r>
        <w:rPr>
          <w:rFonts w:ascii="仿宋" w:eastAsia="仿宋" w:hAnsi="仿宋" w:cs="仿宋" w:hint="eastAsia"/>
          <w:sz w:val="24"/>
        </w:rPr>
        <w:t>商显芯片是商业显示器的重要环节，其上游包括IC设计、晶圆制造及加工、封装及测试环节，下游为商业显示器制造行业，本项目将对上下游行业的就业带来积极影响。</w:t>
      </w:r>
    </w:p>
    <w:p w14:paraId="432C0EC3" w14:textId="77777777" w:rsidR="00DD6931" w:rsidRDefault="00350AE2">
      <w:pPr>
        <w:pStyle w:val="30"/>
        <w:rPr>
          <w:rFonts w:ascii="仿宋" w:hAnsi="仿宋" w:cs="仿宋"/>
          <w:szCs w:val="24"/>
        </w:rPr>
      </w:pPr>
      <w:r>
        <w:rPr>
          <w:rFonts w:hint="eastAsia"/>
        </w:rPr>
        <w:t>8.2.4</w:t>
      </w:r>
      <w:r>
        <w:rPr>
          <w:rFonts w:hint="eastAsia"/>
        </w:rPr>
        <w:t>吸引人才</w:t>
      </w:r>
    </w:p>
    <w:p w14:paraId="0C3F143A" w14:textId="77777777" w:rsidR="00DD6931" w:rsidRDefault="00350AE2">
      <w:pPr>
        <w:pStyle w:val="a4"/>
        <w:adjustRightInd w:val="0"/>
        <w:snapToGrid w:val="0"/>
        <w:spacing w:after="0" w:line="480" w:lineRule="exact"/>
        <w:ind w:leftChars="0" w:left="0" w:rightChars="-242" w:right="-508" w:firstLineChars="200" w:firstLine="480"/>
        <w:jc w:val="left"/>
        <w:rPr>
          <w:rFonts w:ascii="仿宋" w:eastAsia="仿宋" w:hAnsi="仿宋" w:cs="仿宋"/>
          <w:sz w:val="24"/>
        </w:rPr>
      </w:pPr>
      <w:r>
        <w:rPr>
          <w:rFonts w:ascii="仿宋" w:eastAsia="仿宋" w:hAnsi="仿宋" w:cs="仿宋" w:hint="eastAsia"/>
          <w:sz w:val="24"/>
        </w:rPr>
        <w:t>本项目负责人与承担单位已达成合作意向，将以股东身份带领团队核心技术人才</w:t>
      </w:r>
      <w:r>
        <w:rPr>
          <w:rFonts w:ascii="仿宋" w:eastAsia="仿宋" w:hAnsi="仿宋" w:cs="仿宋" w:hint="eastAsia"/>
          <w:sz w:val="24"/>
        </w:rPr>
        <w:lastRenderedPageBreak/>
        <w:t>加入承担单位，本项目的成功实施，有望为天津引入数名高端人才。</w:t>
      </w:r>
    </w:p>
    <w:p w14:paraId="6AF7B030" w14:textId="77777777" w:rsidR="00DD6931" w:rsidRDefault="00350AE2">
      <w:pPr>
        <w:pStyle w:val="30"/>
      </w:pPr>
      <w:r>
        <w:rPr>
          <w:rFonts w:hint="eastAsia"/>
        </w:rPr>
        <w:t>8.2.5</w:t>
      </w:r>
      <w:r>
        <w:rPr>
          <w:rFonts w:hint="eastAsia"/>
        </w:rPr>
        <w:t>推动科技自主创新的发展</w:t>
      </w:r>
    </w:p>
    <w:p w14:paraId="3B2F0757" w14:textId="77777777" w:rsidR="00DD6931" w:rsidRDefault="00350AE2">
      <w:pPr>
        <w:pStyle w:val="a4"/>
        <w:adjustRightInd w:val="0"/>
        <w:snapToGrid w:val="0"/>
        <w:spacing w:after="0" w:line="480" w:lineRule="exact"/>
        <w:ind w:leftChars="-85" w:left="-178" w:rightChars="-242" w:right="-508" w:firstLineChars="200" w:firstLine="480"/>
        <w:rPr>
          <w:rFonts w:ascii="仿宋" w:eastAsia="仿宋" w:hAnsi="仿宋" w:cs="仿宋"/>
          <w:sz w:val="24"/>
        </w:rPr>
      </w:pPr>
      <w:r>
        <w:rPr>
          <w:rFonts w:ascii="仿宋" w:eastAsia="仿宋" w:hAnsi="仿宋" w:cs="仿宋" w:hint="eastAsia"/>
          <w:sz w:val="24"/>
        </w:rPr>
        <w:t>科技自主创新是一个国家科技产业发展的重要支撑。承担单位选择自主研发商业显示芯片，无疑是在为中国商业显示产业的自主创新之路进铺垫。这将进一步推动中国商业显示产业的发展，促进国内企业技术水平的提升和创新能力的增强。同时，这也有助于降低对外部技术和市场的依赖，加快自主创新的步伐。</w:t>
      </w:r>
    </w:p>
    <w:p w14:paraId="16396FA5" w14:textId="77777777" w:rsidR="00DD6931" w:rsidRDefault="00350AE2">
      <w:pPr>
        <w:pStyle w:val="2"/>
      </w:pPr>
      <w:r>
        <w:rPr>
          <w:rFonts w:hint="eastAsia"/>
        </w:rPr>
        <w:t>8.3</w:t>
      </w:r>
      <w:r>
        <w:rPr>
          <w:rFonts w:hint="eastAsia"/>
        </w:rPr>
        <w:t>产业化衔接情况</w:t>
      </w:r>
    </w:p>
    <w:p w14:paraId="347CDB05" w14:textId="77777777" w:rsidR="00DD6931" w:rsidRDefault="00350AE2">
      <w:pPr>
        <w:pStyle w:val="a4"/>
        <w:adjustRightInd w:val="0"/>
        <w:snapToGrid w:val="0"/>
        <w:spacing w:after="0" w:line="480" w:lineRule="exact"/>
        <w:ind w:leftChars="0" w:left="0" w:rightChars="-242" w:right="-508" w:firstLineChars="200" w:firstLine="480"/>
        <w:jc w:val="left"/>
        <w:rPr>
          <w:sz w:val="28"/>
          <w:szCs w:val="28"/>
        </w:rPr>
      </w:pPr>
      <w:r>
        <w:rPr>
          <w:rFonts w:ascii="仿宋" w:eastAsia="仿宋" w:hAnsi="仿宋" w:cs="仿宋" w:hint="eastAsia"/>
          <w:sz w:val="24"/>
        </w:rPr>
        <w:t>本项目的承担单位已经进入商显市场的主板及软件行业，将在项目研发期间将在行业内积极布局，积累产业及客户资源，为项目未来产业化打下良好基础，本项目产业化最终由承担单位衔接。</w:t>
      </w:r>
    </w:p>
    <w:p w14:paraId="34EB0CA2" w14:textId="77777777" w:rsidR="00DD6931" w:rsidRDefault="00350AE2">
      <w:pPr>
        <w:pStyle w:val="af8"/>
        <w:numPr>
          <w:ilvl w:val="0"/>
          <w:numId w:val="3"/>
        </w:numPr>
        <w:adjustRightInd w:val="0"/>
        <w:snapToGrid w:val="0"/>
        <w:spacing w:line="480" w:lineRule="exact"/>
        <w:ind w:rightChars="-242" w:right="-508" w:firstLineChars="0"/>
        <w:rPr>
          <w:rFonts w:eastAsia="仿宋_GB2312"/>
          <w:sz w:val="28"/>
          <w:szCs w:val="28"/>
        </w:rPr>
      </w:pPr>
      <w:r>
        <w:rPr>
          <w:rStyle w:val="11"/>
        </w:rPr>
        <w:t>研究工作基础及条件</w:t>
      </w:r>
      <w:r>
        <w:rPr>
          <w:rFonts w:eastAsia="仿宋_GB2312"/>
          <w:sz w:val="28"/>
          <w:szCs w:val="28"/>
        </w:rPr>
        <w:t>（包括现有技术和工作基础、已具备的实施条件、国内外的专利情况、研究队伍和产学研</w:t>
      </w:r>
      <w:r>
        <w:rPr>
          <w:rFonts w:eastAsia="仿宋_GB2312" w:hint="eastAsia"/>
          <w:sz w:val="28"/>
          <w:szCs w:val="28"/>
        </w:rPr>
        <w:t>合作</w:t>
      </w:r>
      <w:r>
        <w:rPr>
          <w:rFonts w:eastAsia="仿宋_GB2312"/>
          <w:sz w:val="28"/>
          <w:szCs w:val="28"/>
        </w:rPr>
        <w:t>情况、是否取得前期成果，国家和市财政资金前期资助情况及其与本项目之间的关系等）</w:t>
      </w:r>
    </w:p>
    <w:p w14:paraId="38507712" w14:textId="77777777" w:rsidR="00DD6931" w:rsidRDefault="00350AE2">
      <w:pPr>
        <w:pStyle w:val="2"/>
      </w:pPr>
      <w:r>
        <w:rPr>
          <w:rFonts w:hint="eastAsia"/>
        </w:rPr>
        <w:t>9.1</w:t>
      </w:r>
      <w:r>
        <w:rPr>
          <w:rFonts w:hint="eastAsia"/>
        </w:rPr>
        <w:t>现有技术和工作基础</w:t>
      </w:r>
    </w:p>
    <w:p w14:paraId="01F4CDAD" w14:textId="77777777" w:rsidR="00DD6931" w:rsidRDefault="00350AE2">
      <w:pPr>
        <w:adjustRightInd w:val="0"/>
        <w:snapToGrid w:val="0"/>
        <w:spacing w:line="480" w:lineRule="exact"/>
        <w:ind w:rightChars="-242" w:right="-508" w:firstLineChars="200" w:firstLine="480"/>
        <w:rPr>
          <w:rFonts w:ascii="仿宋" w:eastAsia="仿宋" w:hAnsi="仿宋" w:cs="仿宋"/>
          <w:sz w:val="24"/>
        </w:rPr>
      </w:pPr>
      <w:r>
        <w:rPr>
          <w:rFonts w:ascii="仿宋" w:eastAsia="仿宋" w:hAnsi="仿宋" w:cs="仿宋" w:hint="eastAsia"/>
          <w:sz w:val="24"/>
        </w:rPr>
        <w:t>项目组在1000+核的华为KunLun 9032昆仑小型机（类Exascale系统）上进行了数据流语言及其运行环境的开发，并用所开发DFC语言在昆仑小型机上进行验证和测试。该工作是大数据国家工程中心的“大数据一体机”子任务之一，相关结果已经发表论文“Z. Du, J. Zhang, S. Sha and Q. Luo, "Implementing the Matrix Multiplication with DFC on Kunlun Small Scale Computer," 2019 20th International Conference on Parallel and Distributed Computing, Applications and Technologies (PDCAT), Gold Coast, Australia, 2019, pp. 115-120.”</w:t>
      </w:r>
    </w:p>
    <w:p w14:paraId="27831B0C" w14:textId="77777777" w:rsidR="00DD6931" w:rsidRDefault="00350AE2">
      <w:pPr>
        <w:pStyle w:val="2"/>
        <w:rPr>
          <w:rFonts w:ascii="仿宋" w:hAnsi="仿宋" w:cs="仿宋"/>
          <w:szCs w:val="24"/>
        </w:rPr>
      </w:pPr>
      <w:r>
        <w:rPr>
          <w:rFonts w:hint="eastAsia"/>
        </w:rPr>
        <w:t>9.2</w:t>
      </w:r>
      <w:r>
        <w:rPr>
          <w:rFonts w:hint="eastAsia"/>
        </w:rPr>
        <w:t>已具备的实施条件</w:t>
      </w:r>
    </w:p>
    <w:p w14:paraId="6BB173DA" w14:textId="77777777" w:rsidR="00DD6931" w:rsidRDefault="00350AE2">
      <w:pPr>
        <w:adjustRightInd w:val="0"/>
        <w:snapToGrid w:val="0"/>
        <w:spacing w:line="480" w:lineRule="exact"/>
        <w:ind w:rightChars="-242" w:right="-508" w:firstLineChars="200" w:firstLine="480"/>
        <w:rPr>
          <w:rFonts w:ascii="仿宋" w:eastAsia="仿宋" w:hAnsi="仿宋" w:cs="仿宋"/>
          <w:sz w:val="24"/>
        </w:rPr>
      </w:pPr>
      <w:r>
        <w:rPr>
          <w:rFonts w:ascii="仿宋" w:eastAsia="仿宋" w:hAnsi="仿宋" w:cs="仿宋" w:hint="eastAsia"/>
          <w:sz w:val="24"/>
        </w:rPr>
        <w:t xml:space="preserve">本项目负责人隶属于深圳大学计算机与软件学院的高性能研究所，该研究所由陈国良院士在 2009 年创立，从事高性能计算领域的研究，经 </w:t>
      </w:r>
      <w:del w:id="56" w:author="luo" w:date="2023-10-27T15:06:00Z">
        <w:r w:rsidDel="00DA6135">
          <w:rPr>
            <w:rFonts w:ascii="仿宋" w:eastAsia="仿宋" w:hAnsi="仿宋" w:cs="仿宋" w:hint="eastAsia"/>
            <w:sz w:val="24"/>
          </w:rPr>
          <w:delText xml:space="preserve">11 </w:delText>
        </w:r>
      </w:del>
      <w:ins w:id="57" w:author="luo" w:date="2023-10-27T15:06:00Z">
        <w:r w:rsidR="00DA6135">
          <w:rPr>
            <w:rFonts w:ascii="仿宋" w:eastAsia="仿宋" w:hAnsi="仿宋" w:cs="仿宋" w:hint="eastAsia"/>
            <w:sz w:val="24"/>
          </w:rPr>
          <w:t>1</w:t>
        </w:r>
        <w:r w:rsidR="00DA6135">
          <w:rPr>
            <w:rFonts w:ascii="仿宋" w:eastAsia="仿宋" w:hAnsi="仿宋" w:cs="仿宋"/>
            <w:sz w:val="24"/>
          </w:rPr>
          <w:t>4</w:t>
        </w:r>
        <w:r w:rsidR="00DA6135">
          <w:rPr>
            <w:rFonts w:ascii="仿宋" w:eastAsia="仿宋" w:hAnsi="仿宋" w:cs="仿宋" w:hint="eastAsia"/>
            <w:sz w:val="24"/>
          </w:rPr>
          <w:t xml:space="preserve"> </w:t>
        </w:r>
      </w:ins>
      <w:r>
        <w:rPr>
          <w:rFonts w:ascii="仿宋" w:eastAsia="仿宋" w:hAnsi="仿宋" w:cs="仿宋" w:hint="eastAsia"/>
          <w:sz w:val="24"/>
        </w:rPr>
        <w:t>年的建设，已经具备了研发个人高性能计算软硬件的能力和条件，已经成功研制了 SD-1、SD-2 以及 SD-30 龙芯系列个人高性能计算机（PHPC）等，该系列 PHPC 成果已获教育部科技进步二等奖。研究团队所在广东省普及型高性能计算机重点实验室、深圳市应用计算重点实验</w:t>
      </w:r>
      <w:r>
        <w:rPr>
          <w:rFonts w:ascii="仿宋" w:eastAsia="仿宋" w:hAnsi="仿宋" w:cs="仿宋" w:hint="eastAsia"/>
          <w:sz w:val="24"/>
        </w:rPr>
        <w:lastRenderedPageBreak/>
        <w:t>室，提供了研究所需的场地、设备等必要和充分的研究条件。研究团队还可使用本学院“大数据系统计算技术国家工程实验室”的研究环境，包括使用昆仑小型机——华为KunLun 9032，能够在1000+核数的环境下开展与本课题相关的研究。</w:t>
      </w:r>
    </w:p>
    <w:p w14:paraId="11B65088" w14:textId="77777777" w:rsidR="00DD6931" w:rsidRDefault="00350AE2">
      <w:pPr>
        <w:pStyle w:val="2"/>
      </w:pPr>
      <w:r>
        <w:rPr>
          <w:rFonts w:hint="eastAsia"/>
        </w:rPr>
        <w:t>9.3</w:t>
      </w:r>
      <w:r>
        <w:rPr>
          <w:rFonts w:hint="eastAsia"/>
        </w:rPr>
        <w:t>已申请课题情况</w:t>
      </w:r>
    </w:p>
    <w:p w14:paraId="1A3C3F42" w14:textId="77777777" w:rsidR="00DD6931" w:rsidRDefault="00350AE2">
      <w:pPr>
        <w:adjustRightInd w:val="0"/>
        <w:snapToGrid w:val="0"/>
        <w:spacing w:line="480" w:lineRule="exact"/>
        <w:ind w:rightChars="-242" w:right="-508" w:firstLineChars="200" w:firstLine="480"/>
        <w:rPr>
          <w:rFonts w:ascii="仿宋" w:eastAsia="仿宋" w:hAnsi="仿宋" w:cs="仿宋"/>
          <w:sz w:val="24"/>
        </w:rPr>
      </w:pPr>
      <w:r>
        <w:rPr>
          <w:rFonts w:ascii="仿宋" w:eastAsia="仿宋" w:hAnsi="仿宋" w:cs="仿宋" w:hint="eastAsia"/>
          <w:sz w:val="24"/>
        </w:rPr>
        <w:t>申请人罗秋明，组成的团队长期从事国产高性能计算机研究，涵盖系统软件和硬件架构，具有丰富的科研经历，在龙芯平台、国产OpenPower8平台上开展了软硬件相关研究，近几年主要的科研项目如下：</w:t>
      </w:r>
    </w:p>
    <w:p w14:paraId="14539641" w14:textId="77777777" w:rsidR="00DD6931" w:rsidRDefault="00350AE2">
      <w:pPr>
        <w:adjustRightInd w:val="0"/>
        <w:snapToGrid w:val="0"/>
        <w:spacing w:line="480" w:lineRule="exact"/>
        <w:ind w:rightChars="-242" w:right="-508" w:firstLineChars="200" w:firstLine="480"/>
        <w:rPr>
          <w:rFonts w:ascii="仿宋" w:eastAsia="仿宋" w:hAnsi="仿宋" w:cs="仿宋"/>
          <w:sz w:val="24"/>
        </w:rPr>
      </w:pPr>
      <w:r>
        <w:rPr>
          <w:rFonts w:ascii="仿宋" w:eastAsia="仿宋" w:hAnsi="仿宋" w:cs="仿宋" w:hint="eastAsia"/>
          <w:sz w:val="24"/>
        </w:rPr>
        <w:t>[1] 通用数据流DFC语言及其执行环境的关键技术研究，深圳市科创委稳定支持项目，30万 上述项目是本项目的基础，提供了数据流语言和运行环境runtime的原型实现，正是基于上述基础，本项目才可能设计和实现一个标准化的DFI数据流编程接口等后续研究。</w:t>
      </w:r>
    </w:p>
    <w:p w14:paraId="65B7F5D5" w14:textId="77777777" w:rsidR="00DD6931" w:rsidRDefault="00350AE2">
      <w:pPr>
        <w:adjustRightInd w:val="0"/>
        <w:snapToGrid w:val="0"/>
        <w:spacing w:line="480" w:lineRule="exact"/>
        <w:ind w:rightChars="-242" w:right="-508" w:firstLineChars="200" w:firstLine="480"/>
        <w:rPr>
          <w:rFonts w:ascii="仿宋" w:eastAsia="仿宋" w:hAnsi="仿宋" w:cs="仿宋"/>
          <w:sz w:val="24"/>
        </w:rPr>
      </w:pPr>
      <w:r>
        <w:rPr>
          <w:rFonts w:ascii="仿宋" w:eastAsia="仿宋" w:hAnsi="仿宋" w:cs="仿宋" w:hint="eastAsia"/>
          <w:sz w:val="24"/>
        </w:rPr>
        <w:t>[2] 基于开放技术的可信多路高端计算系统研发， 深圳市技术攻关研究项目， 160万，  本项目的基于IBM OpenPower8 CAPI技术的硬件加速器研发，所研究的FPGA加速部件与主处理器cache一致性思路，证明该方案是加速部件获得高性能的有效途径，这也是本项目申请底层优化的参考方向。</w:t>
      </w:r>
    </w:p>
    <w:p w14:paraId="5D5ECB63" w14:textId="77777777" w:rsidR="00DD6931" w:rsidRDefault="00350AE2">
      <w:pPr>
        <w:adjustRightInd w:val="0"/>
        <w:snapToGrid w:val="0"/>
        <w:spacing w:line="480" w:lineRule="exact"/>
        <w:ind w:rightChars="-242" w:right="-508" w:firstLineChars="200" w:firstLine="480"/>
        <w:rPr>
          <w:rFonts w:ascii="仿宋" w:eastAsia="仿宋" w:hAnsi="仿宋" w:cs="仿宋"/>
          <w:sz w:val="24"/>
        </w:rPr>
      </w:pPr>
      <w:r>
        <w:rPr>
          <w:rFonts w:ascii="仿宋" w:eastAsia="仿宋" w:hAnsi="仿宋" w:cs="仿宋" w:hint="eastAsia"/>
          <w:sz w:val="24"/>
        </w:rPr>
        <w:t>[3] 云环境中的异构存储资源分配与性能优化研究, 深圳市基础研究项目，30万，</w:t>
      </w:r>
    </w:p>
    <w:p w14:paraId="18AD7B18" w14:textId="77777777" w:rsidR="00DD6931" w:rsidRDefault="00350AE2">
      <w:pPr>
        <w:adjustRightInd w:val="0"/>
        <w:snapToGrid w:val="0"/>
        <w:spacing w:line="480" w:lineRule="exact"/>
        <w:ind w:rightChars="-242" w:right="-508" w:firstLine="480"/>
        <w:rPr>
          <w:rFonts w:ascii="仿宋" w:eastAsia="仿宋" w:hAnsi="仿宋" w:cs="仿宋"/>
          <w:sz w:val="24"/>
        </w:rPr>
      </w:pPr>
      <w:r>
        <w:rPr>
          <w:rFonts w:ascii="仿宋" w:eastAsia="仿宋" w:hAnsi="仿宋" w:cs="仿宋" w:hint="eastAsia"/>
          <w:sz w:val="24"/>
        </w:rPr>
        <w:t>本项目的资源分配属于组合优化问题，与本项目的数据流DAG图的接纳调度上具有类似特点，可以作为间接的技术支撑。</w:t>
      </w:r>
    </w:p>
    <w:p w14:paraId="5258114C" w14:textId="77777777" w:rsidR="00DD6931" w:rsidRDefault="00350AE2">
      <w:pPr>
        <w:adjustRightInd w:val="0"/>
        <w:snapToGrid w:val="0"/>
        <w:spacing w:line="480" w:lineRule="exact"/>
        <w:ind w:rightChars="-242" w:right="-508" w:firstLine="480"/>
        <w:rPr>
          <w:rFonts w:ascii="仿宋" w:eastAsia="仿宋" w:hAnsi="仿宋" w:cs="仿宋"/>
          <w:sz w:val="24"/>
        </w:rPr>
      </w:pPr>
      <w:r>
        <w:rPr>
          <w:rFonts w:ascii="仿宋" w:eastAsia="仿宋" w:hAnsi="仿宋" w:cs="仿宋" w:hint="eastAsia"/>
          <w:sz w:val="24"/>
        </w:rPr>
        <w:t>[4] 支持“内存计算”的众核操作系统关键技术研究，深圳市基础研究项目，30万</w:t>
      </w:r>
    </w:p>
    <w:p w14:paraId="179C78B0" w14:textId="77777777" w:rsidR="00DD6931" w:rsidRDefault="00350AE2">
      <w:pPr>
        <w:pStyle w:val="2"/>
        <w:spacing w:before="200"/>
      </w:pPr>
      <w:r>
        <w:rPr>
          <w:rFonts w:hint="eastAsia"/>
        </w:rPr>
        <w:t>9.4</w:t>
      </w:r>
      <w:r>
        <w:rPr>
          <w:rFonts w:hint="eastAsia"/>
        </w:rPr>
        <w:t>已申请专利情况</w:t>
      </w:r>
    </w:p>
    <w:p w14:paraId="68CEB6E0" w14:textId="77777777" w:rsidR="00DD6931" w:rsidRDefault="00350AE2">
      <w:pPr>
        <w:adjustRightInd w:val="0"/>
        <w:snapToGrid w:val="0"/>
        <w:spacing w:line="480" w:lineRule="exact"/>
        <w:ind w:rightChars="-242" w:right="-508" w:firstLineChars="200" w:firstLine="480"/>
        <w:rPr>
          <w:rFonts w:ascii="仿宋" w:eastAsia="仿宋" w:hAnsi="仿宋" w:cs="仿宋"/>
          <w:sz w:val="24"/>
        </w:rPr>
      </w:pPr>
      <w:r>
        <w:rPr>
          <w:rFonts w:ascii="仿宋" w:eastAsia="仿宋" w:hAnsi="仿宋" w:cs="仿宋" w:hint="eastAsia"/>
          <w:sz w:val="24"/>
        </w:rPr>
        <w:t>团队在比较接近Exascale的计算系统上开发了DFC（DataFlow C）语言及其运行环境的原型，展示了良好的易编程性和可扩展性，也再次验证了关于Exascale计算系统必将转向数据流执行模式的趋势。</w:t>
      </w:r>
    </w:p>
    <w:p w14:paraId="5D4A9F64" w14:textId="77777777" w:rsidR="00DD6931" w:rsidRDefault="00350AE2">
      <w:pPr>
        <w:adjustRightInd w:val="0"/>
        <w:snapToGrid w:val="0"/>
        <w:spacing w:line="480" w:lineRule="exact"/>
        <w:ind w:rightChars="-242" w:right="-508" w:firstLineChars="200" w:firstLine="480"/>
        <w:rPr>
          <w:rFonts w:ascii="仿宋" w:eastAsia="仿宋" w:hAnsi="仿宋" w:cs="仿宋"/>
          <w:sz w:val="24"/>
        </w:rPr>
      </w:pPr>
      <w:r>
        <w:rPr>
          <w:rFonts w:ascii="仿宋" w:eastAsia="仿宋" w:hAnsi="仿宋" w:cs="仿宋" w:hint="eastAsia"/>
          <w:sz w:val="24"/>
        </w:rPr>
        <w:t>相应的DFC语言研究过程中，我们将相关技术申请了专利，其中已获授权专利如下：</w:t>
      </w:r>
    </w:p>
    <w:p w14:paraId="12D1AE60" w14:textId="77777777" w:rsidR="00DD6931" w:rsidRDefault="00350AE2">
      <w:pPr>
        <w:adjustRightInd w:val="0"/>
        <w:snapToGrid w:val="0"/>
        <w:spacing w:line="480" w:lineRule="exact"/>
        <w:ind w:rightChars="-242" w:right="-508" w:firstLine="420"/>
        <w:rPr>
          <w:rFonts w:ascii="仿宋" w:eastAsia="仿宋" w:hAnsi="仿宋" w:cs="仿宋"/>
          <w:sz w:val="24"/>
        </w:rPr>
      </w:pPr>
      <w:r>
        <w:rPr>
          <w:rFonts w:ascii="仿宋" w:eastAsia="仿宋" w:hAnsi="仿宋" w:cs="仿宋" w:hint="eastAsia"/>
          <w:sz w:val="24"/>
        </w:rPr>
        <w:t>[1]一种基于C 语言的语法扩展方法、装置及终端设备，申请号：201811093285.2</w:t>
      </w:r>
    </w:p>
    <w:p w14:paraId="111B53B2" w14:textId="77777777" w:rsidR="00DD6931" w:rsidRDefault="00350AE2">
      <w:pPr>
        <w:adjustRightInd w:val="0"/>
        <w:snapToGrid w:val="0"/>
        <w:spacing w:line="480" w:lineRule="exact"/>
        <w:ind w:rightChars="-242" w:right="-508" w:firstLine="420"/>
        <w:rPr>
          <w:rFonts w:ascii="仿宋" w:eastAsia="仿宋" w:hAnsi="仿宋" w:cs="仿宋"/>
          <w:sz w:val="24"/>
        </w:rPr>
      </w:pPr>
      <w:r>
        <w:rPr>
          <w:rFonts w:ascii="仿宋" w:eastAsia="仿宋" w:hAnsi="仿宋" w:cs="仿宋" w:hint="eastAsia"/>
          <w:sz w:val="24"/>
        </w:rPr>
        <w:t>[2] 提升数据流机运行效率的方法、装置、设备及存储介质，申请号：201910124995.5</w:t>
      </w:r>
    </w:p>
    <w:p w14:paraId="60669DB1" w14:textId="77777777" w:rsidR="00DD6931" w:rsidRDefault="00350AE2">
      <w:pPr>
        <w:pStyle w:val="af8"/>
        <w:numPr>
          <w:ilvl w:val="0"/>
          <w:numId w:val="3"/>
        </w:numPr>
        <w:adjustRightInd w:val="0"/>
        <w:snapToGrid w:val="0"/>
        <w:spacing w:line="480" w:lineRule="exact"/>
        <w:ind w:rightChars="-242" w:right="-508" w:firstLineChars="0"/>
        <w:rPr>
          <w:rFonts w:ascii="仿宋" w:eastAsia="仿宋" w:hAnsi="仿宋" w:cs="仿宋"/>
          <w:sz w:val="28"/>
          <w:szCs w:val="28"/>
        </w:rPr>
      </w:pPr>
      <w:r>
        <w:rPr>
          <w:rStyle w:val="11"/>
        </w:rPr>
        <w:lastRenderedPageBreak/>
        <w:t>承担单位简介及合作方式</w:t>
      </w:r>
      <w:r>
        <w:rPr>
          <w:rFonts w:eastAsia="黑体"/>
          <w:sz w:val="28"/>
          <w:szCs w:val="28"/>
        </w:rPr>
        <w:t>（</w:t>
      </w:r>
      <w:r>
        <w:rPr>
          <w:rFonts w:eastAsia="仿宋_GB2312"/>
          <w:sz w:val="28"/>
          <w:szCs w:val="28"/>
        </w:rPr>
        <w:t>包括承担单位的实力、生产经营状况、财务状况以及合作的具体形式等</w:t>
      </w:r>
      <w:r>
        <w:rPr>
          <w:rFonts w:eastAsia="黑体"/>
          <w:sz w:val="28"/>
          <w:szCs w:val="28"/>
        </w:rPr>
        <w:t>）</w:t>
      </w:r>
    </w:p>
    <w:p w14:paraId="5BBC7AD2" w14:textId="77777777" w:rsidR="00DD6931" w:rsidRDefault="00350AE2">
      <w:pPr>
        <w:pStyle w:val="2"/>
      </w:pPr>
      <w:r>
        <w:rPr>
          <w:rFonts w:hint="eastAsia"/>
        </w:rPr>
        <w:t>10.1</w:t>
      </w:r>
      <w:r>
        <w:rPr>
          <w:rFonts w:hint="eastAsia"/>
        </w:rPr>
        <w:t>承担单位简介</w:t>
      </w:r>
    </w:p>
    <w:p w14:paraId="68C0BD3A" w14:textId="77777777" w:rsidR="00DD6931" w:rsidRDefault="00350AE2">
      <w:pPr>
        <w:pStyle w:val="aa"/>
        <w:spacing w:line="360" w:lineRule="auto"/>
        <w:ind w:firstLineChars="200" w:firstLine="480"/>
        <w:rPr>
          <w:rFonts w:ascii="仿宋" w:eastAsia="仿宋" w:hAnsi="仿宋" w:cs="仿宋"/>
          <w:sz w:val="24"/>
        </w:rPr>
      </w:pPr>
      <w:r>
        <w:rPr>
          <w:rFonts w:ascii="仿宋" w:eastAsia="仿宋" w:hAnsi="仿宋" w:cs="仿宋" w:hint="eastAsia"/>
          <w:sz w:val="24"/>
        </w:rPr>
        <w:t>天津宇翼开鸿智能科技有限公司成立于2023年，现有员工18人，是一家专注于移动及嵌入式设备、OpenHarmony操作系统研发、生产、及销售的高新技术企业，公司致力于为广告机行业提供完全国产化的，更加安全、经济、高效的操作系统与芯片解决方案。公司创始人在创立本公司之前，经营有多家行业内科技型企业，年销售额超过千万级别，可以为公司导入大量产业资源及业务资源。</w:t>
      </w:r>
    </w:p>
    <w:p w14:paraId="45284C56" w14:textId="77777777" w:rsidR="00DD6931" w:rsidRDefault="00350AE2">
      <w:pPr>
        <w:pStyle w:val="2"/>
      </w:pPr>
      <w:r>
        <w:rPr>
          <w:rFonts w:hint="eastAsia"/>
        </w:rPr>
        <w:t>10.2</w:t>
      </w:r>
      <w:r>
        <w:rPr>
          <w:rFonts w:hint="eastAsia"/>
        </w:rPr>
        <w:t>生产经营情况</w:t>
      </w:r>
    </w:p>
    <w:p w14:paraId="36055928" w14:textId="77777777" w:rsidR="00DD6931" w:rsidRDefault="00350AE2">
      <w:pPr>
        <w:pStyle w:val="aa"/>
        <w:spacing w:line="360" w:lineRule="auto"/>
        <w:ind w:firstLineChars="200" w:firstLine="480"/>
        <w:rPr>
          <w:rFonts w:ascii="仿宋" w:eastAsia="仿宋" w:hAnsi="仿宋" w:cs="仿宋"/>
          <w:sz w:val="24"/>
        </w:rPr>
      </w:pPr>
      <w:r>
        <w:rPr>
          <w:rFonts w:ascii="仿宋" w:eastAsia="仿宋" w:hAnsi="仿宋" w:cs="仿宋" w:hint="eastAsia"/>
          <w:sz w:val="24"/>
        </w:rPr>
        <w:t>公司自2023年6月成立以来，得益于创始人在行业内的积累，已经完成了团队基本架构的搭建，具备了独立承接业务的能力。目前已经与行业内多家企业达成了意向合作，具备持续造血能力.</w:t>
      </w:r>
    </w:p>
    <w:p w14:paraId="063A2C2D" w14:textId="77777777" w:rsidR="00DD6931" w:rsidRDefault="00350AE2">
      <w:pPr>
        <w:pStyle w:val="2"/>
      </w:pPr>
      <w:r>
        <w:rPr>
          <w:rFonts w:hint="eastAsia"/>
        </w:rPr>
        <w:t>10.3</w:t>
      </w:r>
      <w:r>
        <w:rPr>
          <w:rFonts w:hint="eastAsia"/>
        </w:rPr>
        <w:t>财务状况</w:t>
      </w:r>
    </w:p>
    <w:p w14:paraId="00BD6942" w14:textId="77777777" w:rsidR="00DD6931" w:rsidRDefault="00350AE2">
      <w:pPr>
        <w:pStyle w:val="aa"/>
        <w:spacing w:line="360" w:lineRule="auto"/>
        <w:ind w:firstLineChars="200" w:firstLine="480"/>
        <w:rPr>
          <w:rFonts w:ascii="仿宋" w:eastAsia="仿宋" w:hAnsi="仿宋" w:cs="仿宋"/>
          <w:sz w:val="24"/>
        </w:rPr>
      </w:pPr>
      <w:r>
        <w:rPr>
          <w:rFonts w:ascii="仿宋" w:eastAsia="仿宋" w:hAnsi="仿宋" w:cs="仿宋" w:hint="eastAsia"/>
          <w:sz w:val="24"/>
        </w:rPr>
        <w:t>公司2023年7月净资产为0,8月净资产为3000000元，9月净资产为3742774.88元，单月资产增长了12.4%，未来，随着股东的持续注资以及业务开展，仍将保持正增长。</w:t>
      </w:r>
    </w:p>
    <w:p w14:paraId="7D7BB136" w14:textId="77777777" w:rsidR="00DD6931" w:rsidRDefault="00350AE2">
      <w:pPr>
        <w:pStyle w:val="2"/>
      </w:pPr>
      <w:r>
        <w:rPr>
          <w:rFonts w:hint="eastAsia"/>
        </w:rPr>
        <w:t>10.4</w:t>
      </w:r>
      <w:r>
        <w:rPr>
          <w:rFonts w:hint="eastAsia"/>
        </w:rPr>
        <w:t>合作具体形式</w:t>
      </w:r>
    </w:p>
    <w:p w14:paraId="0D4A5337" w14:textId="77777777" w:rsidR="00DD6931" w:rsidRDefault="00350AE2">
      <w:pPr>
        <w:adjustRightInd w:val="0"/>
        <w:snapToGrid w:val="0"/>
        <w:spacing w:line="480" w:lineRule="exact"/>
        <w:ind w:rightChars="-242" w:right="-508" w:firstLineChars="200" w:firstLine="480"/>
        <w:rPr>
          <w:rFonts w:ascii="仿宋" w:eastAsia="仿宋" w:hAnsi="仿宋" w:cs="仿宋"/>
          <w:sz w:val="24"/>
        </w:rPr>
      </w:pPr>
      <w:r>
        <w:rPr>
          <w:rFonts w:ascii="仿宋" w:eastAsia="仿宋" w:hAnsi="仿宋" w:cs="仿宋" w:hint="eastAsia"/>
          <w:sz w:val="24"/>
        </w:rPr>
        <w:t>本项目申报人与承担单位已达成合作意向，未来将以股东身份加入承担单位，本项目所有研究成果归属承担单位所有。</w:t>
      </w:r>
    </w:p>
    <w:p w14:paraId="776727E3" w14:textId="77777777" w:rsidR="00DD6931" w:rsidRDefault="00350AE2">
      <w:pPr>
        <w:widowControl/>
        <w:jc w:val="left"/>
        <w:rPr>
          <w:rFonts w:ascii="仿宋" w:eastAsia="仿宋" w:hAnsi="仿宋" w:cs="仿宋"/>
          <w:sz w:val="28"/>
          <w:szCs w:val="28"/>
        </w:rPr>
      </w:pPr>
      <w:r>
        <w:rPr>
          <w:rFonts w:ascii="仿宋" w:eastAsia="仿宋" w:hAnsi="仿宋" w:cs="仿宋" w:hint="eastAsia"/>
          <w:sz w:val="28"/>
          <w:szCs w:val="28"/>
        </w:rPr>
        <w:br w:type="page"/>
      </w:r>
    </w:p>
    <w:p w14:paraId="4B723789" w14:textId="77777777" w:rsidR="00DD6931" w:rsidRDefault="00DD6931">
      <w:pPr>
        <w:adjustRightInd w:val="0"/>
        <w:snapToGrid w:val="0"/>
        <w:spacing w:line="480" w:lineRule="exact"/>
        <w:ind w:leftChars="-85" w:left="-178" w:rightChars="-242" w:right="-508" w:firstLineChars="200" w:firstLine="560"/>
        <w:rPr>
          <w:rFonts w:eastAsia="黑体"/>
          <w:sz w:val="28"/>
          <w:szCs w:val="28"/>
        </w:rPr>
      </w:pPr>
    </w:p>
    <w:p w14:paraId="77C95736" w14:textId="77777777" w:rsidR="00DD6931" w:rsidRDefault="00350AE2">
      <w:pPr>
        <w:pStyle w:val="af8"/>
        <w:numPr>
          <w:ilvl w:val="0"/>
          <w:numId w:val="3"/>
        </w:numPr>
        <w:adjustRightInd w:val="0"/>
        <w:snapToGrid w:val="0"/>
        <w:spacing w:line="480" w:lineRule="exact"/>
        <w:ind w:rightChars="-242" w:right="-508" w:firstLineChars="0"/>
        <w:rPr>
          <w:rFonts w:eastAsia="仿宋_GB2312"/>
          <w:sz w:val="28"/>
          <w:szCs w:val="28"/>
        </w:rPr>
      </w:pPr>
      <w:r>
        <w:rPr>
          <w:rStyle w:val="11"/>
        </w:rPr>
        <w:t>项目负责人及主要成员简介</w:t>
      </w:r>
      <w:r>
        <w:rPr>
          <w:rFonts w:eastAsia="仿宋_GB2312"/>
          <w:sz w:val="28"/>
          <w:szCs w:val="28"/>
        </w:rPr>
        <w:t>（姓名、性别、年龄、学历、学位、技术职称与职务以及与本项目相关的主要工作业绩、获奖、入选国家和市级人才计划情况等）</w:t>
      </w:r>
    </w:p>
    <w:p w14:paraId="0223A7A9" w14:textId="77777777" w:rsidR="00DD6931" w:rsidRDefault="00DD6931">
      <w:pPr>
        <w:pStyle w:val="af8"/>
        <w:adjustRightInd w:val="0"/>
        <w:snapToGrid w:val="0"/>
        <w:spacing w:line="480" w:lineRule="exact"/>
        <w:ind w:left="495" w:rightChars="-242" w:right="-508" w:firstLineChars="0" w:firstLine="0"/>
        <w:rPr>
          <w:rFonts w:eastAsia="仿宋_GB2312"/>
          <w:sz w:val="28"/>
          <w:szCs w:val="28"/>
        </w:rPr>
      </w:pPr>
    </w:p>
    <w:p w14:paraId="2CE3A762" w14:textId="77777777" w:rsidR="00DD6931" w:rsidRDefault="00350AE2">
      <w:pPr>
        <w:pStyle w:val="2"/>
      </w:pPr>
      <w:r>
        <w:rPr>
          <w:rFonts w:hint="eastAsia"/>
        </w:rPr>
        <w:t xml:space="preserve">11.1 </w:t>
      </w:r>
      <w:r>
        <w:rPr>
          <w:rFonts w:hint="eastAsia"/>
        </w:rPr>
        <w:t>项目负责人</w:t>
      </w:r>
    </w:p>
    <w:p w14:paraId="34991BCB"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罗秋明，男，</w:t>
      </w:r>
      <w:r>
        <w:rPr>
          <w:rFonts w:eastAsia="仿宋_GB2312" w:hint="eastAsia"/>
          <w:sz w:val="24"/>
        </w:rPr>
        <w:t>49</w:t>
      </w:r>
      <w:r>
        <w:rPr>
          <w:rFonts w:eastAsia="仿宋_GB2312" w:hint="eastAsia"/>
          <w:sz w:val="24"/>
        </w:rPr>
        <w:t>岁，深圳大学</w:t>
      </w:r>
      <w:r>
        <w:rPr>
          <w:rFonts w:eastAsia="仿宋_GB2312" w:hint="eastAsia"/>
          <w:sz w:val="24"/>
        </w:rPr>
        <w:t>,</w:t>
      </w:r>
      <w:r>
        <w:rPr>
          <w:rFonts w:eastAsia="仿宋_GB2312" w:hint="eastAsia"/>
          <w:sz w:val="24"/>
        </w:rPr>
        <w:t>计算机与软件学院</w:t>
      </w:r>
      <w:r>
        <w:rPr>
          <w:rFonts w:eastAsia="仿宋_GB2312" w:hint="eastAsia"/>
          <w:sz w:val="24"/>
        </w:rPr>
        <w:t xml:space="preserve">, </w:t>
      </w:r>
      <w:r>
        <w:rPr>
          <w:rFonts w:eastAsia="仿宋_GB2312" w:hint="eastAsia"/>
          <w:sz w:val="24"/>
        </w:rPr>
        <w:t>副教授。研究方向：高性能计算。主讲课程：计算机体系结构、操作系统。近年参与基于龙芯多核处理器的普及型高性能计算机</w:t>
      </w:r>
      <w:r>
        <w:rPr>
          <w:rFonts w:eastAsia="仿宋_GB2312" w:hint="eastAsia"/>
          <w:sz w:val="24"/>
        </w:rPr>
        <w:t>KD-60</w:t>
      </w:r>
      <w:r>
        <w:rPr>
          <w:rFonts w:eastAsia="仿宋_GB2312" w:hint="eastAsia"/>
          <w:sz w:val="24"/>
        </w:rPr>
        <w:t>、</w:t>
      </w:r>
      <w:r>
        <w:rPr>
          <w:rFonts w:eastAsia="仿宋_GB2312" w:hint="eastAsia"/>
          <w:sz w:val="24"/>
        </w:rPr>
        <w:t>KD-90</w:t>
      </w:r>
      <w:r>
        <w:rPr>
          <w:rFonts w:eastAsia="仿宋_GB2312" w:hint="eastAsia"/>
          <w:sz w:val="24"/>
        </w:rPr>
        <w:t>、</w:t>
      </w:r>
      <w:r>
        <w:rPr>
          <w:rFonts w:eastAsia="仿宋_GB2312" w:hint="eastAsia"/>
          <w:sz w:val="24"/>
        </w:rPr>
        <w:t>SD-1</w:t>
      </w:r>
      <w:r>
        <w:rPr>
          <w:rFonts w:eastAsia="仿宋_GB2312" w:hint="eastAsia"/>
          <w:sz w:val="24"/>
        </w:rPr>
        <w:t>、</w:t>
      </w:r>
      <w:r>
        <w:rPr>
          <w:rFonts w:eastAsia="仿宋_GB2312" w:hint="eastAsia"/>
          <w:sz w:val="24"/>
        </w:rPr>
        <w:t>SD-2</w:t>
      </w:r>
      <w:r>
        <w:rPr>
          <w:rFonts w:eastAsia="仿宋_GB2312" w:hint="eastAsia"/>
          <w:sz w:val="24"/>
        </w:rPr>
        <w:t>和</w:t>
      </w:r>
      <w:r>
        <w:rPr>
          <w:rFonts w:eastAsia="仿宋_GB2312" w:hint="eastAsia"/>
          <w:sz w:val="24"/>
        </w:rPr>
        <w:t>SD-30</w:t>
      </w:r>
      <w:r>
        <w:rPr>
          <w:rFonts w:eastAsia="仿宋_GB2312" w:hint="eastAsia"/>
          <w:sz w:val="24"/>
        </w:rPr>
        <w:t>的研制，获教育部科技进步二等奖。著《</w:t>
      </w:r>
      <w:r>
        <w:rPr>
          <w:rFonts w:eastAsia="仿宋_GB2312" w:hint="eastAsia"/>
          <w:sz w:val="24"/>
        </w:rPr>
        <w:t>OpenMP</w:t>
      </w:r>
      <w:r>
        <w:rPr>
          <w:rFonts w:eastAsia="仿宋_GB2312" w:hint="eastAsia"/>
          <w:sz w:val="24"/>
        </w:rPr>
        <w:t>编译原理及实现技术》、《</w:t>
      </w:r>
      <w:r>
        <w:rPr>
          <w:rFonts w:eastAsia="仿宋_GB2312" w:hint="eastAsia"/>
          <w:sz w:val="24"/>
        </w:rPr>
        <w:t>Linux</w:t>
      </w:r>
      <w:r>
        <w:rPr>
          <w:rFonts w:eastAsia="仿宋_GB2312" w:hint="eastAsia"/>
          <w:sz w:val="24"/>
        </w:rPr>
        <w:t>技术内幕》、《操作系统之编程观察》、《</w:t>
      </w:r>
      <w:r>
        <w:rPr>
          <w:rFonts w:eastAsia="仿宋_GB2312" w:hint="eastAsia"/>
          <w:sz w:val="24"/>
        </w:rPr>
        <w:t>Linux GNU C</w:t>
      </w:r>
      <w:r>
        <w:rPr>
          <w:rFonts w:eastAsia="仿宋_GB2312" w:hint="eastAsia"/>
          <w:sz w:val="24"/>
        </w:rPr>
        <w:t>程序观察》和《操作系统原型——</w:t>
      </w:r>
      <w:r>
        <w:rPr>
          <w:rFonts w:eastAsia="仿宋_GB2312" w:hint="eastAsia"/>
          <w:sz w:val="24"/>
        </w:rPr>
        <w:t>xv6</w:t>
      </w:r>
      <w:r>
        <w:rPr>
          <w:rFonts w:eastAsia="仿宋_GB2312" w:hint="eastAsia"/>
          <w:sz w:val="24"/>
        </w:rPr>
        <w:t>分析与实验》，译《</w:t>
      </w:r>
      <w:r>
        <w:rPr>
          <w:rFonts w:eastAsia="仿宋_GB2312" w:hint="eastAsia"/>
          <w:sz w:val="24"/>
        </w:rPr>
        <w:t xml:space="preserve">Intel Parallel studio </w:t>
      </w:r>
      <w:r>
        <w:rPr>
          <w:rFonts w:eastAsia="仿宋_GB2312" w:hint="eastAsia"/>
          <w:sz w:val="24"/>
        </w:rPr>
        <w:t>环境下的并行程序设计》（以上都由清华大学出版社出版）。</w:t>
      </w:r>
    </w:p>
    <w:p w14:paraId="70CC0645"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教育经历</w:t>
      </w:r>
      <w:r>
        <w:rPr>
          <w:rFonts w:eastAsia="仿宋_GB2312" w:hint="eastAsia"/>
          <w:sz w:val="24"/>
        </w:rPr>
        <w:tab/>
      </w:r>
      <w:r>
        <w:rPr>
          <w:rFonts w:eastAsia="仿宋_GB2312" w:hint="eastAsia"/>
          <w:sz w:val="24"/>
        </w:rPr>
        <w:t>：</w:t>
      </w:r>
    </w:p>
    <w:p w14:paraId="5E1988DD"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(1) 1999-9</w:t>
      </w:r>
      <w:r>
        <w:rPr>
          <w:rFonts w:eastAsia="仿宋_GB2312" w:hint="eastAsia"/>
          <w:sz w:val="24"/>
        </w:rPr>
        <w:t>至</w:t>
      </w:r>
      <w:r>
        <w:rPr>
          <w:rFonts w:eastAsia="仿宋_GB2312" w:hint="eastAsia"/>
          <w:sz w:val="24"/>
        </w:rPr>
        <w:t xml:space="preserve">2003-12, </w:t>
      </w:r>
      <w:r>
        <w:rPr>
          <w:rFonts w:eastAsia="仿宋_GB2312" w:hint="eastAsia"/>
          <w:sz w:val="24"/>
        </w:rPr>
        <w:t>华中科技大学</w:t>
      </w:r>
      <w:r>
        <w:rPr>
          <w:rFonts w:eastAsia="仿宋_GB2312" w:hint="eastAsia"/>
          <w:sz w:val="24"/>
        </w:rPr>
        <w:t xml:space="preserve">, </w:t>
      </w:r>
      <w:r>
        <w:rPr>
          <w:rFonts w:eastAsia="仿宋_GB2312" w:hint="eastAsia"/>
          <w:sz w:val="24"/>
        </w:rPr>
        <w:t>计算机体系结构</w:t>
      </w:r>
      <w:r>
        <w:rPr>
          <w:rFonts w:eastAsia="仿宋_GB2312" w:hint="eastAsia"/>
          <w:sz w:val="24"/>
        </w:rPr>
        <w:t xml:space="preserve">, </w:t>
      </w:r>
      <w:r>
        <w:rPr>
          <w:rFonts w:eastAsia="仿宋_GB2312" w:hint="eastAsia"/>
          <w:sz w:val="24"/>
        </w:rPr>
        <w:t>工学博士</w:t>
      </w:r>
      <w:r>
        <w:rPr>
          <w:rFonts w:eastAsia="仿宋_GB2312" w:hint="eastAsia"/>
          <w:sz w:val="24"/>
        </w:rPr>
        <w:t xml:space="preserve">, </w:t>
      </w:r>
      <w:r>
        <w:rPr>
          <w:rFonts w:eastAsia="仿宋_GB2312" w:hint="eastAsia"/>
          <w:sz w:val="24"/>
        </w:rPr>
        <w:t>导师</w:t>
      </w:r>
      <w:r>
        <w:rPr>
          <w:rFonts w:eastAsia="仿宋_GB2312" w:hint="eastAsia"/>
          <w:sz w:val="24"/>
        </w:rPr>
        <w:t xml:space="preserve">: </w:t>
      </w:r>
      <w:r>
        <w:rPr>
          <w:rFonts w:eastAsia="仿宋_GB2312" w:hint="eastAsia"/>
          <w:sz w:val="24"/>
        </w:rPr>
        <w:t>周敬利</w:t>
      </w:r>
    </w:p>
    <w:p w14:paraId="14A4739C"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(2) 1996-9</w:t>
      </w:r>
      <w:r>
        <w:rPr>
          <w:rFonts w:eastAsia="仿宋_GB2312" w:hint="eastAsia"/>
          <w:sz w:val="24"/>
        </w:rPr>
        <w:t>至</w:t>
      </w:r>
      <w:r>
        <w:rPr>
          <w:rFonts w:eastAsia="仿宋_GB2312" w:hint="eastAsia"/>
          <w:sz w:val="24"/>
        </w:rPr>
        <w:t xml:space="preserve">1999-7, </w:t>
      </w:r>
      <w:r>
        <w:rPr>
          <w:rFonts w:eastAsia="仿宋_GB2312" w:hint="eastAsia"/>
          <w:sz w:val="24"/>
        </w:rPr>
        <w:t>桂林电子工业学院</w:t>
      </w:r>
      <w:r>
        <w:rPr>
          <w:rFonts w:eastAsia="仿宋_GB2312" w:hint="eastAsia"/>
          <w:sz w:val="24"/>
        </w:rPr>
        <w:t xml:space="preserve">, </w:t>
      </w:r>
      <w:r>
        <w:rPr>
          <w:rFonts w:eastAsia="仿宋_GB2312" w:hint="eastAsia"/>
          <w:sz w:val="24"/>
        </w:rPr>
        <w:t>通信与信息系统</w:t>
      </w:r>
      <w:r>
        <w:rPr>
          <w:rFonts w:eastAsia="仿宋_GB2312" w:hint="eastAsia"/>
          <w:sz w:val="24"/>
        </w:rPr>
        <w:t xml:space="preserve">, </w:t>
      </w:r>
      <w:r>
        <w:rPr>
          <w:rFonts w:eastAsia="仿宋_GB2312" w:hint="eastAsia"/>
          <w:sz w:val="24"/>
        </w:rPr>
        <w:t>工学硕士</w:t>
      </w:r>
      <w:r>
        <w:rPr>
          <w:rFonts w:eastAsia="仿宋_GB2312" w:hint="eastAsia"/>
          <w:sz w:val="24"/>
        </w:rPr>
        <w:t xml:space="preserve">, </w:t>
      </w:r>
      <w:r>
        <w:rPr>
          <w:rFonts w:eastAsia="仿宋_GB2312" w:hint="eastAsia"/>
          <w:sz w:val="24"/>
        </w:rPr>
        <w:t>导师</w:t>
      </w:r>
      <w:r>
        <w:rPr>
          <w:rFonts w:eastAsia="仿宋_GB2312" w:hint="eastAsia"/>
          <w:sz w:val="24"/>
        </w:rPr>
        <w:t xml:space="preserve">: </w:t>
      </w:r>
      <w:r>
        <w:rPr>
          <w:rFonts w:eastAsia="仿宋_GB2312" w:hint="eastAsia"/>
          <w:sz w:val="24"/>
        </w:rPr>
        <w:t>郭学仁</w:t>
      </w:r>
    </w:p>
    <w:p w14:paraId="03F3DBAD"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(3) 1992-9</w:t>
      </w:r>
      <w:r>
        <w:rPr>
          <w:rFonts w:eastAsia="仿宋_GB2312" w:hint="eastAsia"/>
          <w:sz w:val="24"/>
        </w:rPr>
        <w:t>至</w:t>
      </w:r>
      <w:r>
        <w:rPr>
          <w:rFonts w:eastAsia="仿宋_GB2312" w:hint="eastAsia"/>
          <w:sz w:val="24"/>
        </w:rPr>
        <w:t xml:space="preserve">1996-7, </w:t>
      </w:r>
      <w:r>
        <w:rPr>
          <w:rFonts w:eastAsia="仿宋_GB2312" w:hint="eastAsia"/>
          <w:sz w:val="24"/>
        </w:rPr>
        <w:t>西安电子科技大学</w:t>
      </w:r>
      <w:r>
        <w:rPr>
          <w:rFonts w:eastAsia="仿宋_GB2312" w:hint="eastAsia"/>
          <w:sz w:val="24"/>
        </w:rPr>
        <w:t xml:space="preserve">, </w:t>
      </w:r>
      <w:r>
        <w:rPr>
          <w:rFonts w:eastAsia="仿宋_GB2312" w:hint="eastAsia"/>
          <w:sz w:val="24"/>
        </w:rPr>
        <w:t>电子工程</w:t>
      </w:r>
      <w:r>
        <w:rPr>
          <w:rFonts w:eastAsia="仿宋_GB2312" w:hint="eastAsia"/>
          <w:sz w:val="24"/>
        </w:rPr>
        <w:t xml:space="preserve">, </w:t>
      </w:r>
      <w:r>
        <w:rPr>
          <w:rFonts w:eastAsia="仿宋_GB2312" w:hint="eastAsia"/>
          <w:sz w:val="24"/>
        </w:rPr>
        <w:t>工学学士</w:t>
      </w:r>
    </w:p>
    <w:p w14:paraId="3D3F3192"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科研与学术工作经历：</w:t>
      </w:r>
    </w:p>
    <w:p w14:paraId="3C5D90F2"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(1) 2004-3</w:t>
      </w:r>
      <w:r>
        <w:rPr>
          <w:rFonts w:eastAsia="仿宋_GB2312" w:hint="eastAsia"/>
          <w:sz w:val="24"/>
        </w:rPr>
        <w:t>至现在</w:t>
      </w:r>
      <w:r>
        <w:rPr>
          <w:rFonts w:eastAsia="仿宋_GB2312" w:hint="eastAsia"/>
          <w:sz w:val="24"/>
        </w:rPr>
        <w:t xml:space="preserve">, </w:t>
      </w:r>
      <w:r>
        <w:rPr>
          <w:rFonts w:eastAsia="仿宋_GB2312" w:hint="eastAsia"/>
          <w:sz w:val="24"/>
        </w:rPr>
        <w:t>深圳大学</w:t>
      </w:r>
      <w:r>
        <w:rPr>
          <w:rFonts w:eastAsia="仿宋_GB2312" w:hint="eastAsia"/>
          <w:sz w:val="24"/>
        </w:rPr>
        <w:t xml:space="preserve">, </w:t>
      </w:r>
      <w:r>
        <w:rPr>
          <w:rFonts w:eastAsia="仿宋_GB2312" w:hint="eastAsia"/>
          <w:sz w:val="24"/>
        </w:rPr>
        <w:t>计算机与软件学院</w:t>
      </w:r>
      <w:r>
        <w:rPr>
          <w:rFonts w:eastAsia="仿宋_GB2312" w:hint="eastAsia"/>
          <w:sz w:val="24"/>
        </w:rPr>
        <w:t xml:space="preserve">, </w:t>
      </w:r>
      <w:r>
        <w:rPr>
          <w:rFonts w:eastAsia="仿宋_GB2312" w:hint="eastAsia"/>
          <w:sz w:val="24"/>
        </w:rPr>
        <w:t>副教授</w:t>
      </w:r>
    </w:p>
    <w:p w14:paraId="6C8E64C2"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主持或参加科研项目（课题）：</w:t>
      </w:r>
    </w:p>
    <w:p w14:paraId="2DBC664E"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科技部，国家重点研发计划，（主持）云边协同工业大数据知识迁移技术</w:t>
      </w:r>
      <w:r>
        <w:rPr>
          <w:rFonts w:eastAsia="仿宋_GB2312" w:hint="eastAsia"/>
          <w:sz w:val="24"/>
        </w:rPr>
        <w:t>-</w:t>
      </w:r>
      <w:r>
        <w:rPr>
          <w:rFonts w:eastAsia="仿宋_GB2312" w:hint="eastAsia"/>
          <w:sz w:val="24"/>
        </w:rPr>
        <w:t>子课题，</w:t>
      </w:r>
      <w:r>
        <w:rPr>
          <w:rFonts w:eastAsia="仿宋_GB2312" w:hint="eastAsia"/>
          <w:sz w:val="24"/>
        </w:rPr>
        <w:t>2021YFB3301503</w:t>
      </w:r>
      <w:r>
        <w:rPr>
          <w:rFonts w:eastAsia="仿宋_GB2312" w:hint="eastAsia"/>
          <w:sz w:val="24"/>
        </w:rPr>
        <w:t>，</w:t>
      </w:r>
      <w:r>
        <w:rPr>
          <w:rFonts w:eastAsia="仿宋_GB2312" w:hint="eastAsia"/>
          <w:sz w:val="24"/>
        </w:rPr>
        <w:t>2021-12~2024-11</w:t>
      </w:r>
      <w:r>
        <w:rPr>
          <w:rFonts w:eastAsia="仿宋_GB2312" w:hint="eastAsia"/>
          <w:sz w:val="24"/>
        </w:rPr>
        <w:t>，</w:t>
      </w:r>
      <w:r>
        <w:rPr>
          <w:rFonts w:eastAsia="仿宋_GB2312" w:hint="eastAsia"/>
          <w:sz w:val="24"/>
        </w:rPr>
        <w:t>78</w:t>
      </w:r>
      <w:r>
        <w:rPr>
          <w:rFonts w:eastAsia="仿宋_GB2312" w:hint="eastAsia"/>
          <w:sz w:val="24"/>
        </w:rPr>
        <w:t>万，在研。</w:t>
      </w:r>
    </w:p>
    <w:p w14:paraId="2FAD93AE"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深圳市科创委，稳定支持项目，（主持）</w:t>
      </w:r>
      <w:r>
        <w:rPr>
          <w:rFonts w:eastAsia="仿宋_GB2312" w:hint="eastAsia"/>
          <w:sz w:val="24"/>
        </w:rPr>
        <w:t>20200811201536001</w:t>
      </w:r>
      <w:r>
        <w:rPr>
          <w:rFonts w:eastAsia="仿宋_GB2312" w:hint="eastAsia"/>
          <w:sz w:val="24"/>
        </w:rPr>
        <w:t>，通用数据流</w:t>
      </w:r>
      <w:r>
        <w:rPr>
          <w:rFonts w:eastAsia="仿宋_GB2312" w:hint="eastAsia"/>
          <w:sz w:val="24"/>
        </w:rPr>
        <w:t>DFC</w:t>
      </w:r>
      <w:r>
        <w:rPr>
          <w:rFonts w:eastAsia="仿宋_GB2312" w:hint="eastAsia"/>
          <w:sz w:val="24"/>
        </w:rPr>
        <w:t>语言及其执行环境的关键技术研究，</w:t>
      </w:r>
      <w:r>
        <w:rPr>
          <w:rFonts w:eastAsia="仿宋_GB2312" w:hint="eastAsia"/>
          <w:sz w:val="24"/>
        </w:rPr>
        <w:t>30</w:t>
      </w:r>
      <w:r>
        <w:rPr>
          <w:rFonts w:eastAsia="仿宋_GB2312" w:hint="eastAsia"/>
          <w:sz w:val="24"/>
        </w:rPr>
        <w:t>万</w:t>
      </w:r>
      <w:r>
        <w:rPr>
          <w:rFonts w:eastAsia="仿宋_GB2312" w:hint="eastAsia"/>
          <w:sz w:val="24"/>
        </w:rPr>
        <w:t xml:space="preserve"> 2021.1~2022.12 </w:t>
      </w:r>
      <w:r>
        <w:rPr>
          <w:rFonts w:eastAsia="仿宋_GB2312" w:hint="eastAsia"/>
          <w:sz w:val="24"/>
        </w:rPr>
        <w:t>，在研。</w:t>
      </w:r>
    </w:p>
    <w:p w14:paraId="31074FC8"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深圳市科创委，技术攻关研究项目，（主持）</w:t>
      </w:r>
      <w:r>
        <w:rPr>
          <w:rFonts w:eastAsia="仿宋_GB2312" w:hint="eastAsia"/>
          <w:sz w:val="24"/>
        </w:rPr>
        <w:t>JSGG20170822110100205</w:t>
      </w:r>
      <w:r>
        <w:rPr>
          <w:rFonts w:eastAsia="仿宋_GB2312" w:hint="eastAsia"/>
          <w:sz w:val="24"/>
        </w:rPr>
        <w:t>，基于开放技术的可信多路高端计算系统研发，</w:t>
      </w:r>
      <w:r>
        <w:rPr>
          <w:rFonts w:eastAsia="仿宋_GB2312" w:hint="eastAsia"/>
          <w:sz w:val="24"/>
        </w:rPr>
        <w:t>2017-2020</w:t>
      </w:r>
      <w:r>
        <w:rPr>
          <w:rFonts w:eastAsia="仿宋_GB2312" w:hint="eastAsia"/>
          <w:sz w:val="24"/>
        </w:rPr>
        <w:t>，</w:t>
      </w:r>
      <w:r>
        <w:rPr>
          <w:rFonts w:eastAsia="仿宋_GB2312" w:hint="eastAsia"/>
          <w:sz w:val="24"/>
        </w:rPr>
        <w:t>160</w:t>
      </w:r>
      <w:r>
        <w:rPr>
          <w:rFonts w:eastAsia="仿宋_GB2312" w:hint="eastAsia"/>
          <w:sz w:val="24"/>
        </w:rPr>
        <w:t>万，已结题。</w:t>
      </w:r>
    </w:p>
    <w:p w14:paraId="008C6FC5"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lastRenderedPageBreak/>
        <w:t>深圳市科创委，基础研究项目，</w:t>
      </w:r>
      <w:r>
        <w:rPr>
          <w:rFonts w:eastAsia="仿宋_GB2312" w:hint="eastAsia"/>
          <w:sz w:val="24"/>
        </w:rPr>
        <w:t xml:space="preserve"> JCYJ20170302153920897</w:t>
      </w:r>
      <w:r>
        <w:rPr>
          <w:rFonts w:eastAsia="仿宋_GB2312" w:hint="eastAsia"/>
          <w:sz w:val="24"/>
        </w:rPr>
        <w:t>，云环境中的异构存储资源分配与性能优化研究，</w:t>
      </w:r>
      <w:r>
        <w:rPr>
          <w:rFonts w:eastAsia="仿宋_GB2312" w:hint="eastAsia"/>
          <w:sz w:val="24"/>
        </w:rPr>
        <w:t>2017~2019</w:t>
      </w:r>
      <w:r>
        <w:rPr>
          <w:rFonts w:eastAsia="仿宋_GB2312" w:hint="eastAsia"/>
          <w:sz w:val="24"/>
        </w:rPr>
        <w:t>，</w:t>
      </w:r>
      <w:r>
        <w:rPr>
          <w:rFonts w:eastAsia="仿宋_GB2312" w:hint="eastAsia"/>
          <w:sz w:val="24"/>
        </w:rPr>
        <w:t>27</w:t>
      </w:r>
      <w:r>
        <w:rPr>
          <w:rFonts w:eastAsia="仿宋_GB2312" w:hint="eastAsia"/>
          <w:sz w:val="24"/>
        </w:rPr>
        <w:t>万，已结题</w:t>
      </w:r>
    </w:p>
    <w:p w14:paraId="26A89051"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深圳市科创委，技术攻关研究项目，（参加）</w:t>
      </w:r>
      <w:r>
        <w:rPr>
          <w:rFonts w:eastAsia="仿宋_GB2312" w:hint="eastAsia"/>
          <w:sz w:val="24"/>
        </w:rPr>
        <w:t>JSGG20170822110100205</w:t>
      </w:r>
      <w:r>
        <w:rPr>
          <w:rFonts w:eastAsia="仿宋_GB2312" w:hint="eastAsia"/>
          <w:sz w:val="24"/>
        </w:rPr>
        <w:t>，基于龙芯集群平台的科学计算关键技术研究，</w:t>
      </w:r>
      <w:r>
        <w:rPr>
          <w:rFonts w:eastAsia="仿宋_GB2312" w:hint="eastAsia"/>
          <w:sz w:val="24"/>
        </w:rPr>
        <w:t>2016~2017</w:t>
      </w:r>
      <w:r>
        <w:rPr>
          <w:rFonts w:eastAsia="仿宋_GB2312" w:hint="eastAsia"/>
          <w:sz w:val="24"/>
        </w:rPr>
        <w:t>，</w:t>
      </w:r>
      <w:r>
        <w:rPr>
          <w:rFonts w:eastAsia="仿宋_GB2312" w:hint="eastAsia"/>
          <w:sz w:val="24"/>
        </w:rPr>
        <w:t>300</w:t>
      </w:r>
      <w:r>
        <w:rPr>
          <w:rFonts w:eastAsia="仿宋_GB2312" w:hint="eastAsia"/>
          <w:sz w:val="24"/>
        </w:rPr>
        <w:t>万，已结题。</w:t>
      </w:r>
      <w:r>
        <w:rPr>
          <w:rFonts w:eastAsia="仿宋_GB2312" w:hint="eastAsia"/>
          <w:sz w:val="24"/>
        </w:rPr>
        <w:t xml:space="preserve"> </w:t>
      </w:r>
    </w:p>
    <w:p w14:paraId="2BB52C4D"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代表性研究成果和学术奖励情况</w:t>
      </w:r>
    </w:p>
    <w:p w14:paraId="60713FC7"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代表性论著</w:t>
      </w:r>
    </w:p>
    <w:p w14:paraId="73A8A785"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(1) Qiuming Luo; Feng Xiao; Zhong Ming; Hao Li; Jianyong Chen; Jianhua Zhang; Optimizing the Memory Management of a Virtual Machine Monitor on a NUMA</w:t>
      </w:r>
    </w:p>
    <w:p w14:paraId="282F82F8"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System, IEEE Computer , 2016.</w:t>
      </w:r>
      <w:r>
        <w:rPr>
          <w:rFonts w:eastAsia="仿宋_GB2312" w:hint="eastAsia"/>
          <w:sz w:val="24"/>
        </w:rPr>
        <w:t>夏季</w:t>
      </w:r>
      <w:r>
        <w:rPr>
          <w:rFonts w:eastAsia="仿宋_GB2312" w:hint="eastAsia"/>
          <w:sz w:val="24"/>
        </w:rPr>
        <w:t>, 49(6): 66-74. (</w:t>
      </w:r>
      <w:r>
        <w:rPr>
          <w:rFonts w:eastAsia="仿宋_GB2312" w:hint="eastAsia"/>
          <w:sz w:val="24"/>
        </w:rPr>
        <w:t>期刊论文</w:t>
      </w:r>
      <w:r>
        <w:rPr>
          <w:rFonts w:eastAsia="仿宋_GB2312" w:hint="eastAsia"/>
          <w:sz w:val="24"/>
        </w:rPr>
        <w:t>)</w:t>
      </w:r>
    </w:p>
    <w:p w14:paraId="41C01C11"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(2) Qiuming Luo; Feng Xiao; Yuanyuan Zhou; Zhong Ming; Performance Profiling of VMs on NUMA Multicore Platform by Inspecting the Uncore Data Flow, 2015 IEEE 17th International Conference on High Performance Computing and Communications, New York, USA, 2015-8-24</w:t>
      </w:r>
      <w:r>
        <w:rPr>
          <w:rFonts w:eastAsia="仿宋_GB2312" w:hint="eastAsia"/>
          <w:sz w:val="24"/>
        </w:rPr>
        <w:t>至</w:t>
      </w:r>
      <w:r>
        <w:rPr>
          <w:rFonts w:eastAsia="仿宋_GB2312" w:hint="eastAsia"/>
          <w:sz w:val="24"/>
        </w:rPr>
        <w:t>2015-8-26. (</w:t>
      </w:r>
      <w:r>
        <w:rPr>
          <w:rFonts w:eastAsia="仿宋_GB2312" w:hint="eastAsia"/>
          <w:sz w:val="24"/>
        </w:rPr>
        <w:t>会议论文</w:t>
      </w:r>
      <w:r>
        <w:rPr>
          <w:rFonts w:eastAsia="仿宋_GB2312" w:hint="eastAsia"/>
          <w:sz w:val="24"/>
        </w:rPr>
        <w:t>)</w:t>
      </w:r>
    </w:p>
    <w:p w14:paraId="020185F5"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(3) Qiuming Luo; Yijun Zhang; Chao Guo; Jie Liu; Compression and De-calcification for Memcached, 2016 IEEE 18th International Conference on High Performance Computing and Communications, Sydney</w:t>
      </w:r>
      <w:r>
        <w:rPr>
          <w:rFonts w:eastAsia="仿宋_GB2312" w:hint="eastAsia"/>
          <w:sz w:val="24"/>
        </w:rPr>
        <w:t>，</w:t>
      </w:r>
      <w:r>
        <w:rPr>
          <w:rFonts w:eastAsia="仿宋_GB2312" w:hint="eastAsia"/>
          <w:sz w:val="24"/>
        </w:rPr>
        <w:t>Australia, 2016-12-12</w:t>
      </w:r>
      <w:r>
        <w:rPr>
          <w:rFonts w:eastAsia="仿宋_GB2312" w:hint="eastAsia"/>
          <w:sz w:val="24"/>
        </w:rPr>
        <w:t>至</w:t>
      </w:r>
      <w:r>
        <w:rPr>
          <w:rFonts w:eastAsia="仿宋_GB2312" w:hint="eastAsia"/>
          <w:sz w:val="24"/>
        </w:rPr>
        <w:t>2016-1 2-14. (</w:t>
      </w:r>
      <w:r>
        <w:rPr>
          <w:rFonts w:eastAsia="仿宋_GB2312" w:hint="eastAsia"/>
          <w:sz w:val="24"/>
        </w:rPr>
        <w:t>会议论文</w:t>
      </w:r>
      <w:r>
        <w:rPr>
          <w:rFonts w:eastAsia="仿宋_GB2312" w:hint="eastAsia"/>
          <w:sz w:val="24"/>
        </w:rPr>
        <w:t>)</w:t>
      </w:r>
    </w:p>
    <w:p w14:paraId="0F7CA9F3"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(4) Luo, Qiuming; Zhu, Cuiping; Liu, Gang; Mao, Rui; WebGlusterFS: A web-based administration tool for GlusterFS with resource assignment for various storage demands, COMPUTERS IN INDUSTRY, 2018.</w:t>
      </w:r>
      <w:r>
        <w:rPr>
          <w:rFonts w:eastAsia="仿宋_GB2312" w:hint="eastAsia"/>
          <w:sz w:val="24"/>
        </w:rPr>
        <w:t>春季</w:t>
      </w:r>
      <w:r>
        <w:rPr>
          <w:rFonts w:eastAsia="仿宋_GB2312" w:hint="eastAsia"/>
          <w:sz w:val="24"/>
        </w:rPr>
        <w:t>, 100: 21-30.</w:t>
      </w:r>
    </w:p>
    <w:p w14:paraId="3C908D9F"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w:t>
      </w:r>
      <w:r>
        <w:rPr>
          <w:rFonts w:eastAsia="仿宋_GB2312" w:hint="eastAsia"/>
          <w:sz w:val="24"/>
        </w:rPr>
        <w:t>期刊论文</w:t>
      </w:r>
      <w:r>
        <w:rPr>
          <w:rFonts w:eastAsia="仿宋_GB2312" w:hint="eastAsia"/>
          <w:sz w:val="24"/>
        </w:rPr>
        <w:t>)</w:t>
      </w:r>
    </w:p>
    <w:p w14:paraId="1095DC0A" w14:textId="77777777" w:rsidR="00DD6931" w:rsidRDefault="00350AE2">
      <w:pPr>
        <w:numPr>
          <w:ilvl w:val="0"/>
          <w:numId w:val="6"/>
        </w:num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Luo, Qiuming; Guo, Chao; Zhang, Yi Jun; Cai, Ye; Liu, Gang; Algorithms designed for compressed-gene-data transformation among gene banks with different references, BMC Bioinformatics, 2018, 19(1). (</w:t>
      </w:r>
      <w:r>
        <w:rPr>
          <w:rFonts w:eastAsia="仿宋_GB2312" w:hint="eastAsia"/>
          <w:sz w:val="24"/>
        </w:rPr>
        <w:t>期刊论文</w:t>
      </w:r>
      <w:r>
        <w:rPr>
          <w:rFonts w:eastAsia="仿宋_GB2312" w:hint="eastAsia"/>
          <w:sz w:val="24"/>
        </w:rPr>
        <w:t>)</w:t>
      </w:r>
    </w:p>
    <w:p w14:paraId="602725DA" w14:textId="77777777" w:rsidR="00DD6931" w:rsidRDefault="00350AE2">
      <w:pPr>
        <w:adjustRightInd w:val="0"/>
        <w:spacing w:beforeLines="50" w:before="120" w:afterLines="50" w:after="120" w:line="500" w:lineRule="exact"/>
        <w:ind w:rightChars="-242" w:right="-508" w:firstLineChars="200" w:firstLine="480"/>
        <w:rPr>
          <w:rFonts w:eastAsia="仿宋_GB2312"/>
          <w:sz w:val="24"/>
        </w:rPr>
      </w:pPr>
      <w:r>
        <w:rPr>
          <w:rFonts w:eastAsia="仿宋_GB2312" w:hint="eastAsia"/>
          <w:sz w:val="24"/>
        </w:rPr>
        <w:t>学术奖励</w:t>
      </w:r>
    </w:p>
    <w:p w14:paraId="58E3FB34" w14:textId="77777777" w:rsidR="00DD6931" w:rsidRDefault="00350AE2">
      <w:pPr>
        <w:adjustRightInd w:val="0"/>
        <w:spacing w:beforeLines="50" w:before="120" w:afterLines="50" w:after="120" w:line="500" w:lineRule="exact"/>
        <w:ind w:rightChars="-242" w:right="-508" w:firstLineChars="200" w:firstLine="480"/>
        <w:rPr>
          <w:rFonts w:eastAsia="仿宋_GB2312"/>
          <w:sz w:val="24"/>
        </w:rPr>
      </w:pPr>
      <w:r>
        <w:rPr>
          <w:rFonts w:eastAsia="仿宋_GB2312" w:hint="eastAsia"/>
          <w:sz w:val="24"/>
        </w:rPr>
        <w:t>(1)</w:t>
      </w:r>
      <w:r>
        <w:rPr>
          <w:rFonts w:eastAsia="仿宋_GB2312" w:hint="eastAsia"/>
          <w:sz w:val="24"/>
        </w:rPr>
        <w:t>基于自主龙芯</w:t>
      </w:r>
      <w:r>
        <w:rPr>
          <w:rFonts w:eastAsia="仿宋_GB2312" w:hint="eastAsia"/>
          <w:sz w:val="24"/>
        </w:rPr>
        <w:t>CPU</w:t>
      </w:r>
      <w:r>
        <w:rPr>
          <w:rFonts w:eastAsia="仿宋_GB2312" w:hint="eastAsia"/>
          <w:sz w:val="24"/>
        </w:rPr>
        <w:t>的个人高性能计算机研制及其基础软硬件</w:t>
      </w:r>
      <w:r>
        <w:rPr>
          <w:rFonts w:eastAsia="仿宋_GB2312" w:hint="eastAsia"/>
          <w:sz w:val="24"/>
        </w:rPr>
        <w:t xml:space="preserve">, </w:t>
      </w:r>
      <w:r>
        <w:rPr>
          <w:rFonts w:eastAsia="仿宋_GB2312" w:hint="eastAsia"/>
          <w:sz w:val="24"/>
        </w:rPr>
        <w:t>教育部</w:t>
      </w:r>
      <w:r>
        <w:rPr>
          <w:rFonts w:eastAsia="仿宋_GB2312" w:hint="eastAsia"/>
          <w:sz w:val="24"/>
        </w:rPr>
        <w:t xml:space="preserve">, </w:t>
      </w:r>
      <w:r>
        <w:rPr>
          <w:rFonts w:eastAsia="仿宋_GB2312" w:hint="eastAsia"/>
          <w:sz w:val="24"/>
        </w:rPr>
        <w:t>科技进</w:t>
      </w:r>
      <w:r>
        <w:rPr>
          <w:rFonts w:eastAsia="仿宋_GB2312" w:hint="eastAsia"/>
          <w:sz w:val="24"/>
        </w:rPr>
        <w:lastRenderedPageBreak/>
        <w:t>步</w:t>
      </w:r>
      <w:r>
        <w:rPr>
          <w:rFonts w:eastAsia="仿宋_GB2312" w:hint="eastAsia"/>
          <w:sz w:val="24"/>
        </w:rPr>
        <w:t>,</w:t>
      </w:r>
      <w:r>
        <w:rPr>
          <w:rFonts w:eastAsia="仿宋_GB2312" w:hint="eastAsia"/>
          <w:sz w:val="24"/>
        </w:rPr>
        <w:t>省部二等奖，</w:t>
      </w:r>
      <w:r>
        <w:rPr>
          <w:rFonts w:eastAsia="仿宋_GB2312" w:hint="eastAsia"/>
          <w:sz w:val="24"/>
        </w:rPr>
        <w:t>2015(</w:t>
      </w:r>
      <w:r>
        <w:rPr>
          <w:rFonts w:eastAsia="仿宋_GB2312" w:hint="eastAsia"/>
          <w:sz w:val="24"/>
        </w:rPr>
        <w:t>陈国良</w:t>
      </w:r>
      <w:r>
        <w:rPr>
          <w:rFonts w:eastAsia="仿宋_GB2312" w:hint="eastAsia"/>
          <w:sz w:val="24"/>
        </w:rPr>
        <w:t xml:space="preserve">; </w:t>
      </w:r>
      <w:r>
        <w:rPr>
          <w:rFonts w:eastAsia="仿宋_GB2312" w:hint="eastAsia"/>
          <w:sz w:val="24"/>
        </w:rPr>
        <w:t>张俊霞</w:t>
      </w:r>
      <w:r>
        <w:rPr>
          <w:rFonts w:eastAsia="仿宋_GB2312" w:hint="eastAsia"/>
          <w:sz w:val="24"/>
        </w:rPr>
        <w:t xml:space="preserve">; </w:t>
      </w:r>
      <w:r>
        <w:rPr>
          <w:rFonts w:eastAsia="仿宋_GB2312" w:hint="eastAsia"/>
          <w:sz w:val="24"/>
        </w:rPr>
        <w:t>蔡晔</w:t>
      </w:r>
      <w:r>
        <w:rPr>
          <w:rFonts w:eastAsia="仿宋_GB2312" w:hint="eastAsia"/>
          <w:sz w:val="24"/>
        </w:rPr>
        <w:t xml:space="preserve">; </w:t>
      </w:r>
      <w:r>
        <w:rPr>
          <w:rFonts w:eastAsia="仿宋_GB2312" w:hint="eastAsia"/>
          <w:sz w:val="24"/>
        </w:rPr>
        <w:t>刘刚</w:t>
      </w:r>
      <w:r>
        <w:rPr>
          <w:rFonts w:eastAsia="仿宋_GB2312" w:hint="eastAsia"/>
          <w:sz w:val="24"/>
        </w:rPr>
        <w:t xml:space="preserve">; </w:t>
      </w:r>
      <w:r>
        <w:rPr>
          <w:rFonts w:eastAsia="仿宋_GB2312" w:hint="eastAsia"/>
          <w:sz w:val="24"/>
        </w:rPr>
        <w:t>毛睿</w:t>
      </w:r>
      <w:r>
        <w:rPr>
          <w:rFonts w:eastAsia="仿宋_GB2312" w:hint="eastAsia"/>
          <w:sz w:val="24"/>
        </w:rPr>
        <w:t xml:space="preserve">; </w:t>
      </w:r>
      <w:r>
        <w:rPr>
          <w:rFonts w:eastAsia="仿宋_GB2312" w:hint="eastAsia"/>
          <w:sz w:val="24"/>
        </w:rPr>
        <w:t>孙广忠</w:t>
      </w:r>
      <w:r>
        <w:rPr>
          <w:rFonts w:eastAsia="仿宋_GB2312" w:hint="eastAsia"/>
          <w:sz w:val="24"/>
        </w:rPr>
        <w:t xml:space="preserve">; </w:t>
      </w:r>
      <w:r>
        <w:rPr>
          <w:rFonts w:eastAsia="仿宋_GB2312" w:hint="eastAsia"/>
          <w:sz w:val="24"/>
        </w:rPr>
        <w:t>张国义</w:t>
      </w:r>
      <w:r>
        <w:rPr>
          <w:rFonts w:eastAsia="仿宋_GB2312" w:hint="eastAsia"/>
          <w:sz w:val="24"/>
        </w:rPr>
        <w:t xml:space="preserve">; </w:t>
      </w:r>
      <w:r>
        <w:rPr>
          <w:rFonts w:eastAsia="仿宋_GB2312" w:hint="eastAsia"/>
          <w:sz w:val="24"/>
        </w:rPr>
        <w:t>陈峰</w:t>
      </w:r>
      <w:r>
        <w:rPr>
          <w:rFonts w:eastAsia="仿宋_GB2312" w:hint="eastAsia"/>
          <w:sz w:val="24"/>
        </w:rPr>
        <w:t>;</w:t>
      </w:r>
      <w:r>
        <w:rPr>
          <w:rFonts w:eastAsia="仿宋_GB2312" w:hint="eastAsia"/>
          <w:sz w:val="24"/>
        </w:rPr>
        <w:t>章隆兵</w:t>
      </w:r>
      <w:r>
        <w:rPr>
          <w:rFonts w:eastAsia="仿宋_GB2312" w:hint="eastAsia"/>
          <w:sz w:val="24"/>
        </w:rPr>
        <w:t xml:space="preserve">; </w:t>
      </w:r>
      <w:r>
        <w:rPr>
          <w:rFonts w:eastAsia="仿宋_GB2312" w:hint="eastAsia"/>
          <w:sz w:val="24"/>
        </w:rPr>
        <w:t>罗秋明</w:t>
      </w:r>
      <w:r>
        <w:rPr>
          <w:rFonts w:eastAsia="仿宋_GB2312" w:hint="eastAsia"/>
          <w:sz w:val="24"/>
        </w:rPr>
        <w:t xml:space="preserve">; </w:t>
      </w:r>
      <w:r>
        <w:rPr>
          <w:rFonts w:eastAsia="仿宋_GB2312" w:hint="eastAsia"/>
          <w:sz w:val="24"/>
        </w:rPr>
        <w:t>徐云</w:t>
      </w:r>
      <w:r>
        <w:rPr>
          <w:rFonts w:eastAsia="仿宋_GB2312" w:hint="eastAsia"/>
          <w:sz w:val="24"/>
        </w:rPr>
        <w:t xml:space="preserve">; </w:t>
      </w:r>
      <w:r>
        <w:rPr>
          <w:rFonts w:eastAsia="仿宋_GB2312" w:hint="eastAsia"/>
          <w:sz w:val="24"/>
        </w:rPr>
        <w:t>郑启龙</w:t>
      </w:r>
      <w:r>
        <w:rPr>
          <w:rFonts w:eastAsia="仿宋_GB2312" w:hint="eastAsia"/>
          <w:sz w:val="24"/>
        </w:rPr>
        <w:t xml:space="preserve">; </w:t>
      </w:r>
      <w:r>
        <w:rPr>
          <w:rFonts w:eastAsia="仿宋_GB2312" w:hint="eastAsia"/>
          <w:sz w:val="24"/>
        </w:rPr>
        <w:t>立春生</w:t>
      </w:r>
      <w:r>
        <w:rPr>
          <w:rFonts w:eastAsia="仿宋_GB2312" w:hint="eastAsia"/>
          <w:sz w:val="24"/>
        </w:rPr>
        <w:t xml:space="preserve">; </w:t>
      </w:r>
      <w:r>
        <w:rPr>
          <w:rFonts w:eastAsia="仿宋_GB2312" w:hint="eastAsia"/>
          <w:sz w:val="24"/>
        </w:rPr>
        <w:t>李会民</w:t>
      </w:r>
      <w:r>
        <w:rPr>
          <w:rFonts w:eastAsia="仿宋_GB2312" w:hint="eastAsia"/>
          <w:sz w:val="24"/>
        </w:rPr>
        <w:t xml:space="preserve">; </w:t>
      </w:r>
      <w:r>
        <w:rPr>
          <w:rFonts w:eastAsia="仿宋_GB2312" w:hint="eastAsia"/>
          <w:sz w:val="24"/>
        </w:rPr>
        <w:t>张福新</w:t>
      </w:r>
      <w:r>
        <w:rPr>
          <w:rFonts w:eastAsia="仿宋_GB2312" w:hint="eastAsia"/>
          <w:sz w:val="24"/>
        </w:rPr>
        <w:t>). (</w:t>
      </w:r>
      <w:r>
        <w:rPr>
          <w:rFonts w:eastAsia="仿宋_GB2312" w:hint="eastAsia"/>
          <w:sz w:val="24"/>
        </w:rPr>
        <w:t>科研奖励</w:t>
      </w:r>
      <w:r>
        <w:rPr>
          <w:rFonts w:eastAsia="仿宋_GB2312" w:hint="eastAsia"/>
          <w:sz w:val="24"/>
        </w:rPr>
        <w:t>)</w:t>
      </w:r>
    </w:p>
    <w:p w14:paraId="3D28E005" w14:textId="77777777" w:rsidR="00DD6931" w:rsidRDefault="00350AE2">
      <w:pPr>
        <w:adjustRightInd w:val="0"/>
        <w:spacing w:beforeLines="50" w:before="120" w:afterLines="50" w:after="120" w:line="500" w:lineRule="exact"/>
        <w:ind w:rightChars="-242" w:right="-508" w:firstLineChars="200" w:firstLine="480"/>
        <w:outlineLvl w:val="1"/>
        <w:rPr>
          <w:rFonts w:eastAsia="仿宋_GB2312"/>
          <w:sz w:val="24"/>
        </w:rPr>
      </w:pPr>
      <w:r>
        <w:rPr>
          <w:rFonts w:eastAsia="仿宋_GB2312" w:hint="eastAsia"/>
          <w:sz w:val="24"/>
        </w:rPr>
        <w:t>论著之外的代表性研究成果</w:t>
      </w:r>
    </w:p>
    <w:p w14:paraId="6426E965" w14:textId="77777777" w:rsidR="00DD6931" w:rsidRDefault="00350AE2">
      <w:pPr>
        <w:adjustRightInd w:val="0"/>
        <w:spacing w:beforeLines="50" w:before="120" w:afterLines="50" w:after="120" w:line="500" w:lineRule="exact"/>
        <w:ind w:rightChars="-242" w:right="-508" w:firstLineChars="200" w:firstLine="480"/>
        <w:rPr>
          <w:rFonts w:eastAsia="仿宋_GB2312"/>
          <w:sz w:val="24"/>
        </w:rPr>
      </w:pPr>
      <w:r>
        <w:rPr>
          <w:rFonts w:eastAsia="仿宋_GB2312" w:hint="eastAsia"/>
          <w:sz w:val="24"/>
        </w:rPr>
        <w:t xml:space="preserve">(1) </w:t>
      </w:r>
      <w:r>
        <w:rPr>
          <w:rFonts w:eastAsia="仿宋_GB2312" w:hint="eastAsia"/>
          <w:sz w:val="24"/>
        </w:rPr>
        <w:t>罗秋明</w:t>
      </w:r>
      <w:r>
        <w:rPr>
          <w:rFonts w:eastAsia="仿宋_GB2312" w:hint="eastAsia"/>
          <w:sz w:val="24"/>
        </w:rPr>
        <w:t xml:space="preserve">; </w:t>
      </w:r>
      <w:r>
        <w:rPr>
          <w:rFonts w:eastAsia="仿宋_GB2312" w:hint="eastAsia"/>
          <w:sz w:val="24"/>
        </w:rPr>
        <w:t>张靖</w:t>
      </w:r>
      <w:r>
        <w:rPr>
          <w:rFonts w:eastAsia="仿宋_GB2312" w:hint="eastAsia"/>
          <w:sz w:val="24"/>
        </w:rPr>
        <w:t xml:space="preserve">; </w:t>
      </w:r>
      <w:r>
        <w:rPr>
          <w:rFonts w:eastAsia="仿宋_GB2312" w:hint="eastAsia"/>
          <w:sz w:val="24"/>
        </w:rPr>
        <w:t>一种基于</w:t>
      </w:r>
      <w:r>
        <w:rPr>
          <w:rFonts w:eastAsia="仿宋_GB2312" w:hint="eastAsia"/>
          <w:sz w:val="24"/>
        </w:rPr>
        <w:t xml:space="preserve">C </w:t>
      </w:r>
      <w:r>
        <w:rPr>
          <w:rFonts w:eastAsia="仿宋_GB2312" w:hint="eastAsia"/>
          <w:sz w:val="24"/>
        </w:rPr>
        <w:t>语言的语法扩展方法、装置及终端设备</w:t>
      </w:r>
      <w:r>
        <w:rPr>
          <w:rFonts w:eastAsia="仿宋_GB2312" w:hint="eastAsia"/>
          <w:sz w:val="24"/>
        </w:rPr>
        <w:t>, 2019-3-19,</w:t>
      </w:r>
      <w:r>
        <w:rPr>
          <w:rFonts w:eastAsia="仿宋_GB2312" w:hint="eastAsia"/>
          <w:sz w:val="24"/>
        </w:rPr>
        <w:t>中国</w:t>
      </w:r>
      <w:r>
        <w:rPr>
          <w:rFonts w:eastAsia="仿宋_GB2312" w:hint="eastAsia"/>
          <w:sz w:val="24"/>
        </w:rPr>
        <w:t>, 201811093285.2. (</w:t>
      </w:r>
      <w:r>
        <w:rPr>
          <w:rFonts w:eastAsia="仿宋_GB2312" w:hint="eastAsia"/>
          <w:sz w:val="24"/>
        </w:rPr>
        <w:t>专利</w:t>
      </w:r>
      <w:r>
        <w:rPr>
          <w:rFonts w:eastAsia="仿宋_GB2312" w:hint="eastAsia"/>
          <w:sz w:val="24"/>
        </w:rPr>
        <w:t>)</w:t>
      </w:r>
    </w:p>
    <w:p w14:paraId="43D4AFC4" w14:textId="77777777" w:rsidR="00DD6931" w:rsidRDefault="00350AE2">
      <w:pPr>
        <w:adjustRightInd w:val="0"/>
        <w:spacing w:beforeLines="50" w:before="120" w:afterLines="50" w:after="120" w:line="500" w:lineRule="exact"/>
        <w:ind w:rightChars="-242" w:right="-508" w:firstLineChars="200" w:firstLine="480"/>
        <w:rPr>
          <w:rFonts w:eastAsia="仿宋_GB2312"/>
          <w:sz w:val="24"/>
        </w:rPr>
      </w:pPr>
      <w:r>
        <w:rPr>
          <w:rFonts w:eastAsia="仿宋_GB2312" w:hint="eastAsia"/>
          <w:sz w:val="24"/>
        </w:rPr>
        <w:t xml:space="preserve">(2) </w:t>
      </w:r>
      <w:r>
        <w:rPr>
          <w:rFonts w:eastAsia="仿宋_GB2312" w:hint="eastAsia"/>
          <w:sz w:val="24"/>
        </w:rPr>
        <w:t>罗秋明</w:t>
      </w:r>
      <w:r>
        <w:rPr>
          <w:rFonts w:eastAsia="仿宋_GB2312" w:hint="eastAsia"/>
          <w:sz w:val="24"/>
        </w:rPr>
        <w:t xml:space="preserve">; </w:t>
      </w:r>
      <w:r>
        <w:rPr>
          <w:rFonts w:eastAsia="仿宋_GB2312" w:hint="eastAsia"/>
          <w:sz w:val="24"/>
        </w:rPr>
        <w:t>张靖</w:t>
      </w:r>
      <w:r>
        <w:rPr>
          <w:rFonts w:eastAsia="仿宋_GB2312" w:hint="eastAsia"/>
          <w:sz w:val="24"/>
        </w:rPr>
        <w:t xml:space="preserve">; </w:t>
      </w:r>
      <w:r>
        <w:rPr>
          <w:rFonts w:eastAsia="仿宋_GB2312" w:hint="eastAsia"/>
          <w:sz w:val="24"/>
        </w:rPr>
        <w:t>毛睿</w:t>
      </w:r>
      <w:r>
        <w:rPr>
          <w:rFonts w:eastAsia="仿宋_GB2312" w:hint="eastAsia"/>
          <w:sz w:val="24"/>
        </w:rPr>
        <w:t xml:space="preserve">; </w:t>
      </w:r>
      <w:r>
        <w:rPr>
          <w:rFonts w:eastAsia="仿宋_GB2312" w:hint="eastAsia"/>
          <w:sz w:val="24"/>
        </w:rPr>
        <w:t>提升数据流机运行效率的方法、装置、设备及存储介质</w:t>
      </w:r>
      <w:r>
        <w:rPr>
          <w:rFonts w:eastAsia="仿宋_GB2312" w:hint="eastAsia"/>
          <w:sz w:val="24"/>
        </w:rPr>
        <w:t xml:space="preserve">, 2019-5-10, </w:t>
      </w:r>
      <w:r>
        <w:rPr>
          <w:rFonts w:eastAsia="仿宋_GB2312" w:hint="eastAsia"/>
          <w:sz w:val="24"/>
        </w:rPr>
        <w:t>中国</w:t>
      </w:r>
      <w:r>
        <w:rPr>
          <w:rFonts w:eastAsia="仿宋_GB2312" w:hint="eastAsia"/>
          <w:sz w:val="24"/>
        </w:rPr>
        <w:t>, 201910124995.5. (</w:t>
      </w:r>
      <w:r>
        <w:rPr>
          <w:rFonts w:eastAsia="仿宋_GB2312" w:hint="eastAsia"/>
          <w:sz w:val="24"/>
        </w:rPr>
        <w:t>专利</w:t>
      </w:r>
      <w:r>
        <w:rPr>
          <w:rFonts w:eastAsia="仿宋_GB2312" w:hint="eastAsia"/>
          <w:sz w:val="24"/>
        </w:rPr>
        <w:t>)</w:t>
      </w:r>
    </w:p>
    <w:p w14:paraId="5167D781" w14:textId="77777777" w:rsidR="00DD6931" w:rsidRDefault="00350AE2">
      <w:pPr>
        <w:adjustRightInd w:val="0"/>
        <w:spacing w:beforeLines="50" w:before="120" w:afterLines="50" w:after="120" w:line="500" w:lineRule="exact"/>
        <w:ind w:rightChars="-242" w:right="-508" w:firstLineChars="200" w:firstLine="480"/>
        <w:rPr>
          <w:rFonts w:eastAsia="仿宋_GB2312"/>
          <w:sz w:val="24"/>
        </w:rPr>
      </w:pPr>
      <w:r>
        <w:rPr>
          <w:rFonts w:eastAsia="仿宋_GB2312" w:hint="eastAsia"/>
          <w:sz w:val="24"/>
        </w:rPr>
        <w:t xml:space="preserve">(3) </w:t>
      </w:r>
      <w:r>
        <w:rPr>
          <w:rFonts w:eastAsia="仿宋_GB2312" w:hint="eastAsia"/>
          <w:sz w:val="24"/>
        </w:rPr>
        <w:t>罗秋明</w:t>
      </w:r>
      <w:r>
        <w:rPr>
          <w:rFonts w:eastAsia="仿宋_GB2312" w:hint="eastAsia"/>
          <w:sz w:val="24"/>
        </w:rPr>
        <w:t xml:space="preserve">; </w:t>
      </w:r>
      <w:r>
        <w:rPr>
          <w:rFonts w:eastAsia="仿宋_GB2312" w:hint="eastAsia"/>
          <w:sz w:val="24"/>
        </w:rPr>
        <w:t>刘国强</w:t>
      </w:r>
      <w:r>
        <w:rPr>
          <w:rFonts w:eastAsia="仿宋_GB2312" w:hint="eastAsia"/>
          <w:sz w:val="24"/>
        </w:rPr>
        <w:t xml:space="preserve">; </w:t>
      </w:r>
      <w:r>
        <w:rPr>
          <w:rFonts w:eastAsia="仿宋_GB2312" w:hint="eastAsia"/>
          <w:sz w:val="24"/>
        </w:rPr>
        <w:t>毛睿</w:t>
      </w:r>
      <w:r>
        <w:rPr>
          <w:rFonts w:eastAsia="仿宋_GB2312" w:hint="eastAsia"/>
          <w:sz w:val="24"/>
        </w:rPr>
        <w:t xml:space="preserve">; </w:t>
      </w:r>
      <w:r>
        <w:rPr>
          <w:rFonts w:eastAsia="仿宋_GB2312" w:hint="eastAsia"/>
          <w:sz w:val="24"/>
        </w:rPr>
        <w:t>刘刚</w:t>
      </w:r>
      <w:r>
        <w:rPr>
          <w:rFonts w:eastAsia="仿宋_GB2312" w:hint="eastAsia"/>
          <w:sz w:val="24"/>
        </w:rPr>
        <w:t xml:space="preserve">; </w:t>
      </w:r>
      <w:r>
        <w:rPr>
          <w:rFonts w:eastAsia="仿宋_GB2312" w:hint="eastAsia"/>
          <w:sz w:val="24"/>
        </w:rPr>
        <w:t>基于数据局部性的访存方法</w:t>
      </w:r>
      <w:r>
        <w:rPr>
          <w:rFonts w:eastAsia="仿宋_GB2312" w:hint="eastAsia"/>
          <w:sz w:val="24"/>
        </w:rPr>
        <w:t xml:space="preserve">, 2018-2-9, </w:t>
      </w:r>
      <w:r>
        <w:rPr>
          <w:rFonts w:eastAsia="仿宋_GB2312" w:hint="eastAsia"/>
          <w:sz w:val="24"/>
        </w:rPr>
        <w:t>中国</w:t>
      </w:r>
      <w:r>
        <w:rPr>
          <w:rFonts w:eastAsia="仿宋_GB2312" w:hint="eastAsia"/>
          <w:sz w:val="24"/>
        </w:rPr>
        <w:t>, 201510165618.8. (</w:t>
      </w:r>
      <w:r>
        <w:rPr>
          <w:rFonts w:eastAsia="仿宋_GB2312" w:hint="eastAsia"/>
          <w:sz w:val="24"/>
        </w:rPr>
        <w:t>专利</w:t>
      </w:r>
      <w:r>
        <w:rPr>
          <w:rFonts w:eastAsia="仿宋_GB2312" w:hint="eastAsia"/>
          <w:sz w:val="24"/>
        </w:rPr>
        <w:t>)</w:t>
      </w:r>
    </w:p>
    <w:p w14:paraId="17C35FE2" w14:textId="77777777" w:rsidR="00DD6931" w:rsidRDefault="00350AE2">
      <w:pPr>
        <w:adjustRightInd w:val="0"/>
        <w:spacing w:beforeLines="50" w:before="120" w:afterLines="50" w:after="120" w:line="500" w:lineRule="exact"/>
        <w:ind w:rightChars="-242" w:right="-508" w:firstLineChars="200" w:firstLine="480"/>
        <w:rPr>
          <w:rFonts w:eastAsia="仿宋_GB2312"/>
          <w:sz w:val="24"/>
        </w:rPr>
      </w:pPr>
      <w:r>
        <w:rPr>
          <w:rFonts w:eastAsia="仿宋_GB2312" w:hint="eastAsia"/>
          <w:sz w:val="24"/>
        </w:rPr>
        <w:t xml:space="preserve">(4) </w:t>
      </w:r>
      <w:r>
        <w:rPr>
          <w:rFonts w:eastAsia="仿宋_GB2312" w:hint="eastAsia"/>
          <w:sz w:val="24"/>
        </w:rPr>
        <w:t>罗秋明</w:t>
      </w:r>
      <w:r>
        <w:rPr>
          <w:rFonts w:eastAsia="仿宋_GB2312" w:hint="eastAsia"/>
          <w:sz w:val="24"/>
        </w:rPr>
        <w:t xml:space="preserve">; </w:t>
      </w:r>
      <w:r>
        <w:rPr>
          <w:rFonts w:eastAsia="仿宋_GB2312" w:hint="eastAsia"/>
          <w:sz w:val="24"/>
        </w:rPr>
        <w:t>郭超</w:t>
      </w:r>
      <w:r>
        <w:rPr>
          <w:rFonts w:eastAsia="仿宋_GB2312" w:hint="eastAsia"/>
          <w:sz w:val="24"/>
        </w:rPr>
        <w:t xml:space="preserve">; </w:t>
      </w:r>
      <w:r>
        <w:rPr>
          <w:rFonts w:eastAsia="仿宋_GB2312" w:hint="eastAsia"/>
          <w:sz w:val="24"/>
        </w:rPr>
        <w:t>张义军</w:t>
      </w:r>
      <w:r>
        <w:rPr>
          <w:rFonts w:eastAsia="仿宋_GB2312" w:hint="eastAsia"/>
          <w:sz w:val="24"/>
        </w:rPr>
        <w:t xml:space="preserve">; </w:t>
      </w:r>
      <w:r>
        <w:rPr>
          <w:rFonts w:eastAsia="仿宋_GB2312" w:hint="eastAsia"/>
          <w:sz w:val="24"/>
        </w:rPr>
        <w:t>刘刚</w:t>
      </w:r>
      <w:r>
        <w:rPr>
          <w:rFonts w:eastAsia="仿宋_GB2312" w:hint="eastAsia"/>
          <w:sz w:val="24"/>
        </w:rPr>
        <w:t xml:space="preserve">; </w:t>
      </w:r>
      <w:r>
        <w:rPr>
          <w:rFonts w:eastAsia="仿宋_GB2312" w:hint="eastAsia"/>
          <w:sz w:val="24"/>
        </w:rPr>
        <w:t>一种内存分配的方法及装置</w:t>
      </w:r>
      <w:r>
        <w:rPr>
          <w:rFonts w:eastAsia="仿宋_GB2312" w:hint="eastAsia"/>
          <w:sz w:val="24"/>
        </w:rPr>
        <w:t xml:space="preserve">, 2017-3-29, </w:t>
      </w:r>
      <w:r>
        <w:rPr>
          <w:rFonts w:eastAsia="仿宋_GB2312" w:hint="eastAsia"/>
          <w:sz w:val="24"/>
        </w:rPr>
        <w:t>中国</w:t>
      </w:r>
      <w:r>
        <w:rPr>
          <w:rFonts w:eastAsia="仿宋_GB2312" w:hint="eastAsia"/>
          <w:sz w:val="24"/>
        </w:rPr>
        <w:t>,201610813881.8. (</w:t>
      </w:r>
      <w:r>
        <w:rPr>
          <w:rFonts w:eastAsia="仿宋_GB2312" w:hint="eastAsia"/>
          <w:sz w:val="24"/>
        </w:rPr>
        <w:t>专利</w:t>
      </w:r>
      <w:r>
        <w:rPr>
          <w:rFonts w:eastAsia="仿宋_GB2312" w:hint="eastAsia"/>
          <w:sz w:val="24"/>
        </w:rPr>
        <w:t>)</w:t>
      </w:r>
    </w:p>
    <w:p w14:paraId="3D4229C8" w14:textId="77777777" w:rsidR="00DD6931" w:rsidRDefault="00350AE2">
      <w:pPr>
        <w:adjustRightInd w:val="0"/>
        <w:spacing w:beforeLines="50" w:before="120" w:afterLines="50" w:after="120" w:line="500" w:lineRule="exact"/>
        <w:ind w:rightChars="-242" w:right="-508" w:firstLineChars="200" w:firstLine="480"/>
        <w:rPr>
          <w:rFonts w:eastAsia="仿宋_GB2312"/>
          <w:sz w:val="24"/>
        </w:rPr>
      </w:pPr>
      <w:r>
        <w:rPr>
          <w:rFonts w:eastAsia="仿宋_GB2312" w:hint="eastAsia"/>
          <w:sz w:val="24"/>
        </w:rPr>
        <w:t xml:space="preserve">(5) </w:t>
      </w:r>
      <w:r>
        <w:rPr>
          <w:rFonts w:eastAsia="仿宋_GB2312" w:hint="eastAsia"/>
          <w:sz w:val="24"/>
        </w:rPr>
        <w:t>王梅</w:t>
      </w:r>
      <w:r>
        <w:rPr>
          <w:rFonts w:eastAsia="仿宋_GB2312" w:hint="eastAsia"/>
          <w:sz w:val="24"/>
        </w:rPr>
        <w:t xml:space="preserve">; </w:t>
      </w:r>
      <w:r>
        <w:rPr>
          <w:rFonts w:eastAsia="仿宋_GB2312" w:hint="eastAsia"/>
          <w:sz w:val="24"/>
        </w:rPr>
        <w:t>罗秋明</w:t>
      </w:r>
      <w:r>
        <w:rPr>
          <w:rFonts w:eastAsia="仿宋_GB2312" w:hint="eastAsia"/>
          <w:sz w:val="24"/>
        </w:rPr>
        <w:t xml:space="preserve">; </w:t>
      </w:r>
      <w:r>
        <w:rPr>
          <w:rFonts w:eastAsia="仿宋_GB2312" w:hint="eastAsia"/>
          <w:sz w:val="24"/>
        </w:rPr>
        <w:t>肖正兴</w:t>
      </w:r>
      <w:r>
        <w:rPr>
          <w:rFonts w:eastAsia="仿宋_GB2312" w:hint="eastAsia"/>
          <w:sz w:val="24"/>
        </w:rPr>
        <w:t xml:space="preserve">; </w:t>
      </w:r>
      <w:r>
        <w:rPr>
          <w:rFonts w:eastAsia="仿宋_GB2312" w:hint="eastAsia"/>
          <w:sz w:val="24"/>
        </w:rPr>
        <w:t>肖锋</w:t>
      </w:r>
      <w:r>
        <w:rPr>
          <w:rFonts w:eastAsia="仿宋_GB2312" w:hint="eastAsia"/>
          <w:sz w:val="24"/>
        </w:rPr>
        <w:t>; NUMA</w:t>
      </w:r>
      <w:r>
        <w:rPr>
          <w:rFonts w:eastAsia="仿宋_GB2312" w:hint="eastAsia"/>
          <w:sz w:val="24"/>
        </w:rPr>
        <w:t>架构系统在虚拟机环境中的访存优化方法及系统</w:t>
      </w:r>
      <w:r>
        <w:rPr>
          <w:rFonts w:eastAsia="仿宋_GB2312" w:hint="eastAsia"/>
          <w:sz w:val="24"/>
        </w:rPr>
        <w:t xml:space="preserve">, 2015-6-24, </w:t>
      </w:r>
      <w:r>
        <w:rPr>
          <w:rFonts w:eastAsia="仿宋_GB2312" w:hint="eastAsia"/>
          <w:sz w:val="24"/>
        </w:rPr>
        <w:t>中国</w:t>
      </w:r>
      <w:r>
        <w:rPr>
          <w:rFonts w:eastAsia="仿宋_GB2312" w:hint="eastAsia"/>
          <w:sz w:val="24"/>
        </w:rPr>
        <w:t>, 201510037275.7.(</w:t>
      </w:r>
      <w:r>
        <w:rPr>
          <w:rFonts w:eastAsia="仿宋_GB2312" w:hint="eastAsia"/>
          <w:sz w:val="24"/>
        </w:rPr>
        <w:t>专利</w:t>
      </w:r>
      <w:r>
        <w:rPr>
          <w:rFonts w:eastAsia="仿宋_GB2312" w:hint="eastAsia"/>
          <w:sz w:val="24"/>
        </w:rPr>
        <w:t>)</w:t>
      </w:r>
    </w:p>
    <w:p w14:paraId="2E49BED7" w14:textId="77777777" w:rsidR="00DD6931" w:rsidRDefault="00350AE2">
      <w:pPr>
        <w:pStyle w:val="2"/>
      </w:pPr>
      <w:r>
        <w:rPr>
          <w:rFonts w:hint="eastAsia"/>
        </w:rPr>
        <w:t xml:space="preserve">11.2 </w:t>
      </w:r>
      <w:r>
        <w:rPr>
          <w:rFonts w:hint="eastAsia"/>
        </w:rPr>
        <w:t>项目组其他主要成员</w:t>
      </w:r>
    </w:p>
    <w:p w14:paraId="5E2B0822"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魏轩，男，</w:t>
      </w:r>
      <w:r>
        <w:rPr>
          <w:rFonts w:eastAsia="仿宋_GB2312" w:hint="eastAsia"/>
          <w:sz w:val="24"/>
        </w:rPr>
        <w:t>44</w:t>
      </w:r>
      <w:r>
        <w:rPr>
          <w:rFonts w:eastAsia="仿宋_GB2312" w:hint="eastAsia"/>
          <w:sz w:val="24"/>
        </w:rPr>
        <w:t>岁，</w:t>
      </w:r>
      <w:r>
        <w:rPr>
          <w:rFonts w:eastAsia="仿宋_GB2312" w:hint="eastAsia"/>
          <w:sz w:val="24"/>
        </w:rPr>
        <w:t>1986</w:t>
      </w:r>
      <w:r>
        <w:rPr>
          <w:rFonts w:eastAsia="仿宋_GB2312" w:hint="eastAsia"/>
          <w:sz w:val="24"/>
        </w:rPr>
        <w:t>年天津大学机械电子工程专业毕业，毕业后加入北控集团下属公司从事政务信息化平台研发工作，历任公司研发部经理、技术总监等职务。具有多个省级大型信息化系统研发经验，熟悉政务信息化系统研发的各个环节。</w:t>
      </w:r>
      <w:r>
        <w:rPr>
          <w:rFonts w:eastAsia="仿宋_GB2312" w:hint="eastAsia"/>
          <w:sz w:val="24"/>
        </w:rPr>
        <w:t xml:space="preserve"> </w:t>
      </w:r>
      <w:r>
        <w:rPr>
          <w:rFonts w:eastAsia="仿宋_GB2312" w:hint="eastAsia"/>
          <w:sz w:val="24"/>
        </w:rPr>
        <w:t>负责过北京市社会保险三险合一系统、山西省税收集中征管系统、天津市建设工程质量监管平台等系统的总体设计及开发工作。</w:t>
      </w:r>
      <w:r>
        <w:rPr>
          <w:rFonts w:eastAsia="仿宋_GB2312" w:hint="eastAsia"/>
          <w:sz w:val="24"/>
        </w:rPr>
        <w:t>2015</w:t>
      </w:r>
      <w:r>
        <w:rPr>
          <w:rFonts w:eastAsia="仿宋_GB2312" w:hint="eastAsia"/>
          <w:sz w:val="24"/>
        </w:rPr>
        <w:t>年至</w:t>
      </w:r>
      <w:r>
        <w:rPr>
          <w:rFonts w:eastAsia="仿宋_GB2312" w:hint="eastAsia"/>
          <w:sz w:val="24"/>
        </w:rPr>
        <w:t>2018</w:t>
      </w:r>
      <w:r>
        <w:rPr>
          <w:rFonts w:eastAsia="仿宋_GB2312" w:hint="eastAsia"/>
          <w:sz w:val="24"/>
        </w:rPr>
        <w:t>年在天津大学管理学院攻读管理学工程硕士课程，发表论文</w:t>
      </w:r>
      <w:r>
        <w:rPr>
          <w:rFonts w:eastAsia="仿宋_GB2312" w:hint="eastAsia"/>
          <w:sz w:val="24"/>
        </w:rPr>
        <w:t>1</w:t>
      </w:r>
      <w:r>
        <w:rPr>
          <w:rFonts w:eastAsia="仿宋_GB2312" w:hint="eastAsia"/>
          <w:sz w:val="24"/>
        </w:rPr>
        <w:t>篇。</w:t>
      </w:r>
      <w:r>
        <w:rPr>
          <w:rFonts w:eastAsia="仿宋_GB2312" w:hint="eastAsia"/>
          <w:sz w:val="24"/>
        </w:rPr>
        <w:t>2016</w:t>
      </w:r>
      <w:r>
        <w:rPr>
          <w:rFonts w:eastAsia="仿宋_GB2312" w:hint="eastAsia"/>
          <w:sz w:val="24"/>
        </w:rPr>
        <w:t>年起自主创业，创立人易宝平台，从事国产化软件及智能硬件研发业务。公司开发的软件产品入选“国家级信息技术应用创新典型解决方案”。拥有著作权、专利近</w:t>
      </w:r>
      <w:r>
        <w:rPr>
          <w:rFonts w:eastAsia="仿宋_GB2312" w:hint="eastAsia"/>
          <w:sz w:val="24"/>
        </w:rPr>
        <w:t>100</w:t>
      </w:r>
      <w:r>
        <w:rPr>
          <w:rFonts w:eastAsia="仿宋_GB2312" w:hint="eastAsia"/>
          <w:sz w:val="24"/>
        </w:rPr>
        <w:t>项。在本项目中负责</w:t>
      </w:r>
      <w:r>
        <w:rPr>
          <w:rFonts w:eastAsia="仿宋_GB2312" w:hint="eastAsia"/>
          <w:sz w:val="24"/>
        </w:rPr>
        <w:t>SoC</w:t>
      </w:r>
      <w:r>
        <w:rPr>
          <w:rFonts w:eastAsia="仿宋_GB2312" w:hint="eastAsia"/>
          <w:sz w:val="24"/>
        </w:rPr>
        <w:t>原型系统整体架构设计。</w:t>
      </w:r>
    </w:p>
    <w:p w14:paraId="33E3EBE0" w14:textId="77777777" w:rsidR="00DD6931" w:rsidRDefault="00350AE2">
      <w:pPr>
        <w:spacing w:line="360" w:lineRule="auto"/>
        <w:ind w:rightChars="-261" w:right="-548" w:firstLine="465"/>
        <w:rPr>
          <w:rFonts w:eastAsia="仿宋_GB2312"/>
          <w:sz w:val="24"/>
        </w:rPr>
      </w:pPr>
      <w:r>
        <w:rPr>
          <w:rFonts w:eastAsia="仿宋_GB2312" w:hint="eastAsia"/>
          <w:sz w:val="24"/>
        </w:rPr>
        <w:t>刘强强，男，</w:t>
      </w:r>
      <w:r>
        <w:rPr>
          <w:rFonts w:eastAsia="仿宋_GB2312" w:hint="eastAsia"/>
          <w:sz w:val="24"/>
        </w:rPr>
        <w:t>35</w:t>
      </w:r>
      <w:r>
        <w:rPr>
          <w:rFonts w:eastAsia="仿宋_GB2312" w:hint="eastAsia"/>
          <w:sz w:val="24"/>
        </w:rPr>
        <w:t>岁，</w:t>
      </w:r>
      <w:r>
        <w:rPr>
          <w:rFonts w:eastAsia="仿宋_GB2312" w:hint="eastAsia"/>
          <w:sz w:val="24"/>
        </w:rPr>
        <w:t>2022</w:t>
      </w:r>
      <w:r>
        <w:rPr>
          <w:rFonts w:eastAsia="仿宋_GB2312" w:hint="eastAsia"/>
          <w:sz w:val="24"/>
        </w:rPr>
        <w:t>年加入天津人易宝智能科技有限公司，期间主要从事国产化智能硬件及软件的研发。任职期间参与</w:t>
      </w:r>
      <w:r>
        <w:rPr>
          <w:rFonts w:eastAsia="仿宋_GB2312" w:hint="eastAsia"/>
          <w:sz w:val="24"/>
        </w:rPr>
        <w:t>Opharmony</w:t>
      </w:r>
      <w:r>
        <w:rPr>
          <w:rFonts w:eastAsia="仿宋_GB2312" w:hint="eastAsia"/>
          <w:sz w:val="24"/>
        </w:rPr>
        <w:t>操作系统的移植适配工作，期间与深圳大学罗教授团队成员交流协作，完成了</w:t>
      </w:r>
      <w:r>
        <w:rPr>
          <w:rFonts w:eastAsia="仿宋_GB2312" w:hint="eastAsia"/>
          <w:sz w:val="24"/>
        </w:rPr>
        <w:t xml:space="preserve">OpenHarmony </w:t>
      </w:r>
      <w:r>
        <w:rPr>
          <w:rFonts w:eastAsia="仿宋_GB2312" w:hint="eastAsia"/>
          <w:sz w:val="24"/>
        </w:rPr>
        <w:t>在</w:t>
      </w:r>
      <w:r>
        <w:rPr>
          <w:rFonts w:eastAsia="仿宋_GB2312" w:hint="eastAsia"/>
          <w:sz w:val="24"/>
        </w:rPr>
        <w:t>RK3399</w:t>
      </w:r>
      <w:r>
        <w:rPr>
          <w:rFonts w:eastAsia="仿宋_GB2312" w:hint="eastAsia"/>
          <w:sz w:val="24"/>
        </w:rPr>
        <w:t>、</w:t>
      </w:r>
      <w:r>
        <w:rPr>
          <w:rFonts w:eastAsia="仿宋_GB2312" w:hint="eastAsia"/>
          <w:sz w:val="24"/>
        </w:rPr>
        <w:t>RK3568</w:t>
      </w:r>
      <w:r>
        <w:rPr>
          <w:rFonts w:eastAsia="仿宋_GB2312" w:hint="eastAsia"/>
          <w:sz w:val="24"/>
        </w:rPr>
        <w:t>国产</w:t>
      </w:r>
      <w:r>
        <w:rPr>
          <w:rFonts w:eastAsia="仿宋_GB2312" w:hint="eastAsia"/>
          <w:sz w:val="24"/>
        </w:rPr>
        <w:t>cpu</w:t>
      </w:r>
      <w:r>
        <w:rPr>
          <w:rFonts w:eastAsia="仿宋_GB2312" w:hint="eastAsia"/>
          <w:sz w:val="24"/>
        </w:rPr>
        <w:t>开发板上的移植工作，并验证了</w:t>
      </w:r>
      <w:r>
        <w:rPr>
          <w:rFonts w:eastAsia="仿宋_GB2312" w:hint="eastAsia"/>
          <w:sz w:val="24"/>
        </w:rPr>
        <w:t>GPU</w:t>
      </w:r>
      <w:r>
        <w:rPr>
          <w:rFonts w:eastAsia="仿宋_GB2312" w:hint="eastAsia"/>
          <w:sz w:val="24"/>
        </w:rPr>
        <w:t>、</w:t>
      </w:r>
      <w:r>
        <w:rPr>
          <w:rFonts w:eastAsia="仿宋_GB2312" w:hint="eastAsia"/>
          <w:sz w:val="24"/>
        </w:rPr>
        <w:t>4G</w:t>
      </w:r>
      <w:r>
        <w:rPr>
          <w:rFonts w:eastAsia="仿宋_GB2312" w:hint="eastAsia"/>
          <w:sz w:val="24"/>
        </w:rPr>
        <w:t>模块，</w:t>
      </w:r>
      <w:r>
        <w:rPr>
          <w:rFonts w:eastAsia="仿宋_GB2312" w:hint="eastAsia"/>
          <w:sz w:val="24"/>
        </w:rPr>
        <w:t>wifi</w:t>
      </w:r>
      <w:r>
        <w:rPr>
          <w:rFonts w:eastAsia="仿宋_GB2312" w:hint="eastAsia"/>
          <w:sz w:val="24"/>
        </w:rPr>
        <w:t>等可用性。在本项目中负责</w:t>
      </w:r>
      <w:r>
        <w:rPr>
          <w:rFonts w:eastAsia="仿宋_GB2312" w:hint="eastAsia"/>
          <w:sz w:val="24"/>
        </w:rPr>
        <w:lastRenderedPageBreak/>
        <w:t>wifi</w:t>
      </w:r>
      <w:r>
        <w:rPr>
          <w:rFonts w:eastAsia="仿宋_GB2312" w:hint="eastAsia"/>
          <w:sz w:val="24"/>
        </w:rPr>
        <w:t>、</w:t>
      </w:r>
      <w:r>
        <w:rPr>
          <w:rFonts w:eastAsia="仿宋_GB2312" w:hint="eastAsia"/>
          <w:sz w:val="24"/>
        </w:rPr>
        <w:t>4G</w:t>
      </w:r>
      <w:r>
        <w:rPr>
          <w:rFonts w:eastAsia="仿宋_GB2312" w:hint="eastAsia"/>
          <w:sz w:val="24"/>
        </w:rPr>
        <w:t>模块的移植。</w:t>
      </w:r>
      <w:r>
        <w:rPr>
          <w:rFonts w:eastAsia="仿宋_GB2312" w:hint="eastAsia"/>
          <w:sz w:val="24"/>
        </w:rPr>
        <w:t>2022~2023</w:t>
      </w:r>
      <w:r>
        <w:rPr>
          <w:rFonts w:eastAsia="仿宋_GB2312" w:hint="eastAsia"/>
          <w:sz w:val="24"/>
        </w:rPr>
        <w:t>年迁移智能大厅业务预约系统、仲裁系统两个系统到国产化服务器鲲鹏</w:t>
      </w:r>
      <w:r>
        <w:rPr>
          <w:rFonts w:eastAsia="仿宋_GB2312" w:hint="eastAsia"/>
          <w:sz w:val="24"/>
        </w:rPr>
        <w:t>920</w:t>
      </w:r>
      <w:r>
        <w:rPr>
          <w:rFonts w:eastAsia="仿宋_GB2312" w:hint="eastAsia"/>
          <w:sz w:val="24"/>
        </w:rPr>
        <w:t>和</w:t>
      </w:r>
      <w:r>
        <w:rPr>
          <w:rFonts w:eastAsia="仿宋_GB2312" w:hint="eastAsia"/>
          <w:sz w:val="24"/>
        </w:rPr>
        <w:t>Kylin</w:t>
      </w:r>
      <w:r>
        <w:rPr>
          <w:rFonts w:eastAsia="仿宋_GB2312" w:hint="eastAsia"/>
          <w:sz w:val="24"/>
        </w:rPr>
        <w:t>操作系统，打造基于全国产化底座应用创新解决方案，并获得了华为鲲鹏技术认证书，同期两种方案系统同时荣获华为应用领域天津赛区原生应用和一体机创新方案双三等奖。本项中负责兼容性测试、技术证书认证以及团队比赛。</w:t>
      </w:r>
    </w:p>
    <w:p w14:paraId="49DCBCF4" w14:textId="77777777" w:rsidR="00DD6931" w:rsidRDefault="00350AE2">
      <w:pPr>
        <w:spacing w:line="360" w:lineRule="auto"/>
        <w:ind w:rightChars="-261" w:right="-548" w:firstLine="465"/>
        <w:rPr>
          <w:rFonts w:eastAsia="仿宋_GB2312"/>
          <w:sz w:val="24"/>
        </w:rPr>
      </w:pPr>
      <w:r>
        <w:rPr>
          <w:rFonts w:eastAsia="仿宋_GB2312" w:hint="eastAsia"/>
          <w:sz w:val="24"/>
        </w:rPr>
        <w:t>张丹林，男，</w:t>
      </w:r>
      <w:r>
        <w:rPr>
          <w:rFonts w:eastAsia="仿宋_GB2312" w:hint="eastAsia"/>
          <w:sz w:val="24"/>
        </w:rPr>
        <w:t>24</w:t>
      </w:r>
      <w:r>
        <w:rPr>
          <w:rFonts w:eastAsia="仿宋_GB2312" w:hint="eastAsia"/>
          <w:sz w:val="24"/>
        </w:rPr>
        <w:t>岁，</w:t>
      </w:r>
      <w:r>
        <w:rPr>
          <w:rFonts w:eastAsia="仿宋_GB2312" w:hint="eastAsia"/>
          <w:sz w:val="24"/>
        </w:rPr>
        <w:t>2022</w:t>
      </w:r>
      <w:r>
        <w:rPr>
          <w:rFonts w:eastAsia="仿宋_GB2312" w:hint="eastAsia"/>
          <w:sz w:val="24"/>
        </w:rPr>
        <w:t>年</w:t>
      </w:r>
      <w:r>
        <w:rPr>
          <w:rFonts w:eastAsia="仿宋_GB2312" w:hint="eastAsia"/>
          <w:sz w:val="24"/>
        </w:rPr>
        <w:t>7</w:t>
      </w:r>
      <w:r>
        <w:rPr>
          <w:rFonts w:eastAsia="仿宋_GB2312" w:hint="eastAsia"/>
          <w:sz w:val="24"/>
        </w:rPr>
        <w:t>月毕业于天津中德应用技术大学，</w:t>
      </w:r>
      <w:r>
        <w:rPr>
          <w:rFonts w:eastAsia="仿宋_GB2312" w:hint="eastAsia"/>
          <w:sz w:val="24"/>
        </w:rPr>
        <w:t>21</w:t>
      </w:r>
      <w:r>
        <w:rPr>
          <w:rFonts w:eastAsia="仿宋_GB2312" w:hint="eastAsia"/>
          <w:sz w:val="24"/>
        </w:rPr>
        <w:t>年底加入天津人易宝智能科技有限公司实习，期间从事国产化智能硬件及软件的研发。</w:t>
      </w:r>
      <w:r>
        <w:rPr>
          <w:rFonts w:eastAsia="仿宋_GB2312" w:hint="eastAsia"/>
          <w:sz w:val="24"/>
        </w:rPr>
        <w:t>2022</w:t>
      </w:r>
      <w:r>
        <w:rPr>
          <w:rFonts w:eastAsia="仿宋_GB2312" w:hint="eastAsia"/>
          <w:sz w:val="24"/>
        </w:rPr>
        <w:t>年</w:t>
      </w:r>
      <w:r>
        <w:rPr>
          <w:rFonts w:eastAsia="仿宋_GB2312" w:hint="eastAsia"/>
          <w:sz w:val="24"/>
        </w:rPr>
        <w:t>9</w:t>
      </w:r>
      <w:r>
        <w:rPr>
          <w:rFonts w:eastAsia="仿宋_GB2312" w:hint="eastAsia"/>
          <w:sz w:val="24"/>
        </w:rPr>
        <w:t>月开始了</w:t>
      </w:r>
      <w:r>
        <w:rPr>
          <w:rFonts w:eastAsia="仿宋_GB2312" w:hint="eastAsia"/>
          <w:sz w:val="24"/>
        </w:rPr>
        <w:t>OpenHarmony</w:t>
      </w:r>
      <w:r>
        <w:rPr>
          <w:rFonts w:eastAsia="仿宋_GB2312" w:hint="eastAsia"/>
          <w:sz w:val="24"/>
        </w:rPr>
        <w:t>操作系统的移植、适配。</w:t>
      </w:r>
      <w:r>
        <w:rPr>
          <w:rFonts w:eastAsia="仿宋_GB2312" w:hint="eastAsia"/>
          <w:sz w:val="24"/>
        </w:rPr>
        <w:t>2023</w:t>
      </w:r>
      <w:r>
        <w:rPr>
          <w:rFonts w:eastAsia="仿宋_GB2312" w:hint="eastAsia"/>
          <w:sz w:val="24"/>
        </w:rPr>
        <w:t>年到深圳大学与罗教师团队进行了交流学习，此后期间完成了</w:t>
      </w:r>
      <w:r>
        <w:rPr>
          <w:rFonts w:eastAsia="仿宋_GB2312" w:hint="eastAsia"/>
          <w:sz w:val="24"/>
        </w:rPr>
        <w:t xml:space="preserve">OpenHarmony </w:t>
      </w:r>
      <w:r>
        <w:rPr>
          <w:rFonts w:eastAsia="仿宋_GB2312" w:hint="eastAsia"/>
          <w:sz w:val="24"/>
        </w:rPr>
        <w:t>在国产化</w:t>
      </w:r>
      <w:r>
        <w:rPr>
          <w:rFonts w:eastAsia="仿宋_GB2312" w:hint="eastAsia"/>
          <w:sz w:val="24"/>
        </w:rPr>
        <w:t>rk3399</w:t>
      </w:r>
      <w:r>
        <w:rPr>
          <w:rFonts w:eastAsia="仿宋_GB2312" w:hint="eastAsia"/>
          <w:sz w:val="24"/>
        </w:rPr>
        <w:t>、</w:t>
      </w:r>
      <w:r>
        <w:rPr>
          <w:rFonts w:eastAsia="仿宋_GB2312" w:hint="eastAsia"/>
          <w:sz w:val="24"/>
        </w:rPr>
        <w:t>rk3568</w:t>
      </w:r>
      <w:r>
        <w:rPr>
          <w:rFonts w:eastAsia="仿宋_GB2312" w:hint="eastAsia"/>
          <w:sz w:val="24"/>
        </w:rPr>
        <w:t>开发板上的移植，并移植了</w:t>
      </w:r>
      <w:r>
        <w:rPr>
          <w:rFonts w:eastAsia="仿宋_GB2312" w:hint="eastAsia"/>
          <w:sz w:val="24"/>
        </w:rPr>
        <w:t>GPU</w:t>
      </w:r>
      <w:r>
        <w:rPr>
          <w:rFonts w:eastAsia="仿宋_GB2312" w:hint="eastAsia"/>
          <w:sz w:val="24"/>
        </w:rPr>
        <w:t>、</w:t>
      </w:r>
      <w:r>
        <w:rPr>
          <w:rFonts w:eastAsia="仿宋_GB2312" w:hint="eastAsia"/>
          <w:sz w:val="24"/>
        </w:rPr>
        <w:t>4G</w:t>
      </w:r>
      <w:r>
        <w:rPr>
          <w:rFonts w:eastAsia="仿宋_GB2312" w:hint="eastAsia"/>
          <w:sz w:val="24"/>
        </w:rPr>
        <w:t>模块，</w:t>
      </w:r>
      <w:r>
        <w:rPr>
          <w:rFonts w:eastAsia="仿宋_GB2312" w:hint="eastAsia"/>
          <w:sz w:val="24"/>
        </w:rPr>
        <w:t>wifi</w:t>
      </w:r>
      <w:r>
        <w:rPr>
          <w:rFonts w:eastAsia="仿宋_GB2312" w:hint="eastAsia"/>
          <w:sz w:val="24"/>
        </w:rPr>
        <w:t>等功能，也验证了这些功能的可用性，主要担任了</w:t>
      </w:r>
      <w:r>
        <w:rPr>
          <w:rFonts w:eastAsia="仿宋_GB2312" w:hint="eastAsia"/>
          <w:sz w:val="24"/>
        </w:rPr>
        <w:t>GPU</w:t>
      </w:r>
      <w:r>
        <w:rPr>
          <w:rFonts w:eastAsia="仿宋_GB2312" w:hint="eastAsia"/>
          <w:sz w:val="24"/>
        </w:rPr>
        <w:t>、</w:t>
      </w:r>
      <w:r>
        <w:rPr>
          <w:rFonts w:eastAsia="仿宋_GB2312" w:hint="eastAsia"/>
          <w:sz w:val="24"/>
        </w:rPr>
        <w:t>4G</w:t>
      </w:r>
      <w:r>
        <w:rPr>
          <w:rFonts w:eastAsia="仿宋_GB2312" w:hint="eastAsia"/>
          <w:sz w:val="24"/>
        </w:rPr>
        <w:t>模块、</w:t>
      </w:r>
      <w:r>
        <w:rPr>
          <w:rFonts w:eastAsia="仿宋_GB2312" w:hint="eastAsia"/>
          <w:sz w:val="24"/>
        </w:rPr>
        <w:t>wifi</w:t>
      </w:r>
      <w:r>
        <w:rPr>
          <w:rFonts w:eastAsia="仿宋_GB2312" w:hint="eastAsia"/>
          <w:sz w:val="24"/>
        </w:rPr>
        <w:t>的移植，同年与公司同事组成的团队参加鲲鹏</w:t>
      </w:r>
      <w:r>
        <w:rPr>
          <w:rFonts w:eastAsia="仿宋_GB2312" w:hint="eastAsia"/>
          <w:sz w:val="24"/>
        </w:rPr>
        <w:t>2023</w:t>
      </w:r>
      <w:r>
        <w:rPr>
          <w:rFonts w:eastAsia="仿宋_GB2312" w:hint="eastAsia"/>
          <w:sz w:val="24"/>
        </w:rPr>
        <w:t>应用创新大赛，我们团队以智能大厅业务预约系统</w:t>
      </w:r>
      <w:r>
        <w:rPr>
          <w:rFonts w:eastAsia="仿宋_GB2312" w:hint="eastAsia"/>
          <w:sz w:val="24"/>
        </w:rPr>
        <w:t>+Galactic Kylin+</w:t>
      </w:r>
      <w:r>
        <w:rPr>
          <w:rFonts w:eastAsia="仿宋_GB2312" w:hint="eastAsia"/>
          <w:sz w:val="24"/>
        </w:rPr>
        <w:t>鲲鹏硬件设备</w:t>
      </w:r>
      <w:r>
        <w:rPr>
          <w:rFonts w:eastAsia="仿宋_GB2312" w:hint="eastAsia"/>
          <w:sz w:val="24"/>
        </w:rPr>
        <w:t>+OpenHarmony</w:t>
      </w:r>
      <w:r>
        <w:rPr>
          <w:rFonts w:eastAsia="仿宋_GB2312" w:hint="eastAsia"/>
          <w:sz w:val="24"/>
        </w:rPr>
        <w:t>操作系统构成的全栈国产化应用技术创新方案荣获华为应用领域天津赛区原生应用三等级。本项目中主要负责方案的负责兼容性测试以及团队比赛方案的讲解。</w:t>
      </w:r>
    </w:p>
    <w:p w14:paraId="3449A88B" w14:textId="77777777" w:rsidR="00DD6931" w:rsidRDefault="00350AE2">
      <w:pPr>
        <w:spacing w:line="360" w:lineRule="auto"/>
        <w:ind w:rightChars="-261" w:right="-548" w:firstLine="465"/>
        <w:rPr>
          <w:rFonts w:ascii="仿宋" w:eastAsia="仿宋" w:hAnsi="仿宋"/>
          <w:sz w:val="28"/>
          <w:szCs w:val="28"/>
        </w:rPr>
      </w:pPr>
      <w:r>
        <w:rPr>
          <w:rFonts w:eastAsia="仿宋_GB2312" w:hint="eastAsia"/>
          <w:sz w:val="24"/>
        </w:rPr>
        <w:t>王军，男，</w:t>
      </w:r>
      <w:r>
        <w:rPr>
          <w:rFonts w:eastAsia="仿宋_GB2312" w:hint="eastAsia"/>
          <w:sz w:val="24"/>
        </w:rPr>
        <w:t>43</w:t>
      </w:r>
      <w:r>
        <w:rPr>
          <w:rFonts w:eastAsia="仿宋_GB2312" w:hint="eastAsia"/>
          <w:sz w:val="24"/>
        </w:rPr>
        <w:t>岁，</w:t>
      </w:r>
      <w:r>
        <w:rPr>
          <w:rFonts w:eastAsia="仿宋_GB2312" w:hint="eastAsia"/>
          <w:sz w:val="24"/>
        </w:rPr>
        <w:t>2005</w:t>
      </w:r>
      <w:r>
        <w:rPr>
          <w:rFonts w:eastAsia="仿宋_GB2312" w:hint="eastAsia"/>
          <w:sz w:val="24"/>
        </w:rPr>
        <w:t>年</w:t>
      </w:r>
      <w:r>
        <w:rPr>
          <w:rFonts w:eastAsia="仿宋_GB2312" w:hint="eastAsia"/>
          <w:sz w:val="24"/>
        </w:rPr>
        <w:t>7</w:t>
      </w:r>
      <w:r>
        <w:rPr>
          <w:rFonts w:eastAsia="仿宋_GB2312" w:hint="eastAsia"/>
          <w:sz w:val="24"/>
        </w:rPr>
        <w:t>月毕业于北京理工，</w:t>
      </w:r>
      <w:r>
        <w:rPr>
          <w:rFonts w:eastAsia="仿宋_GB2312" w:hint="eastAsia"/>
          <w:sz w:val="24"/>
        </w:rPr>
        <w:t>2005</w:t>
      </w:r>
      <w:r>
        <w:rPr>
          <w:rFonts w:eastAsia="仿宋_GB2312" w:hint="eastAsia"/>
          <w:sz w:val="24"/>
        </w:rPr>
        <w:t>年</w:t>
      </w:r>
      <w:r>
        <w:rPr>
          <w:rFonts w:eastAsia="仿宋_GB2312" w:hint="eastAsia"/>
          <w:sz w:val="24"/>
        </w:rPr>
        <w:t>7</w:t>
      </w:r>
      <w:r>
        <w:rPr>
          <w:rFonts w:eastAsia="仿宋_GB2312" w:hint="eastAsia"/>
          <w:sz w:val="24"/>
        </w:rPr>
        <w:t>月至</w:t>
      </w:r>
      <w:r>
        <w:rPr>
          <w:rFonts w:eastAsia="仿宋_GB2312" w:hint="eastAsia"/>
          <w:sz w:val="24"/>
        </w:rPr>
        <w:t>2016</w:t>
      </w:r>
      <w:r>
        <w:rPr>
          <w:rFonts w:eastAsia="仿宋_GB2312" w:hint="eastAsia"/>
          <w:sz w:val="24"/>
        </w:rPr>
        <w:t>年</w:t>
      </w:r>
      <w:r>
        <w:rPr>
          <w:rFonts w:eastAsia="仿宋_GB2312" w:hint="eastAsia"/>
          <w:sz w:val="24"/>
        </w:rPr>
        <w:t>12</w:t>
      </w:r>
      <w:r>
        <w:rPr>
          <w:rFonts w:eastAsia="仿宋_GB2312" w:hint="eastAsia"/>
          <w:sz w:val="24"/>
        </w:rPr>
        <w:t>月就职于南开大学数学学院，期间致力于大数据与图像相关的人工智能算法，完成高水平文章</w:t>
      </w:r>
      <w:r>
        <w:rPr>
          <w:rFonts w:eastAsia="仿宋_GB2312" w:hint="eastAsia"/>
          <w:sz w:val="24"/>
        </w:rPr>
        <w:t>5</w:t>
      </w:r>
      <w:r>
        <w:rPr>
          <w:rFonts w:eastAsia="仿宋_GB2312" w:hint="eastAsia"/>
          <w:sz w:val="24"/>
        </w:rPr>
        <w:t>篇。</w:t>
      </w:r>
      <w:r>
        <w:rPr>
          <w:rFonts w:eastAsia="仿宋_GB2312" w:hint="eastAsia"/>
          <w:sz w:val="24"/>
        </w:rPr>
        <w:t>2017</w:t>
      </w:r>
      <w:r>
        <w:rPr>
          <w:rFonts w:eastAsia="仿宋_GB2312" w:hint="eastAsia"/>
          <w:sz w:val="24"/>
        </w:rPr>
        <w:t>年</w:t>
      </w:r>
      <w:r>
        <w:rPr>
          <w:rFonts w:eastAsia="仿宋_GB2312" w:hint="eastAsia"/>
          <w:sz w:val="24"/>
        </w:rPr>
        <w:t>1</w:t>
      </w:r>
      <w:r>
        <w:rPr>
          <w:rFonts w:eastAsia="仿宋_GB2312" w:hint="eastAsia"/>
          <w:sz w:val="24"/>
        </w:rPr>
        <w:t>月就职于天津大学数学学院，致力于研究人工智能算法特别是复杂社会系统的研究，期间独立承担横向课题</w:t>
      </w:r>
      <w:r>
        <w:rPr>
          <w:rFonts w:eastAsia="仿宋_GB2312" w:hint="eastAsia"/>
          <w:sz w:val="24"/>
        </w:rPr>
        <w:t>5</w:t>
      </w:r>
      <w:r>
        <w:rPr>
          <w:rFonts w:eastAsia="仿宋_GB2312" w:hint="eastAsia"/>
          <w:sz w:val="24"/>
        </w:rPr>
        <w:t>项，承担国家重点研发项目子课题</w:t>
      </w:r>
      <w:r>
        <w:rPr>
          <w:rFonts w:eastAsia="仿宋_GB2312" w:hint="eastAsia"/>
          <w:sz w:val="24"/>
        </w:rPr>
        <w:t>1</w:t>
      </w:r>
      <w:r>
        <w:rPr>
          <w:rFonts w:eastAsia="仿宋_GB2312" w:hint="eastAsia"/>
          <w:sz w:val="24"/>
        </w:rPr>
        <w:t>项，参与国家自然基金项目</w:t>
      </w:r>
      <w:r>
        <w:rPr>
          <w:rFonts w:eastAsia="仿宋_GB2312" w:hint="eastAsia"/>
          <w:sz w:val="24"/>
        </w:rPr>
        <w:t>4</w:t>
      </w:r>
      <w:r>
        <w:rPr>
          <w:rFonts w:eastAsia="仿宋_GB2312" w:hint="eastAsia"/>
          <w:sz w:val="24"/>
        </w:rPr>
        <w:t>项，完成科研文章</w:t>
      </w:r>
      <w:r>
        <w:rPr>
          <w:rFonts w:eastAsia="仿宋_GB2312" w:hint="eastAsia"/>
          <w:sz w:val="24"/>
        </w:rPr>
        <w:t>8</w:t>
      </w:r>
      <w:r>
        <w:rPr>
          <w:rFonts w:eastAsia="仿宋_GB2312" w:hint="eastAsia"/>
          <w:sz w:val="24"/>
        </w:rPr>
        <w:t>篇，授权专利</w:t>
      </w:r>
      <w:r>
        <w:rPr>
          <w:rFonts w:eastAsia="仿宋_GB2312" w:hint="eastAsia"/>
          <w:sz w:val="24"/>
        </w:rPr>
        <w:t>3</w:t>
      </w:r>
      <w:r>
        <w:rPr>
          <w:rFonts w:eastAsia="仿宋_GB2312" w:hint="eastAsia"/>
          <w:sz w:val="24"/>
        </w:rPr>
        <w:t>个。在本项目中负责</w:t>
      </w:r>
      <w:r>
        <w:rPr>
          <w:rFonts w:eastAsia="仿宋_GB2312" w:hint="eastAsia"/>
          <w:sz w:val="24"/>
        </w:rPr>
        <w:t>GPU</w:t>
      </w:r>
      <w:r>
        <w:rPr>
          <w:rFonts w:eastAsia="仿宋_GB2312" w:hint="eastAsia"/>
          <w:sz w:val="24"/>
        </w:rPr>
        <w:t>驱动算法设计。</w:t>
      </w:r>
    </w:p>
    <w:p w14:paraId="08D3B66A"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刘森宏，男，深圳大学计算机与软件学院研究生，在高性能计算研究所长期从事系统软件研究，对国产开源软件、国产开源鸿蒙有着浓厚的兴趣。长期活跃于鸿蒙社区，如微信社区：“</w:t>
      </w:r>
      <w:r>
        <w:rPr>
          <w:rFonts w:eastAsia="仿宋_GB2312" w:hint="eastAsia"/>
          <w:sz w:val="24"/>
        </w:rPr>
        <w:t>ohos</w:t>
      </w:r>
      <w:r>
        <w:rPr>
          <w:rFonts w:eastAsia="仿宋_GB2312" w:hint="eastAsia"/>
          <w:sz w:val="24"/>
        </w:rPr>
        <w:t>第三方板移植”，“</w:t>
      </w:r>
      <w:r>
        <w:rPr>
          <w:rFonts w:eastAsia="仿宋_GB2312" w:hint="eastAsia"/>
          <w:sz w:val="24"/>
        </w:rPr>
        <w:t>Openharmony</w:t>
      </w:r>
      <w:r>
        <w:rPr>
          <w:rFonts w:eastAsia="仿宋_GB2312" w:hint="eastAsia"/>
          <w:sz w:val="24"/>
        </w:rPr>
        <w:t>开源开发者成长计划”，“</w:t>
      </w:r>
      <w:r>
        <w:rPr>
          <w:rFonts w:eastAsia="仿宋_GB2312" w:hint="eastAsia"/>
          <w:sz w:val="24"/>
        </w:rPr>
        <w:t>SIG-OpenGfxDrv</w:t>
      </w:r>
      <w:r>
        <w:rPr>
          <w:rFonts w:eastAsia="仿宋_GB2312" w:hint="eastAsia"/>
          <w:sz w:val="24"/>
        </w:rPr>
        <w:t>”等。熟悉内核工作原理，项目包括</w:t>
      </w:r>
      <w:r>
        <w:rPr>
          <w:rFonts w:eastAsia="仿宋_GB2312" w:hint="eastAsia"/>
          <w:sz w:val="24"/>
        </w:rPr>
        <w:t>XV6,</w:t>
      </w:r>
      <w:r>
        <w:rPr>
          <w:rFonts w:eastAsia="仿宋_GB2312" w:hint="eastAsia"/>
          <w:sz w:val="24"/>
        </w:rPr>
        <w:t>《操作系统真象还原》。实现的机制包括信号机制，中断下半部分处理机制以及内存管理模块的页迁移和反向映射机制。在开源</w:t>
      </w:r>
      <w:r>
        <w:rPr>
          <w:rFonts w:eastAsia="仿宋_GB2312" w:hint="eastAsia"/>
          <w:sz w:val="24"/>
        </w:rPr>
        <w:t>Linux</w:t>
      </w:r>
      <w:r>
        <w:rPr>
          <w:rFonts w:eastAsia="仿宋_GB2312" w:hint="eastAsia"/>
          <w:sz w:val="24"/>
        </w:rPr>
        <w:t>内核的</w:t>
      </w:r>
      <w:r>
        <w:rPr>
          <w:rFonts w:eastAsia="仿宋_GB2312" w:hint="eastAsia"/>
          <w:sz w:val="24"/>
        </w:rPr>
        <w:t>AsoC</w:t>
      </w:r>
      <w:r>
        <w:rPr>
          <w:rFonts w:eastAsia="仿宋_GB2312" w:hint="eastAsia"/>
          <w:sz w:val="24"/>
        </w:rPr>
        <w:t>板块有过贡献，已经正式纳入</w:t>
      </w:r>
      <w:r>
        <w:rPr>
          <w:rFonts w:eastAsia="仿宋_GB2312" w:hint="eastAsia"/>
          <w:sz w:val="24"/>
        </w:rPr>
        <w:t>Stable</w:t>
      </w:r>
      <w:r>
        <w:rPr>
          <w:rFonts w:eastAsia="仿宋_GB2312" w:hint="eastAsia"/>
          <w:sz w:val="24"/>
        </w:rPr>
        <w:t>版本。</w:t>
      </w:r>
    </w:p>
    <w:p w14:paraId="3D09B2C9"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吴坤忠，男，深圳大学计算机与软件学院硕士研究生，本科毕业于深圳大学测控技术与仪器专业，现于深圳大学高性能计算研究所从事系统结构研究，熟悉</w:t>
      </w:r>
      <w:r>
        <w:rPr>
          <w:rFonts w:eastAsia="仿宋_GB2312" w:hint="eastAsia"/>
          <w:sz w:val="24"/>
        </w:rPr>
        <w:t>ARM</w:t>
      </w:r>
      <w:r>
        <w:rPr>
          <w:rFonts w:eastAsia="仿宋_GB2312" w:hint="eastAsia"/>
          <w:sz w:val="24"/>
        </w:rPr>
        <w:t>单片机，</w:t>
      </w:r>
      <w:r>
        <w:rPr>
          <w:rFonts w:eastAsia="仿宋_GB2312" w:hint="eastAsia"/>
          <w:sz w:val="24"/>
        </w:rPr>
        <w:t>Linux</w:t>
      </w:r>
      <w:r>
        <w:rPr>
          <w:rFonts w:eastAsia="仿宋_GB2312" w:hint="eastAsia"/>
          <w:sz w:val="24"/>
        </w:rPr>
        <w:t>操作系统，</w:t>
      </w:r>
      <w:r>
        <w:rPr>
          <w:rFonts w:eastAsia="仿宋_GB2312" w:hint="eastAsia"/>
          <w:sz w:val="24"/>
        </w:rPr>
        <w:t>FPGA</w:t>
      </w:r>
      <w:r>
        <w:rPr>
          <w:rFonts w:eastAsia="仿宋_GB2312" w:hint="eastAsia"/>
          <w:sz w:val="24"/>
        </w:rPr>
        <w:t>，擅长嵌入式开发。项目经历包括：智能垃圾分拣车开发；基于</w:t>
      </w:r>
      <w:r>
        <w:rPr>
          <w:rFonts w:eastAsia="仿宋_GB2312" w:hint="eastAsia"/>
          <w:sz w:val="24"/>
        </w:rPr>
        <w:t>labview</w:t>
      </w:r>
      <w:r>
        <w:rPr>
          <w:rFonts w:eastAsia="仿宋_GB2312" w:hint="eastAsia"/>
          <w:sz w:val="24"/>
        </w:rPr>
        <w:t>和</w:t>
      </w:r>
      <w:r>
        <w:rPr>
          <w:rFonts w:eastAsia="仿宋_GB2312" w:hint="eastAsia"/>
          <w:sz w:val="24"/>
        </w:rPr>
        <w:t>stm32</w:t>
      </w:r>
      <w:r>
        <w:rPr>
          <w:rFonts w:eastAsia="仿宋_GB2312" w:hint="eastAsia"/>
          <w:sz w:val="24"/>
        </w:rPr>
        <w:t>的</w:t>
      </w:r>
      <w:r>
        <w:rPr>
          <w:rFonts w:eastAsia="仿宋_GB2312" w:hint="eastAsia"/>
          <w:sz w:val="24"/>
        </w:rPr>
        <w:t>RFID</w:t>
      </w:r>
      <w:r>
        <w:rPr>
          <w:rFonts w:eastAsia="仿宋_GB2312" w:hint="eastAsia"/>
          <w:sz w:val="24"/>
        </w:rPr>
        <w:t>门禁系统；</w:t>
      </w:r>
      <w:r>
        <w:rPr>
          <w:rFonts w:eastAsia="仿宋_GB2312" w:hint="eastAsia"/>
          <w:sz w:val="24"/>
        </w:rPr>
        <w:t>Soc</w:t>
      </w:r>
      <w:r>
        <w:rPr>
          <w:rFonts w:eastAsia="仿宋_GB2312" w:hint="eastAsia"/>
          <w:sz w:val="24"/>
        </w:rPr>
        <w:t>外设硬件设计，主要项目为基于</w:t>
      </w:r>
      <w:r>
        <w:rPr>
          <w:rFonts w:eastAsia="仿宋_GB2312" w:hint="eastAsia"/>
          <w:sz w:val="24"/>
        </w:rPr>
        <w:t>RISC-V</w:t>
      </w:r>
      <w:r>
        <w:rPr>
          <w:rFonts w:eastAsia="仿宋_GB2312" w:hint="eastAsia"/>
          <w:sz w:val="24"/>
        </w:rPr>
        <w:t>内核的</w:t>
      </w:r>
      <w:r>
        <w:rPr>
          <w:rFonts w:eastAsia="仿宋_GB2312" w:hint="eastAsia"/>
          <w:sz w:val="24"/>
        </w:rPr>
        <w:lastRenderedPageBreak/>
        <w:t>VGA</w:t>
      </w:r>
      <w:r>
        <w:rPr>
          <w:rFonts w:eastAsia="仿宋_GB2312" w:hint="eastAsia"/>
          <w:sz w:val="24"/>
        </w:rPr>
        <w:t>显示系统设计。</w:t>
      </w:r>
    </w:p>
    <w:p w14:paraId="381C9E4A" w14:textId="77777777" w:rsidR="00DD6931" w:rsidRDefault="00350AE2">
      <w:pPr>
        <w:adjustRightInd w:val="0"/>
        <w:spacing w:beforeLines="50" w:before="120" w:afterLines="50" w:after="120" w:line="500" w:lineRule="exact"/>
        <w:ind w:leftChars="-85" w:left="-178" w:rightChars="-242" w:right="-508" w:firstLineChars="200" w:firstLine="480"/>
        <w:rPr>
          <w:rFonts w:eastAsia="仿宋_GB2312"/>
          <w:sz w:val="24"/>
        </w:rPr>
      </w:pPr>
      <w:r>
        <w:rPr>
          <w:rFonts w:eastAsia="仿宋_GB2312" w:hint="eastAsia"/>
          <w:sz w:val="24"/>
        </w:rPr>
        <w:t>唐立鑫，男，深圳大学计算机与软件学院研究生，本科毕业于广州大学电子与通信工程学院。现在高性能计算研究所从事系统软件研究，对系统调度、并行计算等方向有浓厚的兴趣。参加过第九届全国大学生光电设计竞赛，获全国一等奖。熟悉</w:t>
      </w:r>
      <w:r>
        <w:rPr>
          <w:rFonts w:eastAsia="仿宋_GB2312" w:hint="eastAsia"/>
          <w:sz w:val="24"/>
        </w:rPr>
        <w:t>linux</w:t>
      </w:r>
      <w:r>
        <w:rPr>
          <w:rFonts w:eastAsia="仿宋_GB2312" w:hint="eastAsia"/>
          <w:sz w:val="24"/>
        </w:rPr>
        <w:t>环境下编程。</w:t>
      </w:r>
    </w:p>
    <w:p w14:paraId="3CF14B7C" w14:textId="77777777" w:rsidR="00DD6931" w:rsidRDefault="00350AE2">
      <w:pPr>
        <w:adjustRightInd w:val="0"/>
        <w:snapToGrid w:val="0"/>
        <w:spacing w:line="480" w:lineRule="exact"/>
        <w:ind w:rightChars="-242" w:right="-508"/>
        <w:rPr>
          <w:rFonts w:eastAsia="仿宋_GB2312"/>
          <w:sz w:val="28"/>
          <w:szCs w:val="28"/>
        </w:rPr>
      </w:pPr>
      <w:r>
        <w:rPr>
          <w:rStyle w:val="11"/>
        </w:rPr>
        <w:t>12</w:t>
      </w:r>
      <w:r>
        <w:rPr>
          <w:rStyle w:val="11"/>
        </w:rPr>
        <w:t>．风险分析</w:t>
      </w:r>
      <w:r>
        <w:rPr>
          <w:rFonts w:eastAsia="仿宋_GB2312"/>
          <w:sz w:val="28"/>
          <w:szCs w:val="28"/>
        </w:rPr>
        <w:t>（包括技术、人员、市场、政策和项目承担单位等方面）</w:t>
      </w:r>
    </w:p>
    <w:p w14:paraId="0FE99C48" w14:textId="77777777" w:rsidR="00DD6931" w:rsidRDefault="00350AE2">
      <w:pPr>
        <w:pStyle w:val="2"/>
      </w:pPr>
      <w:r>
        <w:rPr>
          <w:rFonts w:hint="eastAsia"/>
        </w:rPr>
        <w:t>12.1</w:t>
      </w:r>
      <w:r>
        <w:rPr>
          <w:rFonts w:hint="eastAsia"/>
        </w:rPr>
        <w:t>风险分析</w:t>
      </w:r>
    </w:p>
    <w:p w14:paraId="101D2D88" w14:textId="77777777" w:rsidR="00DD6931" w:rsidRDefault="00350AE2">
      <w:pPr>
        <w:pStyle w:val="30"/>
      </w:pPr>
      <w:r>
        <w:rPr>
          <w:rFonts w:hint="eastAsia"/>
        </w:rPr>
        <w:t>12.1.1</w:t>
      </w:r>
      <w:r>
        <w:rPr>
          <w:rFonts w:hint="eastAsia"/>
        </w:rPr>
        <w:t>技术风险</w:t>
      </w:r>
      <w:r>
        <w:rPr>
          <w:rFonts w:hint="eastAsia"/>
        </w:rPr>
        <w:t xml:space="preserve">  </w:t>
      </w:r>
    </w:p>
    <w:p w14:paraId="4A6876CC" w14:textId="77777777" w:rsidR="00DD6931" w:rsidRDefault="00350AE2">
      <w:pPr>
        <w:spacing w:line="360" w:lineRule="auto"/>
        <w:jc w:val="left"/>
        <w:rPr>
          <w:rFonts w:ascii="仿宋" w:eastAsia="仿宋" w:hAnsi="仿宋" w:cs="仿宋"/>
          <w:sz w:val="24"/>
        </w:rPr>
      </w:pPr>
      <w:r>
        <w:rPr>
          <w:rFonts w:ascii="仿宋" w:eastAsia="仿宋" w:hAnsi="仿宋" w:cs="仿宋" w:hint="eastAsia"/>
          <w:sz w:val="24"/>
        </w:rPr>
        <w:t xml:space="preserve">   本项目的研发涉及多种复杂的技术，如集成电路设计、软件开发、测试等，这些技术本身就存在风险，如设计缺陷、技术难题等。另外，随着技术的不断进步，新的技术不断涌现，如果企业不能及时掌握新技术，可能会被竞争对手超越。</w:t>
      </w:r>
    </w:p>
    <w:p w14:paraId="24A25963" w14:textId="77777777" w:rsidR="00DD6931" w:rsidRDefault="00350AE2">
      <w:pPr>
        <w:pStyle w:val="30"/>
      </w:pPr>
      <w:r>
        <w:rPr>
          <w:rFonts w:hint="eastAsia"/>
        </w:rPr>
        <w:t xml:space="preserve">12.1.2 </w:t>
      </w:r>
      <w:r>
        <w:rPr>
          <w:rFonts w:hint="eastAsia"/>
        </w:rPr>
        <w:t>人员风险</w:t>
      </w:r>
    </w:p>
    <w:p w14:paraId="034BE650" w14:textId="77777777" w:rsidR="00DD6931" w:rsidRDefault="00350AE2">
      <w:pPr>
        <w:pStyle w:val="aa"/>
        <w:spacing w:line="360" w:lineRule="auto"/>
        <w:jc w:val="left"/>
        <w:rPr>
          <w:rFonts w:ascii="仿宋" w:eastAsia="仿宋" w:hAnsi="仿宋" w:cs="仿宋"/>
          <w:sz w:val="24"/>
        </w:rPr>
      </w:pPr>
      <w:r>
        <w:rPr>
          <w:rFonts w:ascii="仿宋" w:eastAsia="仿宋" w:hAnsi="仿宋" w:cs="仿宋" w:hint="eastAsia"/>
          <w:sz w:val="24"/>
        </w:rPr>
        <w:t xml:space="preserve">   本项目</w:t>
      </w:r>
      <w:del w:id="58" w:author="luo" w:date="2023-10-27T15:22:00Z">
        <w:r w:rsidDel="006113BF">
          <w:rPr>
            <w:rFonts w:ascii="仿宋" w:eastAsia="仿宋" w:hAnsi="仿宋" w:cs="仿宋" w:hint="eastAsia"/>
            <w:sz w:val="24"/>
          </w:rPr>
          <w:delText>发</w:delText>
        </w:r>
      </w:del>
      <w:r>
        <w:rPr>
          <w:rFonts w:ascii="仿宋" w:eastAsia="仿宋" w:hAnsi="仿宋" w:cs="仿宋" w:hint="eastAsia"/>
          <w:sz w:val="24"/>
        </w:rPr>
        <w:t>需要高素质的人才支持，如果企业缺乏足够的人才储备，可能会影响研发进度和市场推广，人员的稳定性也非常重要，人员流动过大也会对项目研发造成风险。</w:t>
      </w:r>
    </w:p>
    <w:p w14:paraId="11CF3926" w14:textId="77777777" w:rsidR="00DD6931" w:rsidRDefault="00350AE2">
      <w:pPr>
        <w:pStyle w:val="30"/>
      </w:pPr>
      <w:r>
        <w:rPr>
          <w:rFonts w:hint="eastAsia"/>
        </w:rPr>
        <w:t>12.1.3</w:t>
      </w:r>
      <w:r>
        <w:rPr>
          <w:rFonts w:hint="eastAsia"/>
        </w:rPr>
        <w:t>市场风险</w:t>
      </w:r>
    </w:p>
    <w:p w14:paraId="55D00F1E" w14:textId="77777777" w:rsidR="00DD6931" w:rsidRDefault="00350AE2">
      <w:pPr>
        <w:pStyle w:val="aa"/>
        <w:spacing w:line="360" w:lineRule="auto"/>
        <w:ind w:firstLineChars="200" w:firstLine="480"/>
        <w:jc w:val="left"/>
        <w:rPr>
          <w:rFonts w:ascii="仿宋" w:eastAsia="仿宋" w:hAnsi="仿宋" w:cs="仿宋"/>
          <w:sz w:val="24"/>
        </w:rPr>
      </w:pPr>
      <w:r>
        <w:rPr>
          <w:rFonts w:ascii="仿宋" w:eastAsia="仿宋" w:hAnsi="仿宋" w:cs="仿宋" w:hint="eastAsia"/>
          <w:sz w:val="24"/>
        </w:rPr>
        <w:t>项目所处市场竞争激烈，企业需要面对来自众多竞争对手的挑战。同时，市场需求变化快速，企业需要密切关注市场动态，不断推出符合市场需求的新产品。</w:t>
      </w:r>
    </w:p>
    <w:p w14:paraId="29E0D81A" w14:textId="77777777" w:rsidR="00DD6931" w:rsidRDefault="00350AE2">
      <w:pPr>
        <w:pStyle w:val="30"/>
      </w:pPr>
      <w:r>
        <w:rPr>
          <w:rFonts w:hint="eastAsia"/>
        </w:rPr>
        <w:t>12.1.4</w:t>
      </w:r>
      <w:r>
        <w:rPr>
          <w:rFonts w:hint="eastAsia"/>
        </w:rPr>
        <w:t>政策风险</w:t>
      </w:r>
    </w:p>
    <w:p w14:paraId="31CF2DFF" w14:textId="77777777" w:rsidR="00DD6931" w:rsidRDefault="00350AE2">
      <w:pPr>
        <w:pStyle w:val="aa"/>
        <w:spacing w:line="360" w:lineRule="auto"/>
        <w:ind w:firstLineChars="200" w:firstLine="480"/>
        <w:jc w:val="left"/>
        <w:rPr>
          <w:rFonts w:ascii="仿宋" w:eastAsia="仿宋" w:hAnsi="仿宋" w:cs="仿宋"/>
          <w:sz w:val="24"/>
        </w:rPr>
      </w:pPr>
      <w:r>
        <w:rPr>
          <w:rFonts w:ascii="仿宋" w:eastAsia="仿宋" w:hAnsi="仿宋" w:cs="仿宋" w:hint="eastAsia"/>
          <w:sz w:val="24"/>
        </w:rPr>
        <w:t>政策稳定性风险：项目研发需要长期投入和持续的技术积累，政策环境的稳定性对于企业的发展至关重要。如果政策环境变化频繁或不稳定，可能会对企业的研发计划和资金投入产生影响，甚至会导致企业的研发失败。</w:t>
      </w:r>
    </w:p>
    <w:p w14:paraId="74244D3A" w14:textId="77777777" w:rsidR="00DD6931" w:rsidRDefault="00350AE2">
      <w:pPr>
        <w:pStyle w:val="30"/>
      </w:pPr>
      <w:r>
        <w:rPr>
          <w:rFonts w:hint="eastAsia"/>
        </w:rPr>
        <w:t>12.1.5</w:t>
      </w:r>
      <w:r>
        <w:rPr>
          <w:rFonts w:hint="eastAsia"/>
        </w:rPr>
        <w:t>承担单位的风险</w:t>
      </w:r>
    </w:p>
    <w:p w14:paraId="2FB38FC0" w14:textId="77777777" w:rsidR="00DD6931" w:rsidRDefault="00350AE2">
      <w:pPr>
        <w:pStyle w:val="aa"/>
        <w:spacing w:line="360" w:lineRule="auto"/>
        <w:jc w:val="left"/>
        <w:rPr>
          <w:rFonts w:ascii="仿宋" w:eastAsia="仿宋" w:hAnsi="仿宋" w:cs="仿宋"/>
          <w:sz w:val="24"/>
        </w:rPr>
      </w:pPr>
      <w:r>
        <w:rPr>
          <w:rFonts w:ascii="仿宋" w:eastAsia="仿宋" w:hAnsi="仿宋" w:cs="仿宋" w:hint="eastAsia"/>
          <w:sz w:val="24"/>
        </w:rPr>
        <w:t xml:space="preserve">   本项目研发需要稳定的资金投入，如果企业资金链出现问题，可能会影响研发进度和市场推广。</w:t>
      </w:r>
    </w:p>
    <w:p w14:paraId="169E7EF6" w14:textId="77777777" w:rsidR="00DD6931" w:rsidRDefault="00350AE2">
      <w:pPr>
        <w:pStyle w:val="2"/>
      </w:pPr>
      <w:r>
        <w:rPr>
          <w:rFonts w:hint="eastAsia"/>
        </w:rPr>
        <w:lastRenderedPageBreak/>
        <w:t>12.2</w:t>
      </w:r>
      <w:r>
        <w:rPr>
          <w:rFonts w:hint="eastAsia"/>
        </w:rPr>
        <w:t>应对策略</w:t>
      </w:r>
    </w:p>
    <w:p w14:paraId="59795E69" w14:textId="77777777" w:rsidR="00DD6931" w:rsidRDefault="00350AE2">
      <w:pPr>
        <w:pStyle w:val="30"/>
      </w:pPr>
      <w:r>
        <w:rPr>
          <w:rFonts w:hint="eastAsia"/>
        </w:rPr>
        <w:t xml:space="preserve">12.2.1 </w:t>
      </w:r>
      <w:r>
        <w:rPr>
          <w:rFonts w:hint="eastAsia"/>
        </w:rPr>
        <w:t>技术风险的应对策略</w:t>
      </w:r>
    </w:p>
    <w:p w14:paraId="2027C115" w14:textId="77777777" w:rsidR="00DD6931" w:rsidRDefault="00350AE2">
      <w:pPr>
        <w:pStyle w:val="aa"/>
        <w:spacing w:line="360" w:lineRule="auto"/>
        <w:ind w:firstLineChars="200" w:firstLine="480"/>
        <w:jc w:val="left"/>
        <w:rPr>
          <w:rFonts w:ascii="仿宋" w:eastAsia="仿宋" w:hAnsi="仿宋" w:cs="仿宋"/>
          <w:sz w:val="24"/>
        </w:rPr>
      </w:pPr>
      <w:r>
        <w:rPr>
          <w:rFonts w:ascii="仿宋" w:eastAsia="仿宋" w:hAnsi="仿宋" w:cs="仿宋" w:hint="eastAsia"/>
          <w:sz w:val="24"/>
        </w:rPr>
        <w:t>建立完善的技术风险管理体系：通过建立完善的技术风险管理体系，加强对技术的管理和监控，以应对技术风险。</w:t>
      </w:r>
    </w:p>
    <w:p w14:paraId="3026FB6D" w14:textId="77777777" w:rsidR="00DD6931" w:rsidRDefault="00350AE2">
      <w:pPr>
        <w:pStyle w:val="30"/>
      </w:pPr>
      <w:r>
        <w:rPr>
          <w:rFonts w:hint="eastAsia"/>
        </w:rPr>
        <w:t>12.2.2</w:t>
      </w:r>
      <w:r>
        <w:rPr>
          <w:rFonts w:hint="eastAsia"/>
        </w:rPr>
        <w:t>人员风险的应对策略</w:t>
      </w:r>
    </w:p>
    <w:p w14:paraId="6288524C" w14:textId="77777777" w:rsidR="00DD6931" w:rsidRDefault="00350AE2">
      <w:pPr>
        <w:pStyle w:val="aa"/>
        <w:spacing w:line="360" w:lineRule="auto"/>
        <w:ind w:firstLineChars="200" w:firstLine="480"/>
        <w:jc w:val="left"/>
        <w:rPr>
          <w:rFonts w:ascii="仿宋" w:eastAsia="仿宋" w:hAnsi="仿宋" w:cs="仿宋"/>
          <w:sz w:val="24"/>
        </w:rPr>
      </w:pPr>
      <w:r>
        <w:rPr>
          <w:rFonts w:ascii="仿宋" w:eastAsia="仿宋" w:hAnsi="仿宋" w:cs="仿宋" w:hint="eastAsia"/>
          <w:sz w:val="24"/>
        </w:rPr>
        <w:t>建立完善的人才管理及晋升体系，为研发人才提供稳定的工作环境及合适的晋升通道，保障承担单位的人员稳定性。</w:t>
      </w:r>
    </w:p>
    <w:p w14:paraId="22CA1550" w14:textId="77777777" w:rsidR="00DD6931" w:rsidRDefault="00350AE2">
      <w:pPr>
        <w:pStyle w:val="30"/>
      </w:pPr>
      <w:r>
        <w:rPr>
          <w:rFonts w:hint="eastAsia"/>
        </w:rPr>
        <w:t>12.2.3</w:t>
      </w:r>
      <w:r>
        <w:rPr>
          <w:rFonts w:hint="eastAsia"/>
        </w:rPr>
        <w:t>市场风险的应对策略</w:t>
      </w:r>
    </w:p>
    <w:p w14:paraId="3DA06086" w14:textId="77777777" w:rsidR="00DD6931" w:rsidRDefault="00350AE2">
      <w:pPr>
        <w:pStyle w:val="aa"/>
        <w:spacing w:line="360" w:lineRule="auto"/>
        <w:ind w:firstLineChars="200" w:firstLine="480"/>
        <w:jc w:val="left"/>
        <w:rPr>
          <w:rFonts w:ascii="仿宋" w:eastAsia="仿宋" w:hAnsi="仿宋" w:cs="仿宋"/>
          <w:sz w:val="24"/>
        </w:rPr>
      </w:pPr>
      <w:r>
        <w:rPr>
          <w:rFonts w:ascii="仿宋" w:eastAsia="仿宋" w:hAnsi="仿宋" w:cs="仿宋" w:hint="eastAsia"/>
          <w:sz w:val="24"/>
        </w:rPr>
        <w:t>密切关注市场动态和需求变化，及时调整研发方向和产品定位。同时，需要加强市场营销和推广，提高品牌知名度和竞争力。</w:t>
      </w:r>
    </w:p>
    <w:p w14:paraId="4CA3D2F0" w14:textId="77777777" w:rsidR="00DD6931" w:rsidRDefault="00350AE2">
      <w:pPr>
        <w:pStyle w:val="30"/>
      </w:pPr>
      <w:r>
        <w:rPr>
          <w:rFonts w:hint="eastAsia"/>
        </w:rPr>
        <w:t>12.2.4</w:t>
      </w:r>
      <w:r>
        <w:rPr>
          <w:rFonts w:hint="eastAsia"/>
        </w:rPr>
        <w:t>政策风险的应对策略</w:t>
      </w:r>
    </w:p>
    <w:p w14:paraId="43E02E5C" w14:textId="77777777" w:rsidR="00DD6931" w:rsidRDefault="00350AE2">
      <w:pPr>
        <w:pStyle w:val="aa"/>
        <w:spacing w:line="360" w:lineRule="auto"/>
        <w:ind w:firstLineChars="200" w:firstLine="480"/>
        <w:jc w:val="left"/>
        <w:rPr>
          <w:rFonts w:ascii="仿宋" w:eastAsia="仿宋" w:hAnsi="仿宋" w:cs="仿宋"/>
          <w:sz w:val="24"/>
        </w:rPr>
      </w:pPr>
      <w:r>
        <w:rPr>
          <w:rFonts w:ascii="仿宋" w:eastAsia="仿宋" w:hAnsi="仿宋" w:cs="仿宋" w:hint="eastAsia"/>
          <w:sz w:val="24"/>
        </w:rPr>
        <w:t>密切关注政策环境的动态，加强与政府部门的沟通和合作，了解和适应政府政策的走向和市场需求的变化。同时，也需要加强内部管理，提高合规意识和风险管理水平，确保企业的研发活动符合相关法规和标准的要求。</w:t>
      </w:r>
    </w:p>
    <w:p w14:paraId="0A5F4BDA" w14:textId="77777777" w:rsidR="00DD6931" w:rsidRDefault="00350AE2">
      <w:pPr>
        <w:pStyle w:val="30"/>
      </w:pPr>
      <w:r>
        <w:rPr>
          <w:rFonts w:hint="eastAsia"/>
        </w:rPr>
        <w:t xml:space="preserve">12.2.5 </w:t>
      </w:r>
      <w:r>
        <w:rPr>
          <w:rFonts w:hint="eastAsia"/>
        </w:rPr>
        <w:t>承担单位风险的应对策略</w:t>
      </w:r>
    </w:p>
    <w:p w14:paraId="04EDA82A" w14:textId="77777777" w:rsidR="00DD6931" w:rsidRDefault="00350AE2">
      <w:pPr>
        <w:pStyle w:val="aa"/>
        <w:spacing w:line="360" w:lineRule="auto"/>
        <w:ind w:firstLineChars="200" w:firstLine="480"/>
        <w:jc w:val="left"/>
        <w:rPr>
          <w:rFonts w:ascii="仿宋" w:eastAsia="仿宋" w:hAnsi="仿宋" w:cs="仿宋"/>
          <w:sz w:val="24"/>
        </w:rPr>
      </w:pPr>
      <w:r>
        <w:rPr>
          <w:rFonts w:ascii="仿宋" w:eastAsia="仿宋" w:hAnsi="仿宋" w:cs="仿宋" w:hint="eastAsia"/>
          <w:sz w:val="24"/>
        </w:rPr>
        <w:t>制定科学的资金计划和管理方案，确保资金的充足和合理使用。同时，需要积极寻求政府支持和投资机构的合作，降低企业的资金压力。</w:t>
      </w:r>
    </w:p>
    <w:p w14:paraId="2C590F0D" w14:textId="77777777" w:rsidR="00DD6931" w:rsidRDefault="00350AE2">
      <w:pPr>
        <w:widowControl/>
        <w:spacing w:line="360" w:lineRule="auto"/>
        <w:jc w:val="left"/>
        <w:rPr>
          <w:rFonts w:eastAsia="黑体"/>
          <w:sz w:val="30"/>
          <w:szCs w:val="30"/>
        </w:rPr>
      </w:pPr>
      <w:r>
        <w:rPr>
          <w:rFonts w:eastAsia="黑体"/>
          <w:sz w:val="30"/>
          <w:szCs w:val="30"/>
        </w:rPr>
        <w:br w:type="page"/>
      </w:r>
    </w:p>
    <w:p w14:paraId="6FA33D9C" w14:textId="77777777" w:rsidR="00DD6931" w:rsidRDefault="00DD6931"/>
    <w:tbl>
      <w:tblPr>
        <w:tblW w:w="9053"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9053"/>
      </w:tblGrid>
      <w:tr w:rsidR="00DD6931" w14:paraId="09C41731" w14:textId="77777777">
        <w:trPr>
          <w:trHeight w:val="6693"/>
          <w:jc w:val="center"/>
        </w:trPr>
        <w:tc>
          <w:tcPr>
            <w:tcW w:w="9053" w:type="dxa"/>
          </w:tcPr>
          <w:p w14:paraId="647F8C58" w14:textId="77777777" w:rsidR="00DD6931" w:rsidRDefault="00350AE2">
            <w:pPr>
              <w:adjustRightInd w:val="0"/>
              <w:snapToGrid w:val="0"/>
              <w:spacing w:beforeLines="50" w:before="120" w:afterLines="50" w:after="120"/>
              <w:rPr>
                <w:rFonts w:eastAsia="仿宋_GB2312"/>
                <w:b/>
                <w:sz w:val="24"/>
                <w:szCs w:val="21"/>
              </w:rPr>
            </w:pPr>
            <w:r>
              <w:rPr>
                <w:rFonts w:eastAsia="仿宋_GB2312"/>
                <w:b/>
                <w:sz w:val="24"/>
                <w:szCs w:val="21"/>
              </w:rPr>
              <w:t>项目申报人承诺：</w:t>
            </w:r>
          </w:p>
          <w:p w14:paraId="0C3803C8" w14:textId="77777777" w:rsidR="00DD6931" w:rsidRDefault="00350AE2">
            <w:pPr>
              <w:adjustRightInd w:val="0"/>
              <w:snapToGrid w:val="0"/>
              <w:rPr>
                <w:rFonts w:eastAsia="仿宋_GB2312"/>
                <w:sz w:val="24"/>
                <w:szCs w:val="21"/>
              </w:rPr>
            </w:pPr>
            <w:r>
              <w:rPr>
                <w:rFonts w:eastAsia="仿宋_GB2312"/>
                <w:sz w:val="24"/>
                <w:szCs w:val="21"/>
              </w:rPr>
              <w:t xml:space="preserve">1. </w:t>
            </w:r>
            <w:r>
              <w:rPr>
                <w:rFonts w:eastAsia="仿宋_GB2312"/>
                <w:sz w:val="24"/>
                <w:szCs w:val="21"/>
              </w:rPr>
              <w:t>按照《天津市科技计划项目管理办法》（津科规〔</w:t>
            </w:r>
            <w:r>
              <w:rPr>
                <w:rFonts w:eastAsia="仿宋_GB2312"/>
                <w:sz w:val="24"/>
                <w:szCs w:val="21"/>
              </w:rPr>
              <w:t>2022</w:t>
            </w:r>
            <w:r>
              <w:rPr>
                <w:rFonts w:eastAsia="仿宋_GB2312"/>
                <w:sz w:val="24"/>
                <w:szCs w:val="21"/>
              </w:rPr>
              <w:t>〕</w:t>
            </w:r>
            <w:r>
              <w:rPr>
                <w:rFonts w:eastAsia="仿宋_GB2312"/>
                <w:sz w:val="24"/>
                <w:szCs w:val="21"/>
              </w:rPr>
              <w:t>7</w:t>
            </w:r>
            <w:r>
              <w:rPr>
                <w:rFonts w:eastAsia="仿宋_GB2312"/>
                <w:sz w:val="24"/>
                <w:szCs w:val="21"/>
              </w:rPr>
              <w:t>号）规定的项目负责人职责进行项目申报和实施；</w:t>
            </w:r>
          </w:p>
          <w:p w14:paraId="5BF5D424" w14:textId="77777777" w:rsidR="00DD6931" w:rsidRDefault="00350AE2">
            <w:pPr>
              <w:adjustRightInd w:val="0"/>
              <w:snapToGrid w:val="0"/>
              <w:rPr>
                <w:rFonts w:eastAsia="仿宋_GB2312"/>
                <w:sz w:val="24"/>
                <w:szCs w:val="21"/>
              </w:rPr>
            </w:pPr>
            <w:r>
              <w:rPr>
                <w:rFonts w:eastAsia="仿宋_GB2312"/>
                <w:sz w:val="24"/>
                <w:szCs w:val="21"/>
              </w:rPr>
              <w:t xml:space="preserve">2. </w:t>
            </w:r>
            <w:r>
              <w:rPr>
                <w:rFonts w:eastAsia="仿宋_GB2312"/>
                <w:sz w:val="24"/>
                <w:szCs w:val="21"/>
              </w:rPr>
              <w:t>本申请书提供的材料真实可靠，不存在知识产权争议；</w:t>
            </w:r>
          </w:p>
          <w:p w14:paraId="00D843AC" w14:textId="77777777" w:rsidR="00DD6931" w:rsidRDefault="00350AE2">
            <w:pPr>
              <w:adjustRightInd w:val="0"/>
              <w:snapToGrid w:val="0"/>
              <w:ind w:left="240" w:hangingChars="100" w:hanging="240"/>
              <w:rPr>
                <w:rFonts w:eastAsia="仿宋_GB2312"/>
                <w:sz w:val="24"/>
                <w:szCs w:val="21"/>
              </w:rPr>
            </w:pPr>
            <w:r>
              <w:rPr>
                <w:rFonts w:eastAsia="仿宋_GB2312"/>
                <w:sz w:val="24"/>
                <w:szCs w:val="21"/>
              </w:rPr>
              <w:t xml:space="preserve">3. </w:t>
            </w:r>
            <w:r>
              <w:rPr>
                <w:rFonts w:eastAsia="仿宋_GB2312"/>
                <w:sz w:val="24"/>
                <w:szCs w:val="21"/>
              </w:rPr>
              <w:t>项目信息表中所填内容与资金预算表、项目实施方案等材料完全一致；</w:t>
            </w:r>
          </w:p>
          <w:p w14:paraId="03A8C1C1" w14:textId="77777777" w:rsidR="00DD6931" w:rsidRDefault="00350AE2">
            <w:pPr>
              <w:adjustRightInd w:val="0"/>
              <w:snapToGrid w:val="0"/>
              <w:rPr>
                <w:rFonts w:eastAsia="仿宋_GB2312"/>
                <w:sz w:val="24"/>
                <w:szCs w:val="21"/>
              </w:rPr>
            </w:pPr>
            <w:r>
              <w:rPr>
                <w:rFonts w:eastAsia="仿宋_GB2312"/>
                <w:sz w:val="24"/>
                <w:szCs w:val="21"/>
              </w:rPr>
              <w:t xml:space="preserve">4. </w:t>
            </w:r>
            <w:r>
              <w:rPr>
                <w:rFonts w:eastAsia="仿宋_GB2312"/>
                <w:sz w:val="24"/>
                <w:szCs w:val="21"/>
              </w:rPr>
              <w:t>其它（请叙述）：</w:t>
            </w:r>
          </w:p>
          <w:p w14:paraId="7C1DB94A" w14:textId="77777777" w:rsidR="00DD6931" w:rsidRDefault="00DD6931">
            <w:pPr>
              <w:adjustRightInd w:val="0"/>
              <w:snapToGrid w:val="0"/>
              <w:rPr>
                <w:rFonts w:eastAsia="仿宋_GB2312"/>
                <w:sz w:val="24"/>
                <w:szCs w:val="21"/>
              </w:rPr>
            </w:pPr>
          </w:p>
          <w:p w14:paraId="1B5A4FB8" w14:textId="77777777" w:rsidR="00DD6931" w:rsidRDefault="00DD6931">
            <w:pPr>
              <w:adjustRightInd w:val="0"/>
              <w:snapToGrid w:val="0"/>
              <w:rPr>
                <w:rFonts w:eastAsia="仿宋_GB2312"/>
                <w:sz w:val="24"/>
                <w:szCs w:val="21"/>
              </w:rPr>
            </w:pPr>
          </w:p>
          <w:p w14:paraId="72B0F56C" w14:textId="77777777" w:rsidR="00DD6931" w:rsidRDefault="00350AE2">
            <w:pPr>
              <w:wordWrap w:val="0"/>
              <w:adjustRightInd w:val="0"/>
              <w:snapToGrid w:val="0"/>
              <w:spacing w:afterLines="50" w:after="120"/>
              <w:jc w:val="right"/>
              <w:rPr>
                <w:rFonts w:eastAsia="仿宋_GB2312"/>
                <w:sz w:val="24"/>
                <w:szCs w:val="21"/>
              </w:rPr>
            </w:pPr>
            <w:r>
              <w:rPr>
                <w:rFonts w:eastAsia="仿宋_GB2312"/>
                <w:sz w:val="24"/>
                <w:szCs w:val="21"/>
              </w:rPr>
              <w:t>项目申报人签名（亲笔）：</w:t>
            </w:r>
            <w:r>
              <w:rPr>
                <w:rFonts w:eastAsia="仿宋_GB2312"/>
                <w:sz w:val="24"/>
                <w:szCs w:val="21"/>
              </w:rPr>
              <w:t xml:space="preserve">                               </w:t>
            </w:r>
            <w:r>
              <w:rPr>
                <w:rFonts w:eastAsia="仿宋_GB2312" w:hint="eastAsia"/>
                <w:sz w:val="24"/>
                <w:szCs w:val="21"/>
              </w:rPr>
              <w:t xml:space="preserve"> </w:t>
            </w:r>
          </w:p>
        </w:tc>
      </w:tr>
      <w:tr w:rsidR="00DD6931" w14:paraId="1FC988A0" w14:textId="77777777">
        <w:trPr>
          <w:trHeight w:val="6196"/>
          <w:jc w:val="center"/>
        </w:trPr>
        <w:tc>
          <w:tcPr>
            <w:tcW w:w="9053" w:type="dxa"/>
          </w:tcPr>
          <w:p w14:paraId="42BA5618" w14:textId="77777777" w:rsidR="00DD6931" w:rsidRDefault="00350AE2">
            <w:pPr>
              <w:adjustRightInd w:val="0"/>
              <w:snapToGrid w:val="0"/>
              <w:spacing w:beforeLines="50" w:before="120" w:afterLines="50" w:after="120"/>
              <w:rPr>
                <w:rFonts w:eastAsia="仿宋_GB2312"/>
                <w:b/>
                <w:sz w:val="24"/>
                <w:szCs w:val="21"/>
              </w:rPr>
            </w:pPr>
            <w:r>
              <w:rPr>
                <w:rFonts w:eastAsia="仿宋_GB2312"/>
                <w:b/>
                <w:sz w:val="24"/>
                <w:szCs w:val="21"/>
              </w:rPr>
              <w:t>申报单位承诺：</w:t>
            </w:r>
          </w:p>
          <w:p w14:paraId="01859F67" w14:textId="77777777" w:rsidR="00DD6931" w:rsidRDefault="00350AE2">
            <w:pPr>
              <w:adjustRightInd w:val="0"/>
              <w:snapToGrid w:val="0"/>
              <w:rPr>
                <w:rFonts w:eastAsia="仿宋_GB2312"/>
                <w:sz w:val="24"/>
                <w:szCs w:val="21"/>
              </w:rPr>
            </w:pPr>
            <w:r>
              <w:rPr>
                <w:rFonts w:eastAsia="仿宋_GB2312"/>
                <w:sz w:val="24"/>
                <w:szCs w:val="21"/>
              </w:rPr>
              <w:t>1.</w:t>
            </w:r>
            <w:r>
              <w:rPr>
                <w:rFonts w:eastAsia="仿宋_GB2312"/>
                <w:sz w:val="24"/>
                <w:szCs w:val="21"/>
              </w:rPr>
              <w:t>按照《天津市科技计划项目管理办法》（津科规〔</w:t>
            </w:r>
            <w:r>
              <w:rPr>
                <w:rFonts w:eastAsia="仿宋_GB2312"/>
                <w:sz w:val="24"/>
                <w:szCs w:val="21"/>
              </w:rPr>
              <w:t>2022</w:t>
            </w:r>
            <w:r>
              <w:rPr>
                <w:rFonts w:eastAsia="仿宋_GB2312"/>
                <w:sz w:val="24"/>
                <w:szCs w:val="21"/>
              </w:rPr>
              <w:t>〕</w:t>
            </w:r>
            <w:r>
              <w:rPr>
                <w:rFonts w:eastAsia="仿宋_GB2312"/>
                <w:sz w:val="24"/>
                <w:szCs w:val="21"/>
              </w:rPr>
              <w:t>7</w:t>
            </w:r>
            <w:r>
              <w:rPr>
                <w:rFonts w:eastAsia="仿宋_GB2312"/>
                <w:sz w:val="24"/>
                <w:szCs w:val="21"/>
              </w:rPr>
              <w:t>号）规定的项目第一承担单位职责进行项目申报和管理；</w:t>
            </w:r>
          </w:p>
          <w:p w14:paraId="7E40ED3C" w14:textId="77777777" w:rsidR="00DD6931" w:rsidRDefault="00350AE2">
            <w:pPr>
              <w:adjustRightInd w:val="0"/>
              <w:snapToGrid w:val="0"/>
              <w:rPr>
                <w:rFonts w:eastAsia="仿宋_GB2312"/>
                <w:spacing w:val="-6"/>
                <w:sz w:val="24"/>
                <w:szCs w:val="21"/>
              </w:rPr>
            </w:pPr>
            <w:r>
              <w:rPr>
                <w:rFonts w:eastAsia="仿宋_GB2312"/>
                <w:sz w:val="24"/>
                <w:szCs w:val="21"/>
              </w:rPr>
              <w:t>2.</w:t>
            </w:r>
            <w:r>
              <w:rPr>
                <w:rFonts w:eastAsia="仿宋_GB2312"/>
                <w:spacing w:val="-6"/>
                <w:sz w:val="24"/>
                <w:szCs w:val="21"/>
              </w:rPr>
              <w:t>申请政府补贴资金额度不能得到完全批准时，差额部分自筹，考核指标不下降；</w:t>
            </w:r>
          </w:p>
          <w:p w14:paraId="1BDA0731" w14:textId="77777777" w:rsidR="00DD6931" w:rsidRDefault="00350AE2">
            <w:pPr>
              <w:adjustRightInd w:val="0"/>
              <w:snapToGrid w:val="0"/>
              <w:rPr>
                <w:rFonts w:eastAsia="仿宋_GB2312"/>
                <w:sz w:val="24"/>
                <w:szCs w:val="21"/>
              </w:rPr>
            </w:pPr>
            <w:r>
              <w:rPr>
                <w:rFonts w:eastAsia="仿宋_GB2312"/>
                <w:sz w:val="24"/>
                <w:szCs w:val="21"/>
              </w:rPr>
              <w:t>3.</w:t>
            </w:r>
            <w:r>
              <w:rPr>
                <w:rFonts w:eastAsia="仿宋_GB2312"/>
                <w:sz w:val="24"/>
                <w:szCs w:val="21"/>
              </w:rPr>
              <w:t>同意市科技局在政务公告和对外宣传中使用本项目的相关信息；</w:t>
            </w:r>
          </w:p>
          <w:p w14:paraId="1652B380" w14:textId="77777777" w:rsidR="00DD6931" w:rsidRDefault="00350AE2">
            <w:pPr>
              <w:adjustRightInd w:val="0"/>
              <w:snapToGrid w:val="0"/>
              <w:rPr>
                <w:rFonts w:eastAsia="仿宋_GB2312"/>
                <w:sz w:val="24"/>
                <w:szCs w:val="21"/>
              </w:rPr>
            </w:pPr>
            <w:r>
              <w:rPr>
                <w:rFonts w:eastAsia="仿宋_GB2312"/>
                <w:sz w:val="24"/>
                <w:szCs w:val="21"/>
              </w:rPr>
              <w:t>4.</w:t>
            </w:r>
            <w:r>
              <w:rPr>
                <w:rFonts w:eastAsia="仿宋_GB2312"/>
                <w:sz w:val="24"/>
                <w:szCs w:val="21"/>
              </w:rPr>
              <w:t>其它（请叙述）：</w:t>
            </w:r>
          </w:p>
          <w:p w14:paraId="7DBD0106" w14:textId="77777777" w:rsidR="00DD6931" w:rsidRDefault="00DD6931">
            <w:pPr>
              <w:adjustRightInd w:val="0"/>
              <w:snapToGrid w:val="0"/>
              <w:ind w:firstLineChars="2600" w:firstLine="6240"/>
              <w:rPr>
                <w:rFonts w:eastAsia="仿宋_GB2312"/>
                <w:sz w:val="24"/>
                <w:szCs w:val="21"/>
              </w:rPr>
            </w:pPr>
          </w:p>
          <w:p w14:paraId="56DD46FA" w14:textId="77777777" w:rsidR="00DD6931" w:rsidRDefault="00350AE2">
            <w:pPr>
              <w:adjustRightInd w:val="0"/>
              <w:snapToGrid w:val="0"/>
              <w:rPr>
                <w:rFonts w:eastAsia="仿宋_GB2312"/>
                <w:sz w:val="24"/>
                <w:szCs w:val="21"/>
              </w:rPr>
            </w:pPr>
            <w:r>
              <w:rPr>
                <w:rFonts w:eastAsia="仿宋_GB2312"/>
                <w:sz w:val="24"/>
                <w:szCs w:val="21"/>
              </w:rPr>
              <w:t>法定代表人签字（盖章）：</w:t>
            </w:r>
            <w:r>
              <w:rPr>
                <w:rFonts w:eastAsia="仿宋_GB2312"/>
                <w:sz w:val="24"/>
                <w:szCs w:val="21"/>
              </w:rPr>
              <w:t xml:space="preserve">             </w:t>
            </w:r>
            <w:r>
              <w:rPr>
                <w:rFonts w:eastAsia="仿宋_GB2312"/>
                <w:sz w:val="24"/>
                <w:szCs w:val="21"/>
              </w:rPr>
              <w:t>财务负责人签字（盖章）：</w:t>
            </w:r>
            <w:r>
              <w:rPr>
                <w:rFonts w:eastAsia="仿宋_GB2312"/>
                <w:sz w:val="24"/>
                <w:szCs w:val="21"/>
              </w:rPr>
              <w:t xml:space="preserve">      </w:t>
            </w:r>
          </w:p>
          <w:p w14:paraId="01F8D225" w14:textId="77777777" w:rsidR="00DD6931" w:rsidRDefault="00350AE2">
            <w:pPr>
              <w:adjustRightInd w:val="0"/>
              <w:snapToGrid w:val="0"/>
              <w:spacing w:afterLines="50" w:after="120"/>
              <w:rPr>
                <w:rFonts w:eastAsia="仿宋_GB2312"/>
                <w:sz w:val="24"/>
                <w:szCs w:val="21"/>
              </w:rPr>
            </w:pPr>
            <w:r>
              <w:rPr>
                <w:rFonts w:eastAsia="仿宋_GB2312"/>
                <w:sz w:val="24"/>
                <w:szCs w:val="21"/>
              </w:rPr>
              <w:t xml:space="preserve">                                                    </w:t>
            </w:r>
          </w:p>
          <w:p w14:paraId="41A28971" w14:textId="77777777" w:rsidR="00DD6931" w:rsidRDefault="00350AE2">
            <w:pPr>
              <w:adjustRightInd w:val="0"/>
              <w:snapToGrid w:val="0"/>
              <w:ind w:firstLineChars="2700" w:firstLine="6480"/>
              <w:rPr>
                <w:rFonts w:eastAsia="仿宋_GB2312"/>
                <w:sz w:val="24"/>
                <w:szCs w:val="21"/>
              </w:rPr>
            </w:pPr>
            <w:r>
              <w:rPr>
                <w:rFonts w:eastAsia="仿宋_GB2312"/>
                <w:sz w:val="24"/>
                <w:szCs w:val="21"/>
              </w:rPr>
              <w:t>（单位公章）</w:t>
            </w:r>
          </w:p>
          <w:p w14:paraId="137F9025" w14:textId="77777777" w:rsidR="00DD6931" w:rsidRDefault="00350AE2">
            <w:pPr>
              <w:wordWrap w:val="0"/>
              <w:adjustRightInd w:val="0"/>
              <w:snapToGrid w:val="0"/>
              <w:jc w:val="right"/>
              <w:rPr>
                <w:rFonts w:eastAsia="仿宋_GB2312"/>
                <w:sz w:val="24"/>
                <w:szCs w:val="21"/>
              </w:rPr>
            </w:pPr>
            <w:r>
              <w:rPr>
                <w:rFonts w:eastAsia="仿宋_GB2312"/>
                <w:sz w:val="24"/>
                <w:szCs w:val="21"/>
              </w:rPr>
              <w:t xml:space="preserve">                                                     </w:t>
            </w:r>
            <w:r>
              <w:rPr>
                <w:rFonts w:eastAsia="仿宋_GB2312" w:hint="eastAsia"/>
                <w:sz w:val="24"/>
                <w:szCs w:val="21"/>
              </w:rPr>
              <w:t xml:space="preserve"> </w:t>
            </w:r>
          </w:p>
        </w:tc>
      </w:tr>
    </w:tbl>
    <w:p w14:paraId="118B29E9" w14:textId="77777777" w:rsidR="00DD6931" w:rsidRDefault="00DD6931">
      <w:pPr>
        <w:jc w:val="center"/>
        <w:rPr>
          <w:rFonts w:eastAsia="黑体"/>
          <w:sz w:val="30"/>
          <w:szCs w:val="30"/>
        </w:rPr>
      </w:pPr>
    </w:p>
    <w:p w14:paraId="22D38392" w14:textId="77777777" w:rsidR="00DD6931" w:rsidRDefault="00DD6931"/>
    <w:p w14:paraId="276B4D29" w14:textId="77777777" w:rsidR="00DD6931" w:rsidRDefault="00DD6931"/>
    <w:sectPr w:rsidR="00DD6931">
      <w:pgSz w:w="11906" w:h="16838"/>
      <w:pgMar w:top="1400" w:right="1701" w:bottom="1134" w:left="1701" w:header="851" w:footer="567"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EA806" w14:textId="77777777" w:rsidR="00B7261D" w:rsidRDefault="00B7261D">
      <w:r>
        <w:separator/>
      </w:r>
    </w:p>
  </w:endnote>
  <w:endnote w:type="continuationSeparator" w:id="0">
    <w:p w14:paraId="03D71D72" w14:textId="77777777" w:rsidR="00B7261D" w:rsidRDefault="00B726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文星仿宋">
    <w:altName w:val="仿宋"/>
    <w:charset w:val="00"/>
    <w:family w:val="auto"/>
    <w:pitch w:val="default"/>
    <w:sig w:usb0="00000000" w:usb1="00000000" w:usb2="00000010" w:usb3="00000000" w:csb0="00040001"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03" w:usb1="288F0000" w:usb2="00000016" w:usb3="00000000" w:csb0="00040001" w:csb1="00000000"/>
  </w:font>
  <w:font w:name="仿宋_GB2312">
    <w:altName w:val="仿宋"/>
    <w:charset w:val="86"/>
    <w:family w:val="modern"/>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2F0F0" w14:textId="77777777" w:rsidR="00350AE2" w:rsidRDefault="00350AE2">
    <w:pPr>
      <w:framePr w:wrap="around" w:vAnchor="text" w:hAnchor="text" w:xAlign="center" w:y="2"/>
    </w:pPr>
    <w:r>
      <w:fldChar w:fldCharType="begin"/>
    </w:r>
    <w:r>
      <w:instrText xml:space="preserve">PAGE  </w:instrText>
    </w:r>
    <w:r>
      <w:fldChar w:fldCharType="end"/>
    </w:r>
  </w:p>
  <w:p w14:paraId="00F20EF8" w14:textId="77777777" w:rsidR="00350AE2" w:rsidRDefault="00350AE2">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409404"/>
    </w:sdtPr>
    <w:sdtContent>
      <w:p w14:paraId="44FB7609" w14:textId="77777777" w:rsidR="00350AE2" w:rsidRDefault="00350AE2">
        <w:pPr>
          <w:pStyle w:val="ad"/>
          <w:jc w:val="center"/>
        </w:pPr>
        <w:r>
          <w:fldChar w:fldCharType="begin"/>
        </w:r>
        <w:r>
          <w:instrText>PAGE   \* MERGEFORMAT</w:instrText>
        </w:r>
        <w:r>
          <w:fldChar w:fldCharType="separate"/>
        </w:r>
        <w:r w:rsidR="001A7F31" w:rsidRPr="001A7F31">
          <w:rPr>
            <w:noProof/>
            <w:lang w:val="zh-CN"/>
          </w:rPr>
          <w:t>1</w:t>
        </w:r>
        <w:r>
          <w:fldChar w:fldCharType="end"/>
        </w:r>
      </w:p>
    </w:sdtContent>
  </w:sdt>
  <w:p w14:paraId="7DEC09E9" w14:textId="77777777" w:rsidR="00350AE2" w:rsidRDefault="00350AE2">
    <w:pP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C9B11" w14:textId="77777777" w:rsidR="00350AE2" w:rsidRDefault="00350AE2">
    <w:pPr>
      <w:jc w:val="center"/>
    </w:pPr>
    <w:r>
      <w:t>202309052f4026b8ea6889992d6cd020230901659218.69.114.41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841A3" w14:textId="77777777" w:rsidR="00B7261D" w:rsidRDefault="00B7261D">
      <w:r>
        <w:separator/>
      </w:r>
    </w:p>
  </w:footnote>
  <w:footnote w:type="continuationSeparator" w:id="0">
    <w:p w14:paraId="4C64E527" w14:textId="77777777" w:rsidR="00B7261D" w:rsidRDefault="00B726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54202" w14:textId="77777777" w:rsidR="00350AE2" w:rsidRDefault="00350AE2">
    <w:r>
      <w:rPr>
        <w:noProof/>
      </w:rPr>
      <mc:AlternateContent>
        <mc:Choice Requires="wps">
          <w:drawing>
            <wp:anchor distT="0" distB="0" distL="114300" distR="114300" simplePos="0" relativeHeight="251661312" behindDoc="1" locked="0" layoutInCell="0" allowOverlap="1" wp14:anchorId="03198662" wp14:editId="0545095D">
              <wp:simplePos x="0" y="0"/>
              <wp:positionH relativeFrom="margin">
                <wp:align>center</wp:align>
              </wp:positionH>
              <wp:positionV relativeFrom="margin">
                <wp:align>center</wp:align>
              </wp:positionV>
              <wp:extent cx="4852670" cy="2426335"/>
              <wp:effectExtent l="0" t="952500" r="0" b="850265"/>
              <wp:wrapNone/>
              <wp:docPr id="1053921104"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4852670" cy="2426335"/>
                      </a:xfrm>
                      <a:prstGeom prst="rect">
                        <a:avLst/>
                      </a:prstGeom>
                    </wps:spPr>
                    <wps:txbx>
                      <w:txbxContent>
                        <w:p w14:paraId="132192B5" w14:textId="77777777" w:rsidR="00350AE2" w:rsidRDefault="00350AE2">
                          <w:pPr>
                            <w:jc w:val="center"/>
                            <w:rPr>
                              <w:color w:val="C0C0C0"/>
                              <w:kern w:val="0"/>
                              <w:sz w:val="16"/>
                              <w:szCs w:val="16"/>
                              <w14:textFill>
                                <w14:solidFill>
                                  <w14:srgbClr w14:val="C0C0C0">
                                    <w14:alpha w14:val="50000"/>
                                  </w14:srgbClr>
                                </w14:solidFill>
                              </w14:textFill>
                            </w:rPr>
                          </w:pPr>
                          <w:r>
                            <w:rPr>
                              <w:rFonts w:hint="eastAsia"/>
                              <w:color w:val="C0C0C0"/>
                              <w:sz w:val="16"/>
                              <w:szCs w:val="16"/>
                              <w14:textFill>
                                <w14:solidFill>
                                  <w14:srgbClr w14:val="C0C0C0">
                                    <w14:alpha w14:val="50000"/>
                                  </w14:srgbClr>
                                </w14:solidFill>
                              </w14:textFill>
                            </w:rPr>
                            <w:t>TSTC</w:t>
                          </w:r>
                        </w:p>
                      </w:txbxContent>
                    </wps:txbx>
                    <wps:bodyPr wrap="square" numCol="1" fromWordArt="1">
                      <a:prstTxWarp prst="textPlain">
                        <a:avLst>
                          <a:gd name="adj" fmla="val 50000"/>
                        </a:avLst>
                      </a:prstTxWarp>
                      <a:spAutoFit/>
                    </wps:bodyPr>
                  </wps:wsp>
                </a:graphicData>
              </a:graphic>
            </wp:anchor>
          </w:drawing>
        </mc:Choice>
        <mc:Fallback>
          <w:pict>
            <v:shapetype w14:anchorId="03198662" id="_x0000_t202" coordsize="21600,21600" o:spt="202" path="m,l,21600r21600,l21600,xe">
              <v:stroke joinstyle="miter"/>
              <v:path gradientshapeok="t" o:connecttype="rect"/>
            </v:shapetype>
            <v:shape id="WordArt 6" o:spid="_x0000_s1238" type="#_x0000_t202" style="position:absolute;left:0;text-align:left;margin-left:0;margin-top:0;width:382.1pt;height:191.05pt;rotation:-45;z-index:-251655168;visibility:visible;mso-wrap-style:squar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" o:allowincell="f" filled="f" stroked="f">
              <o:lock v:ext="edit" shapetype="t"/>
              <v:textbox style="mso-fit-shape-to-text:t">
                <w:txbxContent>
                  <w:p w14:paraId="132192B5" w14:textId="77777777" w:rsidR="00350AE2" w:rsidRDefault="00350AE2">
                    <w:pPr>
                      <w:jc w:val="center"/>
                      <w:rPr>
                        <w:color w:val="C0C0C0"/>
                        <w:kern w:val="0"/>
                        <w:sz w:val="16"/>
                        <w:szCs w:val="16"/>
                        <w14:textFill>
                          <w14:solidFill>
                            <w14:srgbClr w14:val="C0C0C0">
                              <w14:alpha w14:val="50000"/>
                            </w14:srgbClr>
                          </w14:solidFill>
                        </w14:textFill>
                      </w:rPr>
                    </w:pPr>
                    <w:r>
                      <w:rPr>
                        <w:rFonts w:hint="eastAsia"/>
                        <w:color w:val="C0C0C0"/>
                        <w:sz w:val="16"/>
                        <w:szCs w:val="16"/>
                        <w14:textFill>
                          <w14:solidFill>
                            <w14:srgbClr w14:val="C0C0C0">
                              <w14:alpha w14:val="50000"/>
                            </w14:srgbClr>
                          </w14:solidFill>
                        </w14:textFill>
                      </w:rPr>
                      <w:t>TSTC</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77A0E" w14:textId="77777777" w:rsidR="00350AE2" w:rsidRDefault="00350AE2">
    <w:r>
      <w:rPr>
        <w:noProof/>
      </w:rPr>
      <mc:AlternateContent>
        <mc:Choice Requires="wps">
          <w:drawing>
            <wp:anchor distT="0" distB="0" distL="114300" distR="114300" simplePos="0" relativeHeight="251662336" behindDoc="1" locked="0" layoutInCell="0" allowOverlap="1" wp14:anchorId="4484EB43" wp14:editId="3A4235D5">
              <wp:simplePos x="0" y="0"/>
              <wp:positionH relativeFrom="margin">
                <wp:align>center</wp:align>
              </wp:positionH>
              <wp:positionV relativeFrom="margin">
                <wp:align>center</wp:align>
              </wp:positionV>
              <wp:extent cx="4852670" cy="2426335"/>
              <wp:effectExtent l="1213485" t="0" r="0" b="0"/>
              <wp:wrapNone/>
              <wp:docPr id="1" name="文本框 1"/>
              <wp:cNvGraphicFramePr/>
              <a:graphic xmlns:a="http://schemas.openxmlformats.org/drawingml/2006/main">
                <a:graphicData uri="http://schemas.microsoft.com/office/word/2010/wordprocessingShape">
                  <wps:wsp>
                    <wps:cNvSpPr txBox="1"/>
                    <wps:spPr>
                      <a:xfrm rot="-2700000">
                        <a:off x="0" y="0"/>
                        <a:ext cx="4852670" cy="2426335"/>
                      </a:xfrm>
                      <a:prstGeom prst="rect">
                        <a:avLst/>
                      </a:prstGeom>
                      <a:noFill/>
                      <a:ln>
                        <a:noFill/>
                      </a:ln>
                    </wps:spPr>
                    <wps:txbx>
                      <w:txbxContent>
                        <w:p w14:paraId="1E892C29" w14:textId="77777777" w:rsidR="00350AE2" w:rsidRDefault="00350AE2">
                          <w:pPr>
                            <w:jc w:val="center"/>
                            <w:rPr>
                              <w:color w:val="C0C0C0"/>
                              <w:kern w:val="0"/>
                              <w:sz w:val="2"/>
                              <w:szCs w:val="2"/>
                            </w:rPr>
                          </w:pPr>
                          <w:r>
                            <w:rPr>
                              <w:rFonts w:hint="eastAsia"/>
                              <w:color w:val="C0C0C0"/>
                              <w:sz w:val="2"/>
                              <w:szCs w:val="2"/>
                            </w:rPr>
                            <w:t>TSTC</w:t>
                          </w:r>
                        </w:p>
                      </w:txbxContent>
                    </wps:txbx>
                    <wps:bodyPr upright="1">
                      <a:spAutoFit/>
                    </wps:bodyPr>
                  </wps:wsp>
                </a:graphicData>
              </a:graphic>
            </wp:anchor>
          </w:drawing>
        </mc:Choice>
        <mc:Fallback>
          <w:pict>
            <v:shapetype w14:anchorId="4484EB43" id="_x0000_t202" coordsize="21600,21600" o:spt="202" path="m,l,21600r21600,l21600,xe">
              <v:stroke joinstyle="miter"/>
              <v:path gradientshapeok="t" o:connecttype="rect"/>
            </v:shapetype>
            <v:shape id="文本框 1" o:spid="_x0000_s1239" type="#_x0000_t202" style="position:absolute;left:0;text-align:left;margin-left:0;margin-top:0;width:382.1pt;height:191.05pt;rotation:-45;z-index:-251654144;visibility:visible;mso-wrap-style:squar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" o:allowincell="f" filled="f" stroked="f">
              <v:textbox style="mso-fit-shape-to-text:t">
                <w:txbxContent>
                  <w:p w14:paraId="1E892C29" w14:textId="77777777" w:rsidR="00350AE2" w:rsidRDefault="00350AE2">
                    <w:pPr>
                      <w:jc w:val="center"/>
                      <w:rPr>
                        <w:color w:val="C0C0C0"/>
                        <w:kern w:val="0"/>
                        <w:sz w:val="2"/>
                        <w:szCs w:val="2"/>
                      </w:rPr>
                    </w:pPr>
                    <w:r>
                      <w:rPr>
                        <w:rFonts w:hint="eastAsia"/>
                        <w:color w:val="C0C0C0"/>
                        <w:sz w:val="2"/>
                        <w:szCs w:val="2"/>
                      </w:rPr>
                      <w:t>TSTC</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BF280" w14:textId="77777777" w:rsidR="00350AE2" w:rsidRDefault="00350AE2">
    <w:r>
      <w:rPr>
        <w:noProof/>
      </w:rPr>
      <mc:AlternateContent>
        <mc:Choice Requires="wps">
          <w:drawing>
            <wp:anchor distT="0" distB="0" distL="114300" distR="114300" simplePos="0" relativeHeight="251660288" behindDoc="1" locked="0" layoutInCell="0" allowOverlap="1" wp14:anchorId="19180865" wp14:editId="4A06C044">
              <wp:simplePos x="0" y="0"/>
              <wp:positionH relativeFrom="margin">
                <wp:align>center</wp:align>
              </wp:positionH>
              <wp:positionV relativeFrom="margin">
                <wp:align>center</wp:align>
              </wp:positionV>
              <wp:extent cx="4852670" cy="2426335"/>
              <wp:effectExtent l="0" t="952500" r="0" b="850265"/>
              <wp:wrapNone/>
              <wp:docPr id="2120889612" name="WordArt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4852670" cy="2426335"/>
                      </a:xfrm>
                      <a:prstGeom prst="rect">
                        <a:avLst/>
                      </a:prstGeom>
                    </wps:spPr>
                    <wps:txbx>
                      <w:txbxContent>
                        <w:p w14:paraId="50780F14" w14:textId="77777777" w:rsidR="00350AE2" w:rsidRDefault="00350AE2">
                          <w:pPr>
                            <w:jc w:val="center"/>
                            <w:rPr>
                              <w:color w:val="C0C0C0"/>
                              <w:kern w:val="0"/>
                              <w:sz w:val="16"/>
                              <w:szCs w:val="16"/>
                              <w14:textFill>
                                <w14:solidFill>
                                  <w14:srgbClr w14:val="C0C0C0">
                                    <w14:alpha w14:val="50000"/>
                                  </w14:srgbClr>
                                </w14:solidFill>
                              </w14:textFill>
                            </w:rPr>
                          </w:pPr>
                          <w:r>
                            <w:rPr>
                              <w:rFonts w:hint="eastAsia"/>
                              <w:color w:val="C0C0C0"/>
                              <w:sz w:val="16"/>
                              <w:szCs w:val="16"/>
                              <w14:textFill>
                                <w14:solidFill>
                                  <w14:srgbClr w14:val="C0C0C0">
                                    <w14:alpha w14:val="50000"/>
                                  </w14:srgbClr>
                                </w14:solidFill>
                              </w14:textFill>
                            </w:rPr>
                            <w:t>TSTC</w:t>
                          </w:r>
                        </w:p>
                      </w:txbxContent>
                    </wps:txbx>
                    <wps:bodyPr wrap="square" numCol="1" fromWordArt="1">
                      <a:prstTxWarp prst="textPlain">
                        <a:avLst>
                          <a:gd name="adj" fmla="val 50000"/>
                        </a:avLst>
                      </a:prstTxWarp>
                      <a:spAutoFit/>
                    </wps:bodyPr>
                  </wps:wsp>
                </a:graphicData>
              </a:graphic>
            </wp:anchor>
          </w:drawing>
        </mc:Choice>
        <mc:Fallback>
          <w:pict>
            <v:shapetype w14:anchorId="19180865" id="_x0000_t202" coordsize="21600,21600" o:spt="202" path="m,l,21600r21600,l21600,xe">
              <v:stroke joinstyle="miter"/>
              <v:path gradientshapeok="t" o:connecttype="rect"/>
            </v:shapetype>
            <v:shape id="WordArt 4" o:spid="_x0000_s1240" type="#_x0000_t202" style="position:absolute;left:0;text-align:left;margin-left:0;margin-top:0;width:382.1pt;height:191.05pt;rotation:-45;z-index:-251656192;visibility:visible;mso-wrap-style:squar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" o:allowincell="f" filled="f" stroked="f">
              <o:lock v:ext="edit" shapetype="t"/>
              <v:textbox style="mso-fit-shape-to-text:t">
                <w:txbxContent>
                  <w:p w14:paraId="50780F14" w14:textId="77777777" w:rsidR="00350AE2" w:rsidRDefault="00350AE2">
                    <w:pPr>
                      <w:jc w:val="center"/>
                      <w:rPr>
                        <w:color w:val="C0C0C0"/>
                        <w:kern w:val="0"/>
                        <w:sz w:val="16"/>
                        <w:szCs w:val="16"/>
                        <w14:textFill>
                          <w14:solidFill>
                            <w14:srgbClr w14:val="C0C0C0">
                              <w14:alpha w14:val="50000"/>
                            </w14:srgbClr>
                          </w14:solidFill>
                        </w14:textFill>
                      </w:rPr>
                    </w:pPr>
                    <w:r>
                      <w:rPr>
                        <w:rFonts w:hint="eastAsia"/>
                        <w:color w:val="C0C0C0"/>
                        <w:sz w:val="16"/>
                        <w:szCs w:val="16"/>
                        <w14:textFill>
                          <w14:solidFill>
                            <w14:srgbClr w14:val="C0C0C0">
                              <w14:alpha w14:val="50000"/>
                            </w14:srgbClr>
                          </w14:solidFill>
                        </w14:textFill>
                      </w:rPr>
                      <w:t>TSTC</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6DC9F6"/>
    <w:multiLevelType w:val="singleLevel"/>
    <w:tmpl w:val="EC6DC9F6"/>
    <w:lvl w:ilvl="0">
      <w:start w:val="5"/>
      <w:numFmt w:val="decimal"/>
      <w:suff w:val="space"/>
      <w:lvlText w:val="(%1)"/>
      <w:lvlJc w:val="left"/>
    </w:lvl>
  </w:abstractNum>
  <w:abstractNum w:abstractNumId="1" w15:restartNumberingAfterBreak="0">
    <w:nsid w:val="449E12E2"/>
    <w:multiLevelType w:val="multilevel"/>
    <w:tmpl w:val="449E12E2"/>
    <w:lvl w:ilvl="0">
      <w:start w:val="1"/>
      <w:numFmt w:val="decimal"/>
      <w:lvlText w:val="%1"/>
      <w:lvlJc w:val="left"/>
      <w:pPr>
        <w:ind w:left="495" w:hanging="495"/>
      </w:pPr>
      <w:rPr>
        <w:rFonts w:hint="default"/>
      </w:rPr>
    </w:lvl>
    <w:lvl w:ilvl="1">
      <w:start w:val="1"/>
      <w:numFmt w:val="decimal"/>
      <w:lvlText w:val="%1.%2"/>
      <w:lvlJc w:val="left"/>
      <w:pPr>
        <w:ind w:left="877"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226" w:hanging="108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3350" w:hanging="144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474" w:hanging="1800"/>
      </w:pPr>
      <w:rPr>
        <w:rFonts w:hint="default"/>
      </w:rPr>
    </w:lvl>
    <w:lvl w:ilvl="8">
      <w:start w:val="1"/>
      <w:numFmt w:val="decimal"/>
      <w:lvlText w:val="%1.%2.%3.%4.%5.%6.%7.%8.%9"/>
      <w:lvlJc w:val="left"/>
      <w:pPr>
        <w:ind w:left="5216" w:hanging="2160"/>
      </w:pPr>
      <w:rPr>
        <w:rFonts w:hint="default"/>
      </w:rPr>
    </w:lvl>
  </w:abstractNum>
  <w:abstractNum w:abstractNumId="2" w15:restartNumberingAfterBreak="0">
    <w:nsid w:val="49FE475F"/>
    <w:multiLevelType w:val="multilevel"/>
    <w:tmpl w:val="49FE475F"/>
    <w:lvl w:ilvl="0">
      <w:start w:val="1"/>
      <w:numFmt w:val="decimal"/>
      <w:pStyle w:val="3"/>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4F827E06"/>
    <w:multiLevelType w:val="multilevel"/>
    <w:tmpl w:val="4F827E06"/>
    <w:lvl w:ilvl="0">
      <w:start w:val="1"/>
      <w:numFmt w:val="lowerLetter"/>
      <w:lvlText w:val="%1)"/>
      <w:lvlJc w:val="left"/>
      <w:pPr>
        <w:ind w:left="1260" w:hanging="420"/>
      </w:pPr>
      <w:rPr>
        <w:rFonts w:hint="eastAsia"/>
      </w:rPr>
    </w:lvl>
    <w:lvl w:ilvl="1">
      <w:start w:val="1"/>
      <w:numFmt w:val="lowerLetter"/>
      <w:lvlText w:val="%2)"/>
      <w:lvlJc w:val="left"/>
      <w:pPr>
        <w:ind w:left="1680" w:hanging="420"/>
      </w:pPr>
    </w:lvl>
    <w:lvl w:ilvl="2">
      <w:start w:val="1"/>
      <w:numFmt w:val="lowerRoman"/>
      <w:pStyle w:val="-"/>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 w15:restartNumberingAfterBreak="0">
    <w:nsid w:val="52EC7C14"/>
    <w:multiLevelType w:val="multilevel"/>
    <w:tmpl w:val="52EC7C14"/>
    <w:lvl w:ilvl="0">
      <w:start w:val="1"/>
      <w:numFmt w:val="decimal"/>
      <w:lvlText w:val="%1."/>
      <w:lvlJc w:val="left"/>
      <w:pPr>
        <w:ind w:left="920" w:hanging="440"/>
      </w:pPr>
      <w:rPr>
        <w:rFonts w:hint="eastAsia"/>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5" w15:restartNumberingAfterBreak="0">
    <w:nsid w:val="6E34073B"/>
    <w:multiLevelType w:val="multilevel"/>
    <w:tmpl w:val="6E34073B"/>
    <w:lvl w:ilvl="0">
      <w:start w:val="1"/>
      <w:numFmt w:val="decimal"/>
      <w:lvlText w:val="%1）"/>
      <w:lvlJc w:val="left"/>
      <w:pPr>
        <w:ind w:left="740" w:hanging="360"/>
      </w:pPr>
      <w:rPr>
        <w:rFonts w:hint="default"/>
      </w:rPr>
    </w:lvl>
    <w:lvl w:ilvl="1">
      <w:start w:val="1"/>
      <w:numFmt w:val="lowerLetter"/>
      <w:lvlText w:val="%2)"/>
      <w:lvlJc w:val="left"/>
      <w:pPr>
        <w:ind w:left="1220" w:hanging="420"/>
      </w:pPr>
    </w:lvl>
    <w:lvl w:ilvl="2">
      <w:start w:val="1"/>
      <w:numFmt w:val="lowerRoman"/>
      <w:lvlText w:val="%3."/>
      <w:lvlJc w:val="right"/>
      <w:pPr>
        <w:ind w:left="1640" w:hanging="420"/>
      </w:pPr>
    </w:lvl>
    <w:lvl w:ilvl="3">
      <w:start w:val="1"/>
      <w:numFmt w:val="decimal"/>
      <w:lvlText w:val="%4."/>
      <w:lvlJc w:val="left"/>
      <w:pPr>
        <w:ind w:left="2060" w:hanging="420"/>
      </w:pPr>
    </w:lvl>
    <w:lvl w:ilvl="4">
      <w:start w:val="1"/>
      <w:numFmt w:val="lowerLetter"/>
      <w:lvlText w:val="%5)"/>
      <w:lvlJc w:val="left"/>
      <w:pPr>
        <w:ind w:left="2480" w:hanging="420"/>
      </w:pPr>
    </w:lvl>
    <w:lvl w:ilvl="5">
      <w:start w:val="1"/>
      <w:numFmt w:val="lowerRoman"/>
      <w:lvlText w:val="%6."/>
      <w:lvlJc w:val="right"/>
      <w:pPr>
        <w:ind w:left="2900" w:hanging="420"/>
      </w:pPr>
    </w:lvl>
    <w:lvl w:ilvl="6">
      <w:start w:val="1"/>
      <w:numFmt w:val="decimal"/>
      <w:lvlText w:val="%7."/>
      <w:lvlJc w:val="left"/>
      <w:pPr>
        <w:ind w:left="3320" w:hanging="420"/>
      </w:pPr>
    </w:lvl>
    <w:lvl w:ilvl="7">
      <w:start w:val="1"/>
      <w:numFmt w:val="lowerLetter"/>
      <w:lvlText w:val="%8)"/>
      <w:lvlJc w:val="left"/>
      <w:pPr>
        <w:ind w:left="3740" w:hanging="420"/>
      </w:pPr>
    </w:lvl>
    <w:lvl w:ilvl="8">
      <w:start w:val="1"/>
      <w:numFmt w:val="lowerRoman"/>
      <w:lvlText w:val="%9."/>
      <w:lvlJc w:val="right"/>
      <w:pPr>
        <w:ind w:left="4160" w:hanging="420"/>
      </w:pPr>
    </w:lvl>
  </w:abstractNum>
  <w:num w:numId="1" w16cid:durableId="787235015">
    <w:abstractNumId w:val="2"/>
  </w:num>
  <w:num w:numId="2" w16cid:durableId="1944191141">
    <w:abstractNumId w:val="3"/>
  </w:num>
  <w:num w:numId="3" w16cid:durableId="1838838606">
    <w:abstractNumId w:val="1"/>
  </w:num>
  <w:num w:numId="4" w16cid:durableId="738557540">
    <w:abstractNumId w:val="5"/>
  </w:num>
  <w:num w:numId="5" w16cid:durableId="493690935">
    <w:abstractNumId w:val="4"/>
  </w:num>
  <w:num w:numId="6" w16cid:durableId="2217168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o">
    <w15:presenceInfo w15:providerId="None" w15:userId="lu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bordersDoNotSurroundHeader/>
  <w:bordersDoNotSurroundFooter/>
  <w:hideSpellingErrors/>
  <w:proofState w:spelling="clean" w:grammar="clean"/>
  <w:trackRevision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IxYjFkYTBkNDE3Yjc2OGFmNWE0ODg0MGM4ZjdkNDIifQ=="/>
  </w:docVars>
  <w:rsids>
    <w:rsidRoot w:val="1E0246BF"/>
    <w:rsid w:val="00006AFA"/>
    <w:rsid w:val="000076E1"/>
    <w:rsid w:val="00007821"/>
    <w:rsid w:val="000146A5"/>
    <w:rsid w:val="00017DEF"/>
    <w:rsid w:val="0002123C"/>
    <w:rsid w:val="0003345D"/>
    <w:rsid w:val="000353D0"/>
    <w:rsid w:val="0004747F"/>
    <w:rsid w:val="000632E9"/>
    <w:rsid w:val="0007579F"/>
    <w:rsid w:val="00076466"/>
    <w:rsid w:val="00083073"/>
    <w:rsid w:val="00094292"/>
    <w:rsid w:val="000C1111"/>
    <w:rsid w:val="000C5895"/>
    <w:rsid w:val="000D2B22"/>
    <w:rsid w:val="000D3B9C"/>
    <w:rsid w:val="000D5E2B"/>
    <w:rsid w:val="000E5B02"/>
    <w:rsid w:val="000F4E7E"/>
    <w:rsid w:val="00117FCB"/>
    <w:rsid w:val="00132CA6"/>
    <w:rsid w:val="00144D6B"/>
    <w:rsid w:val="00152284"/>
    <w:rsid w:val="00192800"/>
    <w:rsid w:val="00193463"/>
    <w:rsid w:val="001A02EE"/>
    <w:rsid w:val="001A4186"/>
    <w:rsid w:val="001A4428"/>
    <w:rsid w:val="001A4E85"/>
    <w:rsid w:val="001A7F31"/>
    <w:rsid w:val="001B72DB"/>
    <w:rsid w:val="001D51FC"/>
    <w:rsid w:val="001F7F7E"/>
    <w:rsid w:val="002242B6"/>
    <w:rsid w:val="0023277C"/>
    <w:rsid w:val="00235FD4"/>
    <w:rsid w:val="002376BB"/>
    <w:rsid w:val="00242D37"/>
    <w:rsid w:val="00252751"/>
    <w:rsid w:val="002574B6"/>
    <w:rsid w:val="002712EB"/>
    <w:rsid w:val="002749FD"/>
    <w:rsid w:val="00280EFB"/>
    <w:rsid w:val="00296B59"/>
    <w:rsid w:val="00296D07"/>
    <w:rsid w:val="002C4D73"/>
    <w:rsid w:val="002E1381"/>
    <w:rsid w:val="00343437"/>
    <w:rsid w:val="003446B9"/>
    <w:rsid w:val="00346B29"/>
    <w:rsid w:val="00350AE2"/>
    <w:rsid w:val="00374919"/>
    <w:rsid w:val="00375E1B"/>
    <w:rsid w:val="003A0D8C"/>
    <w:rsid w:val="003B6CAC"/>
    <w:rsid w:val="003C1E27"/>
    <w:rsid w:val="003C5F68"/>
    <w:rsid w:val="003E083D"/>
    <w:rsid w:val="003F19E3"/>
    <w:rsid w:val="003F7998"/>
    <w:rsid w:val="00435064"/>
    <w:rsid w:val="00445CEC"/>
    <w:rsid w:val="004460C7"/>
    <w:rsid w:val="004546BF"/>
    <w:rsid w:val="00470E31"/>
    <w:rsid w:val="004D2ADF"/>
    <w:rsid w:val="004E4D44"/>
    <w:rsid w:val="004E7FA1"/>
    <w:rsid w:val="004F5BD9"/>
    <w:rsid w:val="004F6D1A"/>
    <w:rsid w:val="00520A03"/>
    <w:rsid w:val="00524187"/>
    <w:rsid w:val="00524CB2"/>
    <w:rsid w:val="005407E5"/>
    <w:rsid w:val="00541798"/>
    <w:rsid w:val="00551B12"/>
    <w:rsid w:val="005557FF"/>
    <w:rsid w:val="0056674E"/>
    <w:rsid w:val="00575612"/>
    <w:rsid w:val="005870C9"/>
    <w:rsid w:val="005907F4"/>
    <w:rsid w:val="00591FB0"/>
    <w:rsid w:val="005B6867"/>
    <w:rsid w:val="005E71E2"/>
    <w:rsid w:val="00601AA1"/>
    <w:rsid w:val="006113BF"/>
    <w:rsid w:val="00614C68"/>
    <w:rsid w:val="0062173C"/>
    <w:rsid w:val="00635AFC"/>
    <w:rsid w:val="00636845"/>
    <w:rsid w:val="00642113"/>
    <w:rsid w:val="00642911"/>
    <w:rsid w:val="00647002"/>
    <w:rsid w:val="00661C3E"/>
    <w:rsid w:val="00663A68"/>
    <w:rsid w:val="00692C62"/>
    <w:rsid w:val="00694BB0"/>
    <w:rsid w:val="006C6E5F"/>
    <w:rsid w:val="006D060E"/>
    <w:rsid w:val="006E0CA4"/>
    <w:rsid w:val="006E10D0"/>
    <w:rsid w:val="00702850"/>
    <w:rsid w:val="007034C9"/>
    <w:rsid w:val="007128AD"/>
    <w:rsid w:val="00713F37"/>
    <w:rsid w:val="00725B36"/>
    <w:rsid w:val="0076414D"/>
    <w:rsid w:val="00781627"/>
    <w:rsid w:val="007826D4"/>
    <w:rsid w:val="00786E72"/>
    <w:rsid w:val="0078768E"/>
    <w:rsid w:val="007A4309"/>
    <w:rsid w:val="007A5578"/>
    <w:rsid w:val="007B0D98"/>
    <w:rsid w:val="007B3929"/>
    <w:rsid w:val="007D7100"/>
    <w:rsid w:val="007D73E8"/>
    <w:rsid w:val="007F136E"/>
    <w:rsid w:val="007F138F"/>
    <w:rsid w:val="007F7334"/>
    <w:rsid w:val="0085298C"/>
    <w:rsid w:val="00893ADE"/>
    <w:rsid w:val="008B08B0"/>
    <w:rsid w:val="008B71A6"/>
    <w:rsid w:val="008D3A00"/>
    <w:rsid w:val="00902187"/>
    <w:rsid w:val="00920902"/>
    <w:rsid w:val="00921D2D"/>
    <w:rsid w:val="00927FC7"/>
    <w:rsid w:val="00947A49"/>
    <w:rsid w:val="00957285"/>
    <w:rsid w:val="0096351A"/>
    <w:rsid w:val="00973D47"/>
    <w:rsid w:val="00983323"/>
    <w:rsid w:val="00987CFC"/>
    <w:rsid w:val="00995AF9"/>
    <w:rsid w:val="009B59F4"/>
    <w:rsid w:val="009D3299"/>
    <w:rsid w:val="009E6BE8"/>
    <w:rsid w:val="009E703F"/>
    <w:rsid w:val="009F7235"/>
    <w:rsid w:val="00A01269"/>
    <w:rsid w:val="00A31A22"/>
    <w:rsid w:val="00A65395"/>
    <w:rsid w:val="00A755DA"/>
    <w:rsid w:val="00A9204B"/>
    <w:rsid w:val="00A95A9A"/>
    <w:rsid w:val="00AD0BFB"/>
    <w:rsid w:val="00AD53B9"/>
    <w:rsid w:val="00AE3ADF"/>
    <w:rsid w:val="00AE5A0D"/>
    <w:rsid w:val="00AF0032"/>
    <w:rsid w:val="00B02ABC"/>
    <w:rsid w:val="00B15CBF"/>
    <w:rsid w:val="00B47BEF"/>
    <w:rsid w:val="00B5102B"/>
    <w:rsid w:val="00B7261D"/>
    <w:rsid w:val="00B94C4F"/>
    <w:rsid w:val="00BA1813"/>
    <w:rsid w:val="00BA6387"/>
    <w:rsid w:val="00BC0F67"/>
    <w:rsid w:val="00BC6ED8"/>
    <w:rsid w:val="00BD4012"/>
    <w:rsid w:val="00BE189C"/>
    <w:rsid w:val="00BF316A"/>
    <w:rsid w:val="00C03561"/>
    <w:rsid w:val="00C12DAE"/>
    <w:rsid w:val="00C14EED"/>
    <w:rsid w:val="00C248DC"/>
    <w:rsid w:val="00C54B65"/>
    <w:rsid w:val="00C63474"/>
    <w:rsid w:val="00C86B8E"/>
    <w:rsid w:val="00C9105B"/>
    <w:rsid w:val="00C93BF2"/>
    <w:rsid w:val="00CB293F"/>
    <w:rsid w:val="00CC0ECE"/>
    <w:rsid w:val="00CF59B7"/>
    <w:rsid w:val="00D56F51"/>
    <w:rsid w:val="00D60DCF"/>
    <w:rsid w:val="00D90641"/>
    <w:rsid w:val="00DA6135"/>
    <w:rsid w:val="00DD0C5A"/>
    <w:rsid w:val="00DD6931"/>
    <w:rsid w:val="00DE1257"/>
    <w:rsid w:val="00DE397D"/>
    <w:rsid w:val="00DF1B8A"/>
    <w:rsid w:val="00DF2639"/>
    <w:rsid w:val="00E07808"/>
    <w:rsid w:val="00E378DB"/>
    <w:rsid w:val="00E5018C"/>
    <w:rsid w:val="00E52181"/>
    <w:rsid w:val="00E5281F"/>
    <w:rsid w:val="00E64900"/>
    <w:rsid w:val="00E747BD"/>
    <w:rsid w:val="00E82ACF"/>
    <w:rsid w:val="00E86AF1"/>
    <w:rsid w:val="00EC3DCA"/>
    <w:rsid w:val="00ED5849"/>
    <w:rsid w:val="00ED6DE0"/>
    <w:rsid w:val="00EF3B98"/>
    <w:rsid w:val="00EF7214"/>
    <w:rsid w:val="00F00726"/>
    <w:rsid w:val="00F1449D"/>
    <w:rsid w:val="00F347F4"/>
    <w:rsid w:val="00FA718E"/>
    <w:rsid w:val="00FB2248"/>
    <w:rsid w:val="00FB5371"/>
    <w:rsid w:val="00FD3978"/>
    <w:rsid w:val="00FD5D23"/>
    <w:rsid w:val="00FE48C0"/>
    <w:rsid w:val="00FE677A"/>
    <w:rsid w:val="012B64AF"/>
    <w:rsid w:val="013D480E"/>
    <w:rsid w:val="0179546C"/>
    <w:rsid w:val="017D0A7A"/>
    <w:rsid w:val="019404F8"/>
    <w:rsid w:val="01E07299"/>
    <w:rsid w:val="023B0973"/>
    <w:rsid w:val="02425F41"/>
    <w:rsid w:val="02810A7C"/>
    <w:rsid w:val="0295277A"/>
    <w:rsid w:val="035A3BD8"/>
    <w:rsid w:val="045B52FD"/>
    <w:rsid w:val="046E798D"/>
    <w:rsid w:val="04824374"/>
    <w:rsid w:val="051756C8"/>
    <w:rsid w:val="051B7D1D"/>
    <w:rsid w:val="055165CD"/>
    <w:rsid w:val="05A14F91"/>
    <w:rsid w:val="05CA7B12"/>
    <w:rsid w:val="05F25272"/>
    <w:rsid w:val="06400C4E"/>
    <w:rsid w:val="06EE4206"/>
    <w:rsid w:val="06F22DDC"/>
    <w:rsid w:val="07524795"/>
    <w:rsid w:val="07BF79A7"/>
    <w:rsid w:val="07F36615"/>
    <w:rsid w:val="08370907"/>
    <w:rsid w:val="08C40CF3"/>
    <w:rsid w:val="09B554AF"/>
    <w:rsid w:val="09BA060C"/>
    <w:rsid w:val="09FA3925"/>
    <w:rsid w:val="0A8A693C"/>
    <w:rsid w:val="0AAF1EFF"/>
    <w:rsid w:val="0ACE3FA1"/>
    <w:rsid w:val="0ADE2444"/>
    <w:rsid w:val="0B1A151F"/>
    <w:rsid w:val="0B302F90"/>
    <w:rsid w:val="0BA47589"/>
    <w:rsid w:val="0BC669F3"/>
    <w:rsid w:val="0C0727E4"/>
    <w:rsid w:val="0C0F668B"/>
    <w:rsid w:val="0C236700"/>
    <w:rsid w:val="0C394176"/>
    <w:rsid w:val="0C443FA3"/>
    <w:rsid w:val="0C676F35"/>
    <w:rsid w:val="0C8353F1"/>
    <w:rsid w:val="0C874EE1"/>
    <w:rsid w:val="0CD276AF"/>
    <w:rsid w:val="0CEB1914"/>
    <w:rsid w:val="0D4234FE"/>
    <w:rsid w:val="0D616D1C"/>
    <w:rsid w:val="0D870F11"/>
    <w:rsid w:val="0D887163"/>
    <w:rsid w:val="0DA7097E"/>
    <w:rsid w:val="0DEE3ED5"/>
    <w:rsid w:val="0E2656BD"/>
    <w:rsid w:val="0E6D0107"/>
    <w:rsid w:val="0ED80E6F"/>
    <w:rsid w:val="0EF12AE6"/>
    <w:rsid w:val="0FAA3B8C"/>
    <w:rsid w:val="0FB022B6"/>
    <w:rsid w:val="10120F66"/>
    <w:rsid w:val="10625426"/>
    <w:rsid w:val="106C2D6C"/>
    <w:rsid w:val="109776BD"/>
    <w:rsid w:val="10EA3F16"/>
    <w:rsid w:val="11491D43"/>
    <w:rsid w:val="11847933"/>
    <w:rsid w:val="11DA3D9D"/>
    <w:rsid w:val="11F272A1"/>
    <w:rsid w:val="12382C34"/>
    <w:rsid w:val="127929E7"/>
    <w:rsid w:val="127F665A"/>
    <w:rsid w:val="12AC38F3"/>
    <w:rsid w:val="12E84200"/>
    <w:rsid w:val="12F928B1"/>
    <w:rsid w:val="13280AA0"/>
    <w:rsid w:val="132F2BAF"/>
    <w:rsid w:val="13876A06"/>
    <w:rsid w:val="138F28CD"/>
    <w:rsid w:val="13C22CA3"/>
    <w:rsid w:val="13E90E30"/>
    <w:rsid w:val="13F37B17"/>
    <w:rsid w:val="14553B17"/>
    <w:rsid w:val="15450055"/>
    <w:rsid w:val="15B11221"/>
    <w:rsid w:val="15C40F54"/>
    <w:rsid w:val="160E6673"/>
    <w:rsid w:val="168E1562"/>
    <w:rsid w:val="16CE6163"/>
    <w:rsid w:val="16D829BB"/>
    <w:rsid w:val="16F818C7"/>
    <w:rsid w:val="173243A5"/>
    <w:rsid w:val="177D0533"/>
    <w:rsid w:val="17954246"/>
    <w:rsid w:val="17A0779F"/>
    <w:rsid w:val="17CC0594"/>
    <w:rsid w:val="17CF19B8"/>
    <w:rsid w:val="18117D55"/>
    <w:rsid w:val="1921046B"/>
    <w:rsid w:val="19267830"/>
    <w:rsid w:val="194F322A"/>
    <w:rsid w:val="19600F94"/>
    <w:rsid w:val="1A561CD8"/>
    <w:rsid w:val="1A577055"/>
    <w:rsid w:val="1A755DE9"/>
    <w:rsid w:val="1AB4546C"/>
    <w:rsid w:val="1AC92B69"/>
    <w:rsid w:val="1B297821"/>
    <w:rsid w:val="1B4A53C0"/>
    <w:rsid w:val="1B795B2D"/>
    <w:rsid w:val="1B83540D"/>
    <w:rsid w:val="1BAA4748"/>
    <w:rsid w:val="1BE84436"/>
    <w:rsid w:val="1C601F03"/>
    <w:rsid w:val="1CD019AE"/>
    <w:rsid w:val="1CEC0D90"/>
    <w:rsid w:val="1D2149CC"/>
    <w:rsid w:val="1D7E5E8C"/>
    <w:rsid w:val="1D8334A3"/>
    <w:rsid w:val="1E0246BF"/>
    <w:rsid w:val="1EAA4A5F"/>
    <w:rsid w:val="1F1A1BE5"/>
    <w:rsid w:val="1F254FDD"/>
    <w:rsid w:val="1F6455E7"/>
    <w:rsid w:val="1F8E0C3C"/>
    <w:rsid w:val="1FBE11BA"/>
    <w:rsid w:val="1FFC753C"/>
    <w:rsid w:val="205729C5"/>
    <w:rsid w:val="208445B0"/>
    <w:rsid w:val="208512E0"/>
    <w:rsid w:val="20871918"/>
    <w:rsid w:val="20B57990"/>
    <w:rsid w:val="21336A03"/>
    <w:rsid w:val="215554C1"/>
    <w:rsid w:val="21921D0D"/>
    <w:rsid w:val="219C6A85"/>
    <w:rsid w:val="21AD17CE"/>
    <w:rsid w:val="226460A0"/>
    <w:rsid w:val="22665141"/>
    <w:rsid w:val="227C4964"/>
    <w:rsid w:val="22E36792"/>
    <w:rsid w:val="23344B38"/>
    <w:rsid w:val="239A7798"/>
    <w:rsid w:val="241C01AD"/>
    <w:rsid w:val="241F2510"/>
    <w:rsid w:val="244B2657"/>
    <w:rsid w:val="24C36E94"/>
    <w:rsid w:val="25206D5C"/>
    <w:rsid w:val="25AB3597"/>
    <w:rsid w:val="261C2AE8"/>
    <w:rsid w:val="26376065"/>
    <w:rsid w:val="2653066B"/>
    <w:rsid w:val="26926A95"/>
    <w:rsid w:val="26993D37"/>
    <w:rsid w:val="26F45411"/>
    <w:rsid w:val="275E0DFD"/>
    <w:rsid w:val="27952750"/>
    <w:rsid w:val="27C63154"/>
    <w:rsid w:val="27CE7A10"/>
    <w:rsid w:val="27D81440"/>
    <w:rsid w:val="281573ED"/>
    <w:rsid w:val="283C5561"/>
    <w:rsid w:val="28414686"/>
    <w:rsid w:val="288307FB"/>
    <w:rsid w:val="2890116A"/>
    <w:rsid w:val="28BE7A85"/>
    <w:rsid w:val="28E55011"/>
    <w:rsid w:val="29756B61"/>
    <w:rsid w:val="29791BFE"/>
    <w:rsid w:val="29A742E4"/>
    <w:rsid w:val="29BD1AEA"/>
    <w:rsid w:val="29EA6A0F"/>
    <w:rsid w:val="2AE13EFE"/>
    <w:rsid w:val="2B5C5333"/>
    <w:rsid w:val="2BA006AC"/>
    <w:rsid w:val="2BAE2C44"/>
    <w:rsid w:val="2BC857E0"/>
    <w:rsid w:val="2BD01A9C"/>
    <w:rsid w:val="2C10437B"/>
    <w:rsid w:val="2C190120"/>
    <w:rsid w:val="2C385DA0"/>
    <w:rsid w:val="2C4445F6"/>
    <w:rsid w:val="2C664DBD"/>
    <w:rsid w:val="2CAE7E10"/>
    <w:rsid w:val="2CCE2260"/>
    <w:rsid w:val="2CDA29B3"/>
    <w:rsid w:val="2CFE72A6"/>
    <w:rsid w:val="2D4D0A43"/>
    <w:rsid w:val="2DB43204"/>
    <w:rsid w:val="2DB80F46"/>
    <w:rsid w:val="2DD85CE2"/>
    <w:rsid w:val="2E755089"/>
    <w:rsid w:val="2E9372BE"/>
    <w:rsid w:val="2EBC6814"/>
    <w:rsid w:val="2EC42C7A"/>
    <w:rsid w:val="2ED3590C"/>
    <w:rsid w:val="2ED91940"/>
    <w:rsid w:val="2EF95D43"/>
    <w:rsid w:val="2F0C331C"/>
    <w:rsid w:val="2F326AD7"/>
    <w:rsid w:val="2F3426DA"/>
    <w:rsid w:val="2FDE0A0C"/>
    <w:rsid w:val="2FE97263"/>
    <w:rsid w:val="30501DCE"/>
    <w:rsid w:val="305F65E8"/>
    <w:rsid w:val="30C714A1"/>
    <w:rsid w:val="30E107B4"/>
    <w:rsid w:val="310A3CAB"/>
    <w:rsid w:val="31692558"/>
    <w:rsid w:val="31C83722"/>
    <w:rsid w:val="321E639F"/>
    <w:rsid w:val="32566F80"/>
    <w:rsid w:val="326276D3"/>
    <w:rsid w:val="326351F9"/>
    <w:rsid w:val="32F742BF"/>
    <w:rsid w:val="3322495F"/>
    <w:rsid w:val="33317CF6"/>
    <w:rsid w:val="33582884"/>
    <w:rsid w:val="33784A33"/>
    <w:rsid w:val="33D30EC6"/>
    <w:rsid w:val="34012F1B"/>
    <w:rsid w:val="340D18C0"/>
    <w:rsid w:val="34586FDF"/>
    <w:rsid w:val="34D81B8B"/>
    <w:rsid w:val="35226463"/>
    <w:rsid w:val="3538296D"/>
    <w:rsid w:val="360120A7"/>
    <w:rsid w:val="366F6862"/>
    <w:rsid w:val="373A29CC"/>
    <w:rsid w:val="375C6DE7"/>
    <w:rsid w:val="37677539"/>
    <w:rsid w:val="37D76A94"/>
    <w:rsid w:val="37E21F40"/>
    <w:rsid w:val="38004C87"/>
    <w:rsid w:val="3894435E"/>
    <w:rsid w:val="392F6E44"/>
    <w:rsid w:val="393A152A"/>
    <w:rsid w:val="395C56D0"/>
    <w:rsid w:val="397321C6"/>
    <w:rsid w:val="3ABB6AB5"/>
    <w:rsid w:val="3AC562C4"/>
    <w:rsid w:val="3B082DE1"/>
    <w:rsid w:val="3B292898"/>
    <w:rsid w:val="3B5D4EDB"/>
    <w:rsid w:val="3BE84629"/>
    <w:rsid w:val="3BEE316C"/>
    <w:rsid w:val="3C3B5304"/>
    <w:rsid w:val="3C552056"/>
    <w:rsid w:val="3C676700"/>
    <w:rsid w:val="3C9D14ED"/>
    <w:rsid w:val="3CAC0DF5"/>
    <w:rsid w:val="3CB9732D"/>
    <w:rsid w:val="3CEA615B"/>
    <w:rsid w:val="3D7C596A"/>
    <w:rsid w:val="3D8251E6"/>
    <w:rsid w:val="3E20332F"/>
    <w:rsid w:val="3EC23263"/>
    <w:rsid w:val="3EF200EE"/>
    <w:rsid w:val="3F0E6D25"/>
    <w:rsid w:val="3FCD4900"/>
    <w:rsid w:val="404A1383"/>
    <w:rsid w:val="40BF7A99"/>
    <w:rsid w:val="41097C06"/>
    <w:rsid w:val="410D1152"/>
    <w:rsid w:val="4184398E"/>
    <w:rsid w:val="419C4171"/>
    <w:rsid w:val="41A3394F"/>
    <w:rsid w:val="41CD6CC1"/>
    <w:rsid w:val="41D103D1"/>
    <w:rsid w:val="4212359F"/>
    <w:rsid w:val="422D2033"/>
    <w:rsid w:val="424C765C"/>
    <w:rsid w:val="428A675F"/>
    <w:rsid w:val="42A72EE0"/>
    <w:rsid w:val="43460FA7"/>
    <w:rsid w:val="4356268C"/>
    <w:rsid w:val="43AE3458"/>
    <w:rsid w:val="43D43381"/>
    <w:rsid w:val="446612A5"/>
    <w:rsid w:val="449B0822"/>
    <w:rsid w:val="44D02BC2"/>
    <w:rsid w:val="45372C41"/>
    <w:rsid w:val="46690BD8"/>
    <w:rsid w:val="46A47E62"/>
    <w:rsid w:val="47456C3E"/>
    <w:rsid w:val="47A80F1E"/>
    <w:rsid w:val="47D57CB1"/>
    <w:rsid w:val="484D73D0"/>
    <w:rsid w:val="48CC544E"/>
    <w:rsid w:val="49DB4B03"/>
    <w:rsid w:val="4A0B1FA6"/>
    <w:rsid w:val="4A607280"/>
    <w:rsid w:val="4A881849"/>
    <w:rsid w:val="4B337A07"/>
    <w:rsid w:val="4BAC3563"/>
    <w:rsid w:val="4BCC108F"/>
    <w:rsid w:val="4BF7547F"/>
    <w:rsid w:val="4C336C95"/>
    <w:rsid w:val="4C455C43"/>
    <w:rsid w:val="4CA41E94"/>
    <w:rsid w:val="4CB608EF"/>
    <w:rsid w:val="4CCA3890"/>
    <w:rsid w:val="4CCF7FCC"/>
    <w:rsid w:val="4CF03E01"/>
    <w:rsid w:val="4CFD094D"/>
    <w:rsid w:val="4D0470DF"/>
    <w:rsid w:val="4D7E67F7"/>
    <w:rsid w:val="4DA625C8"/>
    <w:rsid w:val="4DE2647A"/>
    <w:rsid w:val="4DF37E6A"/>
    <w:rsid w:val="4E025A20"/>
    <w:rsid w:val="4E834EF3"/>
    <w:rsid w:val="4E872543"/>
    <w:rsid w:val="4E8F7643"/>
    <w:rsid w:val="4E9B635D"/>
    <w:rsid w:val="4EA948AD"/>
    <w:rsid w:val="4EC05A55"/>
    <w:rsid w:val="4F770DB4"/>
    <w:rsid w:val="4FA27922"/>
    <w:rsid w:val="4FA47125"/>
    <w:rsid w:val="4FD07F1A"/>
    <w:rsid w:val="510B7F1B"/>
    <w:rsid w:val="5112495F"/>
    <w:rsid w:val="51CD69B3"/>
    <w:rsid w:val="51F54E50"/>
    <w:rsid w:val="52320A18"/>
    <w:rsid w:val="529F5982"/>
    <w:rsid w:val="52B4142D"/>
    <w:rsid w:val="533E62DD"/>
    <w:rsid w:val="536015B5"/>
    <w:rsid w:val="53C37D2C"/>
    <w:rsid w:val="54161C73"/>
    <w:rsid w:val="545F361A"/>
    <w:rsid w:val="546649A9"/>
    <w:rsid w:val="548E5012"/>
    <w:rsid w:val="54B6276D"/>
    <w:rsid w:val="54D062C6"/>
    <w:rsid w:val="54EF0E42"/>
    <w:rsid w:val="55CD51E6"/>
    <w:rsid w:val="55EB160A"/>
    <w:rsid w:val="560E52F8"/>
    <w:rsid w:val="563501E7"/>
    <w:rsid w:val="56951575"/>
    <w:rsid w:val="570A5ABF"/>
    <w:rsid w:val="573C5E95"/>
    <w:rsid w:val="57E91B79"/>
    <w:rsid w:val="57F16C7F"/>
    <w:rsid w:val="586456A3"/>
    <w:rsid w:val="58BA08D1"/>
    <w:rsid w:val="59275B10"/>
    <w:rsid w:val="59633BAD"/>
    <w:rsid w:val="5A14421F"/>
    <w:rsid w:val="5A345DF2"/>
    <w:rsid w:val="5A51252E"/>
    <w:rsid w:val="5A5B1DED"/>
    <w:rsid w:val="5A897643"/>
    <w:rsid w:val="5AD00965"/>
    <w:rsid w:val="5B2624A5"/>
    <w:rsid w:val="5B495EBA"/>
    <w:rsid w:val="5B765E19"/>
    <w:rsid w:val="5B7F3AD9"/>
    <w:rsid w:val="5BEA4111"/>
    <w:rsid w:val="5C6336F0"/>
    <w:rsid w:val="5C741C2D"/>
    <w:rsid w:val="5CCE7744"/>
    <w:rsid w:val="5CEC3812"/>
    <w:rsid w:val="5CF36FF6"/>
    <w:rsid w:val="5D0B07E3"/>
    <w:rsid w:val="5D286155"/>
    <w:rsid w:val="5D4E06D0"/>
    <w:rsid w:val="5E423642"/>
    <w:rsid w:val="5E7E2FB5"/>
    <w:rsid w:val="5EE44E48"/>
    <w:rsid w:val="5EE66E12"/>
    <w:rsid w:val="5F6F5B5F"/>
    <w:rsid w:val="5F9F3465"/>
    <w:rsid w:val="603B479F"/>
    <w:rsid w:val="607466A0"/>
    <w:rsid w:val="60DF7CA5"/>
    <w:rsid w:val="612E3C82"/>
    <w:rsid w:val="61CE3CC0"/>
    <w:rsid w:val="61D46E72"/>
    <w:rsid w:val="61ED495B"/>
    <w:rsid w:val="6218793B"/>
    <w:rsid w:val="624B51DE"/>
    <w:rsid w:val="627A437E"/>
    <w:rsid w:val="62BE2037"/>
    <w:rsid w:val="63273E9D"/>
    <w:rsid w:val="639C2D05"/>
    <w:rsid w:val="64264155"/>
    <w:rsid w:val="64271D63"/>
    <w:rsid w:val="646031C3"/>
    <w:rsid w:val="646B7DB9"/>
    <w:rsid w:val="64CE573B"/>
    <w:rsid w:val="650B2002"/>
    <w:rsid w:val="657607C4"/>
    <w:rsid w:val="657C215B"/>
    <w:rsid w:val="661A3845"/>
    <w:rsid w:val="666E7F3A"/>
    <w:rsid w:val="668441F3"/>
    <w:rsid w:val="67492FFD"/>
    <w:rsid w:val="67642FCA"/>
    <w:rsid w:val="67DA7D95"/>
    <w:rsid w:val="68320F9A"/>
    <w:rsid w:val="68347D07"/>
    <w:rsid w:val="686700D0"/>
    <w:rsid w:val="686B65DA"/>
    <w:rsid w:val="689B7319"/>
    <w:rsid w:val="68C43EDF"/>
    <w:rsid w:val="690F51B7"/>
    <w:rsid w:val="69266638"/>
    <w:rsid w:val="69877444"/>
    <w:rsid w:val="69C243A3"/>
    <w:rsid w:val="69C924F8"/>
    <w:rsid w:val="69D35143"/>
    <w:rsid w:val="69DA3A17"/>
    <w:rsid w:val="69EE301F"/>
    <w:rsid w:val="69FA7C16"/>
    <w:rsid w:val="6A0D4A9B"/>
    <w:rsid w:val="6AAA258E"/>
    <w:rsid w:val="6B086EC6"/>
    <w:rsid w:val="6B574BF4"/>
    <w:rsid w:val="6BBB4C7F"/>
    <w:rsid w:val="6CB67A8F"/>
    <w:rsid w:val="6CFE5A50"/>
    <w:rsid w:val="6D175D26"/>
    <w:rsid w:val="6D785A21"/>
    <w:rsid w:val="6DA32372"/>
    <w:rsid w:val="6E300BBD"/>
    <w:rsid w:val="6E3336F6"/>
    <w:rsid w:val="6F2F210F"/>
    <w:rsid w:val="6FA26D85"/>
    <w:rsid w:val="703F58AB"/>
    <w:rsid w:val="70542388"/>
    <w:rsid w:val="707152F4"/>
    <w:rsid w:val="707443AD"/>
    <w:rsid w:val="70BD65E7"/>
    <w:rsid w:val="70E00746"/>
    <w:rsid w:val="715B2244"/>
    <w:rsid w:val="724539F8"/>
    <w:rsid w:val="72AE3C93"/>
    <w:rsid w:val="72D354A8"/>
    <w:rsid w:val="72F43335"/>
    <w:rsid w:val="734B14E2"/>
    <w:rsid w:val="734E4B2E"/>
    <w:rsid w:val="73692554"/>
    <w:rsid w:val="74B55EA7"/>
    <w:rsid w:val="74C01A5C"/>
    <w:rsid w:val="74C838E9"/>
    <w:rsid w:val="74D95226"/>
    <w:rsid w:val="74FE0196"/>
    <w:rsid w:val="75057C8A"/>
    <w:rsid w:val="75071439"/>
    <w:rsid w:val="750F5447"/>
    <w:rsid w:val="754B46EE"/>
    <w:rsid w:val="757C3BD5"/>
    <w:rsid w:val="75D41399"/>
    <w:rsid w:val="763F271E"/>
    <w:rsid w:val="76992564"/>
    <w:rsid w:val="76BC3479"/>
    <w:rsid w:val="76C0277E"/>
    <w:rsid w:val="76CE66B2"/>
    <w:rsid w:val="76E75A3A"/>
    <w:rsid w:val="7782124A"/>
    <w:rsid w:val="782D12A8"/>
    <w:rsid w:val="78B01ABA"/>
    <w:rsid w:val="79002D6F"/>
    <w:rsid w:val="79020895"/>
    <w:rsid w:val="796D30AB"/>
    <w:rsid w:val="79817F2A"/>
    <w:rsid w:val="7989236E"/>
    <w:rsid w:val="798B4E50"/>
    <w:rsid w:val="79BE2A0E"/>
    <w:rsid w:val="79D25462"/>
    <w:rsid w:val="7A0B3779"/>
    <w:rsid w:val="7A4D5B40"/>
    <w:rsid w:val="7A684727"/>
    <w:rsid w:val="7A953B70"/>
    <w:rsid w:val="7AD4000F"/>
    <w:rsid w:val="7B690757"/>
    <w:rsid w:val="7B8A017D"/>
    <w:rsid w:val="7BB816DF"/>
    <w:rsid w:val="7BBD12C0"/>
    <w:rsid w:val="7BDF7FCA"/>
    <w:rsid w:val="7BED17D3"/>
    <w:rsid w:val="7C134B67"/>
    <w:rsid w:val="7C174657"/>
    <w:rsid w:val="7C3418DE"/>
    <w:rsid w:val="7C61648E"/>
    <w:rsid w:val="7C64385E"/>
    <w:rsid w:val="7C961A20"/>
    <w:rsid w:val="7CE427BB"/>
    <w:rsid w:val="7CF037EF"/>
    <w:rsid w:val="7D230DDA"/>
    <w:rsid w:val="7D43532D"/>
    <w:rsid w:val="7D59762F"/>
    <w:rsid w:val="7D8B2A08"/>
    <w:rsid w:val="7D9046C1"/>
    <w:rsid w:val="7DC16EFC"/>
    <w:rsid w:val="7DF876FC"/>
    <w:rsid w:val="7E2E3EDA"/>
    <w:rsid w:val="7E4E3692"/>
    <w:rsid w:val="7F0625A9"/>
    <w:rsid w:val="7F3379FA"/>
    <w:rsid w:val="7FA11D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9019AB6"/>
  <w15:docId w15:val="{0A64D659-5EC2-4AC9-80F3-673F223C4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annotation text" w:qFormat="1"/>
    <w:lsdException w:name="header" w:uiPriority="99" w:qFormat="1"/>
    <w:lsdException w:name="footer" w:uiPriority="99" w:qFormat="1"/>
    <w:lsdException w:name="caption" w:uiPriority="35" w:unhideWhenUsed="1" w:qFormat="1"/>
    <w:lsdException w:name="annotation reference" w:qFormat="1"/>
    <w:lsdException w:name="page number"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Body Text Indent 3"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1"/>
    <w:qFormat/>
    <w:pPr>
      <w:keepNext/>
      <w:keepLines/>
      <w:spacing w:before="340" w:after="330" w:line="578" w:lineRule="auto"/>
      <w:outlineLvl w:val="0"/>
    </w:pPr>
    <w:rPr>
      <w:rFonts w:eastAsia="黑体"/>
      <w:b/>
      <w:bCs/>
      <w:kern w:val="44"/>
      <w:sz w:val="28"/>
      <w:szCs w:val="44"/>
    </w:rPr>
  </w:style>
  <w:style w:type="paragraph" w:styleId="2">
    <w:name w:val="heading 2"/>
    <w:basedOn w:val="a"/>
    <w:next w:val="a"/>
    <w:link w:val="21"/>
    <w:unhideWhenUsed/>
    <w:qFormat/>
    <w:pPr>
      <w:keepNext/>
      <w:keepLines/>
      <w:spacing w:before="220" w:after="60" w:line="360" w:lineRule="auto"/>
      <w:outlineLvl w:val="1"/>
    </w:pPr>
    <w:rPr>
      <w:rFonts w:eastAsia="仿宋" w:cstheme="majorBidi"/>
      <w:b/>
      <w:bCs/>
      <w:sz w:val="28"/>
      <w:szCs w:val="32"/>
    </w:rPr>
  </w:style>
  <w:style w:type="paragraph" w:styleId="30">
    <w:name w:val="heading 3"/>
    <w:basedOn w:val="a"/>
    <w:next w:val="a0"/>
    <w:link w:val="31"/>
    <w:unhideWhenUsed/>
    <w:qFormat/>
    <w:pPr>
      <w:keepNext/>
      <w:keepLines/>
      <w:spacing w:before="100" w:after="100" w:line="460" w:lineRule="exact"/>
      <w:ind w:left="567" w:hanging="567"/>
      <w:outlineLvl w:val="2"/>
    </w:pPr>
    <w:rPr>
      <w:rFonts w:eastAsia="仿宋"/>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样式"/>
    <w:basedOn w:val="a4"/>
    <w:link w:val="a5"/>
    <w:qFormat/>
    <w:pPr>
      <w:tabs>
        <w:tab w:val="left" w:pos="7560"/>
      </w:tabs>
      <w:adjustRightInd w:val="0"/>
      <w:snapToGrid w:val="0"/>
      <w:spacing w:after="0" w:line="460" w:lineRule="exact"/>
      <w:ind w:leftChars="0" w:left="0" w:firstLineChars="200" w:firstLine="480"/>
    </w:pPr>
    <w:rPr>
      <w:sz w:val="24"/>
    </w:rPr>
  </w:style>
  <w:style w:type="paragraph" w:styleId="a4">
    <w:name w:val="Body Text Indent"/>
    <w:qFormat/>
    <w:pPr>
      <w:widowControl w:val="0"/>
      <w:spacing w:after="120"/>
      <w:ind w:leftChars="200" w:left="200"/>
      <w:jc w:val="both"/>
    </w:pPr>
    <w:rPr>
      <w:kern w:val="2"/>
      <w:sz w:val="21"/>
      <w:szCs w:val="24"/>
    </w:rPr>
  </w:style>
  <w:style w:type="paragraph" w:styleId="a6">
    <w:name w:val="caption"/>
    <w:basedOn w:val="a"/>
    <w:next w:val="a"/>
    <w:link w:val="a7"/>
    <w:uiPriority w:val="35"/>
    <w:unhideWhenUsed/>
    <w:qFormat/>
    <w:rPr>
      <w:rFonts w:asciiTheme="majorHAnsi" w:eastAsia="黑体" w:hAnsiTheme="majorHAnsi" w:cstheme="majorBidi"/>
      <w:sz w:val="20"/>
      <w:szCs w:val="20"/>
    </w:rPr>
  </w:style>
  <w:style w:type="paragraph" w:styleId="a8">
    <w:name w:val="annotation text"/>
    <w:basedOn w:val="a"/>
    <w:link w:val="a9"/>
    <w:qFormat/>
    <w:pPr>
      <w:jc w:val="left"/>
    </w:pPr>
  </w:style>
  <w:style w:type="paragraph" w:styleId="aa">
    <w:name w:val="Body Text"/>
    <w:basedOn w:val="a"/>
    <w:qFormat/>
    <w:rPr>
      <w:rFonts w:eastAsia="文星仿宋"/>
      <w:sz w:val="32"/>
    </w:rPr>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b">
    <w:name w:val="Balloon Text"/>
    <w:basedOn w:val="a"/>
    <w:link w:val="ac"/>
    <w:qFormat/>
    <w:rPr>
      <w:sz w:val="18"/>
      <w:szCs w:val="18"/>
    </w:rPr>
  </w:style>
  <w:style w:type="paragraph" w:styleId="ad">
    <w:name w:val="footer"/>
    <w:link w:val="ae"/>
    <w:uiPriority w:val="99"/>
    <w:qFormat/>
    <w:pPr>
      <w:widowControl w:val="0"/>
      <w:tabs>
        <w:tab w:val="center" w:pos="4153"/>
        <w:tab w:val="right" w:pos="8306"/>
      </w:tabs>
      <w:snapToGrid w:val="0"/>
    </w:pPr>
    <w:rPr>
      <w:kern w:val="2"/>
      <w:sz w:val="18"/>
      <w:szCs w:val="18"/>
    </w:rPr>
  </w:style>
  <w:style w:type="paragraph" w:styleId="af">
    <w:name w:val="header"/>
    <w:link w:val="af0"/>
    <w:uiPriority w:val="99"/>
    <w:qFormat/>
    <w:pPr>
      <w:widowControl w:val="0"/>
      <w:pBdr>
        <w:bottom w:val="single" w:sz="6" w:space="1" w:color="auto"/>
      </w:pBdr>
      <w:tabs>
        <w:tab w:val="center" w:pos="4153"/>
        <w:tab w:val="right" w:pos="8306"/>
      </w:tabs>
      <w:snapToGrid w:val="0"/>
      <w:jc w:val="center"/>
    </w:pPr>
    <w:rPr>
      <w:kern w:val="2"/>
      <w:sz w:val="18"/>
      <w:szCs w:val="18"/>
    </w:rPr>
  </w:style>
  <w:style w:type="paragraph" w:styleId="TOC1">
    <w:name w:val="toc 1"/>
    <w:basedOn w:val="a"/>
    <w:next w:val="a"/>
    <w:uiPriority w:val="39"/>
    <w:unhideWhenUsed/>
    <w:qFormat/>
    <w:pPr>
      <w:widowControl/>
      <w:spacing w:after="100" w:line="259" w:lineRule="auto"/>
      <w:jc w:val="left"/>
    </w:pPr>
    <w:rPr>
      <w:rFonts w:asciiTheme="minorHAnsi" w:eastAsiaTheme="minorEastAsia" w:hAnsiTheme="minorHAnsi"/>
      <w:kern w:val="0"/>
      <w:sz w:val="22"/>
      <w:szCs w:val="22"/>
    </w:rPr>
  </w:style>
  <w:style w:type="paragraph" w:styleId="32">
    <w:name w:val="Body Text Indent 3"/>
    <w:qFormat/>
    <w:pPr>
      <w:widowControl w:val="0"/>
      <w:ind w:left="-84"/>
      <w:jc w:val="both"/>
    </w:pPr>
    <w:rPr>
      <w:b/>
      <w:kern w:val="2"/>
      <w:sz w:val="24"/>
    </w:rPr>
  </w:style>
  <w:style w:type="paragraph" w:styleId="TOC2">
    <w:name w:val="toc 2"/>
    <w:basedOn w:val="a"/>
    <w:next w:val="a"/>
    <w:uiPriority w:val="39"/>
    <w:unhideWhenUsed/>
    <w:qFormat/>
    <w:pPr>
      <w:widowControl/>
      <w:spacing w:after="100" w:line="259" w:lineRule="auto"/>
      <w:ind w:left="220"/>
      <w:jc w:val="left"/>
    </w:pPr>
    <w:rPr>
      <w:rFonts w:asciiTheme="minorHAnsi" w:eastAsiaTheme="minorEastAsia" w:hAnsiTheme="minorHAnsi"/>
      <w:kern w:val="0"/>
      <w:sz w:val="22"/>
      <w:szCs w:val="22"/>
    </w:rPr>
  </w:style>
  <w:style w:type="paragraph" w:styleId="af1">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paragraph" w:styleId="af2">
    <w:name w:val="annotation subject"/>
    <w:basedOn w:val="a8"/>
    <w:next w:val="a8"/>
    <w:link w:val="af3"/>
    <w:qFormat/>
    <w:rPr>
      <w:b/>
      <w:bCs/>
    </w:rPr>
  </w:style>
  <w:style w:type="table" w:styleId="af4">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page number"/>
    <w:qFormat/>
  </w:style>
  <w:style w:type="character" w:styleId="af6">
    <w:name w:val="Hyperlink"/>
    <w:uiPriority w:val="99"/>
    <w:unhideWhenUsed/>
    <w:qFormat/>
    <w:rPr>
      <w:color w:val="0563C1"/>
      <w:u w:val="single"/>
    </w:rPr>
  </w:style>
  <w:style w:type="character" w:styleId="af7">
    <w:name w:val="annotation reference"/>
    <w:basedOn w:val="a1"/>
    <w:qFormat/>
    <w:rPr>
      <w:sz w:val="21"/>
      <w:szCs w:val="21"/>
    </w:rPr>
  </w:style>
  <w:style w:type="character" w:customStyle="1" w:styleId="11">
    <w:name w:val="标题 1 字符1"/>
    <w:basedOn w:val="a1"/>
    <w:link w:val="1"/>
    <w:qFormat/>
    <w:rPr>
      <w:rFonts w:ascii="Times New Roman" w:eastAsia="黑体" w:hAnsi="Times New Roman" w:cs="Times New Roman"/>
      <w:b/>
      <w:bCs/>
      <w:kern w:val="44"/>
      <w:sz w:val="28"/>
      <w:szCs w:val="44"/>
    </w:rPr>
  </w:style>
  <w:style w:type="character" w:customStyle="1" w:styleId="21">
    <w:name w:val="标题 2 字符1"/>
    <w:basedOn w:val="a1"/>
    <w:link w:val="2"/>
    <w:semiHidden/>
    <w:qFormat/>
    <w:rPr>
      <w:rFonts w:ascii="Times New Roman" w:eastAsia="仿宋" w:hAnsi="Times New Roman" w:cstheme="majorBidi"/>
      <w:b/>
      <w:bCs/>
      <w:kern w:val="2"/>
      <w:sz w:val="28"/>
      <w:szCs w:val="32"/>
    </w:rPr>
  </w:style>
  <w:style w:type="character" w:customStyle="1" w:styleId="ae">
    <w:name w:val="页脚 字符"/>
    <w:link w:val="ad"/>
    <w:uiPriority w:val="99"/>
    <w:qFormat/>
    <w:rPr>
      <w:rFonts w:ascii="Times New Roman" w:eastAsia="宋体" w:hAnsi="Times New Roman" w:cs="Times New Roman"/>
      <w:kern w:val="2"/>
      <w:sz w:val="18"/>
      <w:szCs w:val="18"/>
    </w:rPr>
  </w:style>
  <w:style w:type="character" w:customStyle="1" w:styleId="af0">
    <w:name w:val="页眉 字符"/>
    <w:link w:val="af"/>
    <w:uiPriority w:val="99"/>
    <w:qFormat/>
    <w:rPr>
      <w:rFonts w:ascii="Times New Roman" w:eastAsia="宋体" w:hAnsi="Times New Roman" w:cs="Times New Roman"/>
      <w:kern w:val="2"/>
      <w:sz w:val="18"/>
      <w:szCs w:val="18"/>
    </w:rPr>
  </w:style>
  <w:style w:type="paragraph" w:styleId="af8">
    <w:name w:val="List Paragraph"/>
    <w:basedOn w:val="a"/>
    <w:uiPriority w:val="34"/>
    <w:unhideWhenUsed/>
    <w:qFormat/>
    <w:pPr>
      <w:ind w:firstLineChars="200" w:firstLine="420"/>
    </w:pPr>
  </w:style>
  <w:style w:type="character" w:customStyle="1" w:styleId="a9">
    <w:name w:val="批注文字 字符"/>
    <w:basedOn w:val="a1"/>
    <w:link w:val="a8"/>
    <w:qFormat/>
    <w:rPr>
      <w:rFonts w:ascii="Times New Roman" w:eastAsia="宋体" w:hAnsi="Times New Roman" w:cs="Times New Roman"/>
      <w:kern w:val="2"/>
      <w:sz w:val="21"/>
      <w:szCs w:val="24"/>
    </w:rPr>
  </w:style>
  <w:style w:type="character" w:customStyle="1" w:styleId="af3">
    <w:name w:val="批注主题 字符"/>
    <w:basedOn w:val="a9"/>
    <w:link w:val="af2"/>
    <w:qFormat/>
    <w:rPr>
      <w:rFonts w:ascii="Times New Roman" w:eastAsia="宋体" w:hAnsi="Times New Roman" w:cs="Times New Roman"/>
      <w:b/>
      <w:bCs/>
      <w:kern w:val="2"/>
      <w:sz w:val="21"/>
      <w:szCs w:val="24"/>
    </w:rPr>
  </w:style>
  <w:style w:type="character" w:customStyle="1" w:styleId="ac">
    <w:name w:val="批注框文本 字符"/>
    <w:basedOn w:val="a1"/>
    <w:link w:val="ab"/>
    <w:qFormat/>
    <w:rPr>
      <w:rFonts w:ascii="Times New Roman" w:eastAsia="宋体" w:hAnsi="Times New Roman" w:cs="Times New Roman"/>
      <w:kern w:val="2"/>
      <w:sz w:val="18"/>
      <w:szCs w:val="1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D53A0" w:themeColor="accent1" w:themeShade="BF"/>
      <w:kern w:val="0"/>
      <w:sz w:val="32"/>
      <w:szCs w:val="32"/>
    </w:rPr>
  </w:style>
  <w:style w:type="paragraph" w:customStyle="1" w:styleId="10">
    <w:name w:val="修订1"/>
    <w:hidden/>
    <w:uiPriority w:val="99"/>
    <w:unhideWhenUsed/>
    <w:qFormat/>
    <w:rPr>
      <w:kern w:val="2"/>
      <w:sz w:val="21"/>
    </w:rPr>
  </w:style>
  <w:style w:type="character" w:customStyle="1" w:styleId="12">
    <w:name w:val="标题 1 字符"/>
    <w:uiPriority w:val="9"/>
    <w:qFormat/>
    <w:rPr>
      <w:rFonts w:ascii="Times New Roman" w:hAnsi="Times New Roman" w:cs="Times New Roman"/>
      <w:b/>
      <w:bCs/>
      <w:kern w:val="44"/>
      <w:sz w:val="30"/>
      <w:szCs w:val="44"/>
    </w:rPr>
  </w:style>
  <w:style w:type="character" w:customStyle="1" w:styleId="20">
    <w:name w:val="标题 2 字符"/>
    <w:uiPriority w:val="9"/>
    <w:qFormat/>
    <w:rPr>
      <w:rFonts w:ascii="等线 Light" w:eastAsia="等线 Light" w:hAnsi="等线 Light" w:cs="Times New Roman"/>
      <w:b/>
      <w:bCs/>
      <w:kern w:val="2"/>
      <w:sz w:val="24"/>
      <w:szCs w:val="32"/>
    </w:rPr>
  </w:style>
  <w:style w:type="paragraph" w:customStyle="1" w:styleId="13">
    <w:name w:val="1"/>
    <w:basedOn w:val="a"/>
    <w:next w:val="af8"/>
    <w:uiPriority w:val="99"/>
    <w:qFormat/>
    <w:pPr>
      <w:ind w:firstLineChars="200" w:firstLine="420"/>
    </w:pPr>
    <w:rPr>
      <w:szCs w:val="20"/>
    </w:rPr>
  </w:style>
  <w:style w:type="character" w:customStyle="1" w:styleId="14">
    <w:name w:val="未处理的提及1"/>
    <w:basedOn w:val="a1"/>
    <w:uiPriority w:val="99"/>
    <w:semiHidden/>
    <w:unhideWhenUsed/>
    <w:qFormat/>
    <w:rPr>
      <w:color w:val="605E5C"/>
      <w:shd w:val="clear" w:color="auto" w:fill="E1DFDD"/>
    </w:rPr>
  </w:style>
  <w:style w:type="character" w:customStyle="1" w:styleId="a5">
    <w:name w:val="正文样式 字符"/>
    <w:link w:val="a0"/>
    <w:qFormat/>
    <w:rPr>
      <w:rFonts w:ascii="Times New Roman" w:eastAsia="宋体" w:hAnsi="Times New Roman" w:cs="Times New Roman"/>
      <w:kern w:val="2"/>
      <w:sz w:val="24"/>
      <w:szCs w:val="24"/>
    </w:rPr>
  </w:style>
  <w:style w:type="character" w:customStyle="1" w:styleId="a7">
    <w:name w:val="题注 字符"/>
    <w:basedOn w:val="a1"/>
    <w:link w:val="a6"/>
    <w:qFormat/>
    <w:rPr>
      <w:rFonts w:asciiTheme="majorHAnsi" w:eastAsia="黑体" w:hAnsiTheme="majorHAnsi" w:cstheme="majorBidi"/>
      <w:kern w:val="2"/>
    </w:rPr>
  </w:style>
  <w:style w:type="paragraph" w:customStyle="1" w:styleId="af9">
    <w:name w:val="图片样式"/>
    <w:basedOn w:val="a0"/>
    <w:link w:val="afa"/>
    <w:qFormat/>
    <w:pPr>
      <w:keepNext/>
      <w:spacing w:line="240" w:lineRule="auto"/>
      <w:ind w:firstLineChars="0" w:firstLine="0"/>
      <w:jc w:val="center"/>
    </w:pPr>
  </w:style>
  <w:style w:type="character" w:customStyle="1" w:styleId="afa">
    <w:name w:val="图片样式 字符"/>
    <w:basedOn w:val="a5"/>
    <w:link w:val="af9"/>
    <w:qFormat/>
    <w:rPr>
      <w:rFonts w:ascii="Times New Roman" w:eastAsia="宋体" w:hAnsi="Times New Roman" w:cs="Times New Roman"/>
      <w:kern w:val="2"/>
      <w:sz w:val="24"/>
      <w:szCs w:val="24"/>
    </w:rPr>
  </w:style>
  <w:style w:type="character" w:customStyle="1" w:styleId="31">
    <w:name w:val="标题 3 字符"/>
    <w:basedOn w:val="a1"/>
    <w:link w:val="30"/>
    <w:qFormat/>
    <w:rPr>
      <w:rFonts w:ascii="Times New Roman" w:eastAsia="仿宋" w:hAnsi="Times New Roman" w:cs="Times New Roman"/>
      <w:bCs/>
      <w:kern w:val="2"/>
      <w:sz w:val="28"/>
      <w:szCs w:val="32"/>
    </w:rPr>
  </w:style>
  <w:style w:type="paragraph" w:customStyle="1" w:styleId="3">
    <w:name w:val="代码样式3"/>
    <w:basedOn w:val="a"/>
    <w:next w:val="a0"/>
    <w:link w:val="33"/>
    <w:qFormat/>
    <w:pPr>
      <w:widowControl/>
      <w:numPr>
        <w:numId w:val="1"/>
      </w:numPr>
      <w:pBdr>
        <w:left w:val="single" w:sz="18" w:space="0" w:color="6CE26C"/>
      </w:pBdr>
      <w:shd w:val="clear" w:color="auto" w:fill="F8F8F8"/>
      <w:snapToGrid w:val="0"/>
      <w:spacing w:before="120" w:beforeAutospacing="1" w:line="210" w:lineRule="atLeast"/>
      <w:jc w:val="left"/>
    </w:pPr>
    <w:rPr>
      <w:rFonts w:ascii="Consolas" w:eastAsia="新宋体" w:hAnsi="Consolas" w:cs="宋体"/>
      <w:color w:val="5C5C5C"/>
      <w:kern w:val="0"/>
      <w:sz w:val="18"/>
      <w:szCs w:val="18"/>
    </w:rPr>
  </w:style>
  <w:style w:type="character" w:customStyle="1" w:styleId="33">
    <w:name w:val="代码样式3 字符"/>
    <w:link w:val="3"/>
    <w:qFormat/>
    <w:rPr>
      <w:rFonts w:ascii="Consolas" w:eastAsia="新宋体" w:hAnsi="Consolas" w:cs="宋体"/>
      <w:color w:val="5C5C5C"/>
      <w:sz w:val="18"/>
      <w:szCs w:val="18"/>
      <w:shd w:val="clear" w:color="auto" w:fill="F8F8F8"/>
    </w:rPr>
  </w:style>
  <w:style w:type="paragraph" w:customStyle="1" w:styleId="-0">
    <w:name w:val="二级-节标题"/>
    <w:basedOn w:val="2"/>
    <w:link w:val="-1"/>
    <w:qFormat/>
    <w:pPr>
      <w:spacing w:before="120" w:after="120" w:line="460" w:lineRule="exact"/>
      <w:ind w:left="567" w:hanging="567"/>
    </w:pPr>
    <w:rPr>
      <w:rFonts w:eastAsia="宋体" w:cs="Times New Roman"/>
      <w:szCs w:val="24"/>
    </w:rPr>
  </w:style>
  <w:style w:type="character" w:customStyle="1" w:styleId="-1">
    <w:name w:val="二级-节标题 字符"/>
    <w:basedOn w:val="a1"/>
    <w:link w:val="-0"/>
    <w:qFormat/>
    <w:rPr>
      <w:rFonts w:ascii="Times New Roman" w:eastAsia="宋体" w:hAnsi="Times New Roman" w:cs="Times New Roman"/>
      <w:b/>
      <w:bCs/>
      <w:kern w:val="2"/>
      <w:sz w:val="28"/>
      <w:szCs w:val="24"/>
    </w:rPr>
  </w:style>
  <w:style w:type="paragraph" w:customStyle="1" w:styleId="-">
    <w:name w:val="三级-小节标题"/>
    <w:basedOn w:val="30"/>
    <w:link w:val="-2"/>
    <w:qFormat/>
    <w:pPr>
      <w:numPr>
        <w:ilvl w:val="2"/>
        <w:numId w:val="2"/>
      </w:numPr>
    </w:pPr>
  </w:style>
  <w:style w:type="character" w:customStyle="1" w:styleId="-2">
    <w:name w:val="三级-小节标题 字符"/>
    <w:basedOn w:val="31"/>
    <w:link w:val="-"/>
    <w:qFormat/>
    <w:rPr>
      <w:rFonts w:ascii="Times New Roman" w:eastAsia="宋体" w:hAnsi="Times New Roman" w:cs="Times New Roman"/>
      <w:bCs/>
      <w:kern w:val="2"/>
      <w:sz w:val="24"/>
      <w:szCs w:val="32"/>
    </w:rPr>
  </w:style>
  <w:style w:type="paragraph" w:styleId="afb">
    <w:name w:val="Revision"/>
    <w:hidden/>
    <w:uiPriority w:val="99"/>
    <w:semiHidden/>
    <w:rsid w:val="00E378DB"/>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hyperlink" Target="https://xmgl.kxjs.tj.gov.cn/m" TargetMode="External"/><Relationship Id="rId19"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s://kxjs.tj.gov.cn/managecol/ZCWJ0923/kjjzcwj09233/202210/t20221010_6005194.html" TargetMode="Externa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theme" Target="theme/theme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C1989D-3BAC-4E8E-B877-8C6235AAF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54</Pages>
  <Words>5247</Words>
  <Characters>29908</Characters>
  <Application>Microsoft Office Word</Application>
  <DocSecurity>0</DocSecurity>
  <Lines>249</Lines>
  <Paragraphs>70</Paragraphs>
  <ScaleCrop>false</ScaleCrop>
  <Company/>
  <LinksUpToDate>false</LinksUpToDate>
  <CharactersWithSpaces>35085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张晨阳</dc:creator>
  <cp:lastModifiedBy>俊楠 刘</cp:lastModifiedBy>
  <cp:revision>2</cp:revision>
  <cp:lastPrinted>2023-10-26T09:17:00Z</cp:lastPrinted>
  <dcterms:created xsi:type="dcterms:W3CDTF">2023-11-08T18:30:00Z</dcterms:created>
  <dcterms:modified xsi:type="dcterms:W3CDTF">2023-11-08T18:30:00Z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656C6A2AE9624E498AF3CD8A3F4ACEAA_13</vt:lpwstr>
  </property>
</Properties>
</file>